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9BD44" w14:textId="2DEE9D84" w:rsidR="003A17D6" w:rsidRDefault="003A17D6" w:rsidP="003A17D6">
      <w:pPr>
        <w:spacing w:after="240"/>
        <w:ind w:firstLine="0"/>
        <w:jc w:val="left"/>
        <w:rPr>
          <w:ins w:id="0" w:author="Patricia Sbrissa" w:date="2019-09-27T21:23:00Z"/>
          <w:rFonts w:ascii="Arial" w:eastAsia="Arial" w:hAnsi="Arial" w:cs="Arial"/>
          <w:b/>
          <w:color w:val="1F497D"/>
          <w:sz w:val="48"/>
          <w:szCs w:val="48"/>
        </w:rPr>
        <w:pPrChange w:id="1" w:author="Patricia Sbrissa" w:date="2019-09-27T21:24:00Z">
          <w:pPr>
            <w:ind w:firstLine="0"/>
            <w:jc w:val="left"/>
          </w:pPr>
        </w:pPrChange>
      </w:pPr>
      <w:ins w:id="2" w:author="Patricia Sbrissa" w:date="2019-09-27T21:20:00Z">
        <w:r>
          <w:rPr>
            <w:noProof/>
          </w:rPr>
          <w:drawing>
            <wp:anchor distT="0" distB="0" distL="114300" distR="114300" simplePos="0" relativeHeight="251659264" behindDoc="0" locked="0" layoutInCell="1" hidden="0" allowOverlap="1" wp14:anchorId="00891EE3" wp14:editId="711FCDEC">
              <wp:simplePos x="0" y="0"/>
              <wp:positionH relativeFrom="column">
                <wp:posOffset>4138295</wp:posOffset>
              </wp:positionH>
              <wp:positionV relativeFrom="paragraph">
                <wp:posOffset>-421005</wp:posOffset>
              </wp:positionV>
              <wp:extent cx="1890777" cy="419213"/>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1890777" cy="419213"/>
                      </a:xfrm>
                      <a:prstGeom prst="rect">
                        <a:avLst/>
                      </a:prstGeom>
                      <a:ln/>
                    </pic:spPr>
                  </pic:pic>
                </a:graphicData>
              </a:graphic>
            </wp:anchor>
          </w:drawing>
        </w:r>
      </w:ins>
      <w:ins w:id="3" w:author="Patricia Sbrissa" w:date="2019-09-27T21:22:00Z">
        <w:r>
          <w:rPr>
            <w:rFonts w:ascii="Arial" w:eastAsia="Arial" w:hAnsi="Arial" w:cs="Arial"/>
            <w:b/>
            <w:color w:val="1F497D"/>
            <w:sz w:val="48"/>
            <w:szCs w:val="48"/>
          </w:rPr>
          <w:t>Direito Tributário</w:t>
        </w:r>
      </w:ins>
    </w:p>
    <w:p w14:paraId="5ABBDADC" w14:textId="5615F13B" w:rsidR="008A0583" w:rsidRDefault="003A17D6" w:rsidP="003A17D6">
      <w:pPr>
        <w:spacing w:after="240"/>
        <w:ind w:firstLine="0"/>
        <w:rPr>
          <w:ins w:id="4" w:author="Patricia Sbrissa" w:date="2019-09-27T21:27:00Z"/>
          <w:rFonts w:ascii="Arial" w:eastAsia="Arial" w:hAnsi="Arial" w:cs="Arial"/>
          <w:b/>
          <w:color w:val="44546A"/>
          <w:sz w:val="28"/>
          <w:szCs w:val="28"/>
        </w:rPr>
      </w:pPr>
      <w:ins w:id="5" w:author="Patricia Sbrissa" w:date="2019-09-27T21:23:00Z">
        <w:r>
          <w:rPr>
            <w:rFonts w:ascii="Arial" w:eastAsia="Arial" w:hAnsi="Arial" w:cs="Arial"/>
            <w:b/>
            <w:color w:val="44546A"/>
            <w:sz w:val="28"/>
            <w:szCs w:val="28"/>
          </w:rPr>
          <w:t xml:space="preserve">Unidade </w:t>
        </w:r>
      </w:ins>
      <w:ins w:id="6" w:author="Patricia Sbrissa" w:date="2019-09-27T21:24:00Z">
        <w:r>
          <w:rPr>
            <w:rFonts w:ascii="Arial" w:eastAsia="Arial" w:hAnsi="Arial" w:cs="Arial"/>
            <w:b/>
            <w:color w:val="44546A"/>
            <w:sz w:val="28"/>
            <w:szCs w:val="28"/>
          </w:rPr>
          <w:t>1 –</w:t>
        </w:r>
      </w:ins>
      <w:ins w:id="7" w:author="Patricia Sbrissa" w:date="2019-09-27T21:25:00Z">
        <w:r>
          <w:rPr>
            <w:rFonts w:ascii="Arial" w:eastAsia="Arial" w:hAnsi="Arial" w:cs="Arial"/>
            <w:b/>
            <w:color w:val="44546A"/>
            <w:sz w:val="28"/>
            <w:szCs w:val="28"/>
          </w:rPr>
          <w:t xml:space="preserve"> Introdução à história dos tributos </w:t>
        </w:r>
      </w:ins>
      <w:del w:id="8" w:author="Patricia Sbrissa" w:date="2019-09-27T21:26:00Z">
        <w:r w:rsidR="004C340C" w:rsidDel="003A17D6">
          <w:rPr>
            <w:rFonts w:ascii="Arial" w:hAnsi="Arial" w:cs="Arial"/>
            <w:sz w:val="28"/>
            <w:szCs w:val="28"/>
          </w:rPr>
          <w:delText>INTRODUÇÃO AO ESTUDO DO DIREITO TRIBUTÁRIO</w:delText>
        </w:r>
      </w:del>
    </w:p>
    <w:p w14:paraId="00BBBAB6" w14:textId="1D8DB6DB" w:rsidR="003A17D6" w:rsidRPr="003A17D6" w:rsidDel="003A17D6" w:rsidRDefault="003A17D6" w:rsidP="003A17D6">
      <w:pPr>
        <w:ind w:firstLine="0"/>
        <w:rPr>
          <w:del w:id="9" w:author="Patricia Sbrissa" w:date="2019-09-27T21:27:00Z"/>
          <w:rFonts w:ascii="Arial" w:eastAsia="Arial" w:hAnsi="Arial" w:cs="Arial"/>
          <w:b/>
          <w:color w:val="1F4E79"/>
          <w:sz w:val="44"/>
          <w:szCs w:val="44"/>
          <w:rPrChange w:id="10" w:author="Patricia Sbrissa" w:date="2019-09-27T21:27:00Z">
            <w:rPr>
              <w:del w:id="11" w:author="Patricia Sbrissa" w:date="2019-09-27T21:27:00Z"/>
              <w:rFonts w:ascii="Arial" w:hAnsi="Arial" w:cs="Arial"/>
              <w:sz w:val="28"/>
              <w:szCs w:val="28"/>
            </w:rPr>
          </w:rPrChange>
        </w:rPr>
        <w:pPrChange w:id="12" w:author="Patricia Sbrissa" w:date="2019-09-27T21:26:00Z">
          <w:pPr>
            <w:jc w:val="center"/>
          </w:pPr>
        </w:pPrChange>
      </w:pPr>
      <w:ins w:id="13" w:author="Patricia Sbrissa" w:date="2019-09-27T21:27:00Z">
        <w:r>
          <w:rPr>
            <w:rFonts w:ascii="Arial" w:eastAsia="Arial" w:hAnsi="Arial" w:cs="Arial"/>
            <w:b/>
            <w:color w:val="44546A"/>
            <w:sz w:val="28"/>
            <w:szCs w:val="28"/>
          </w:rPr>
          <w:t>Apresentação</w:t>
        </w:r>
        <w:r>
          <w:rPr>
            <w:rFonts w:ascii="Arial" w:eastAsia="Arial" w:hAnsi="Arial" w:cs="Arial"/>
            <w:b/>
            <w:color w:val="5B9BD5"/>
            <w:sz w:val="56"/>
            <w:szCs w:val="56"/>
          </w:rPr>
          <w:t xml:space="preserve"> </w:t>
        </w:r>
      </w:ins>
    </w:p>
    <w:p w14:paraId="73C811FF" w14:textId="77777777" w:rsidR="002440BA" w:rsidDel="003A17D6" w:rsidRDefault="002440BA" w:rsidP="002440BA">
      <w:pPr>
        <w:jc w:val="center"/>
        <w:rPr>
          <w:del w:id="14" w:author="Patricia Sbrissa" w:date="2019-09-27T21:27:00Z"/>
          <w:rFonts w:ascii="Arial" w:hAnsi="Arial" w:cs="Arial"/>
          <w:sz w:val="24"/>
          <w:szCs w:val="24"/>
        </w:rPr>
      </w:pPr>
    </w:p>
    <w:p w14:paraId="5D6748F0" w14:textId="5732DC31" w:rsidR="002440BA" w:rsidRPr="002440BA" w:rsidDel="003A17D6" w:rsidRDefault="002440BA" w:rsidP="003A17D6">
      <w:pPr>
        <w:ind w:firstLine="0"/>
        <w:jc w:val="center"/>
        <w:rPr>
          <w:del w:id="15" w:author="Patricia Sbrissa" w:date="2019-09-27T21:27:00Z"/>
          <w:rFonts w:ascii="Arial" w:hAnsi="Arial" w:cs="Arial"/>
          <w:sz w:val="24"/>
          <w:szCs w:val="24"/>
        </w:rPr>
        <w:pPrChange w:id="16" w:author="Patricia Sbrissa" w:date="2019-09-27T21:27:00Z">
          <w:pPr>
            <w:jc w:val="center"/>
          </w:pPr>
        </w:pPrChange>
      </w:pPr>
    </w:p>
    <w:p w14:paraId="5E660F34" w14:textId="1B94264A" w:rsidR="002440BA" w:rsidDel="003A17D6" w:rsidRDefault="002440BA" w:rsidP="003A17D6">
      <w:pPr>
        <w:ind w:firstLine="0"/>
        <w:jc w:val="center"/>
        <w:rPr>
          <w:del w:id="17" w:author="Patricia Sbrissa" w:date="2019-09-27T21:27:00Z"/>
          <w:rFonts w:ascii="Arial" w:hAnsi="Arial" w:cs="Arial"/>
          <w:sz w:val="28"/>
          <w:szCs w:val="28"/>
        </w:rPr>
        <w:pPrChange w:id="18" w:author="Patricia Sbrissa" w:date="2019-09-27T21:27:00Z">
          <w:pPr>
            <w:jc w:val="center"/>
          </w:pPr>
        </w:pPrChange>
      </w:pPr>
      <w:del w:id="19" w:author="Patricia Sbrissa" w:date="2019-09-27T21:27:00Z">
        <w:r w:rsidDel="003A17D6">
          <w:rPr>
            <w:rFonts w:ascii="Arial" w:hAnsi="Arial" w:cs="Arial"/>
            <w:sz w:val="28"/>
            <w:szCs w:val="28"/>
          </w:rPr>
          <w:delText>Apresentação</w:delText>
        </w:r>
      </w:del>
    </w:p>
    <w:p w14:paraId="0C622CF0" w14:textId="77777777" w:rsidR="005846AC" w:rsidRDefault="005846AC" w:rsidP="003A17D6">
      <w:pPr>
        <w:ind w:firstLine="0"/>
        <w:rPr>
          <w:rFonts w:ascii="Arial" w:hAnsi="Arial" w:cs="Arial"/>
          <w:sz w:val="24"/>
          <w:szCs w:val="24"/>
        </w:rPr>
        <w:pPrChange w:id="20" w:author="Patricia Sbrissa" w:date="2019-09-27T21:27:00Z">
          <w:pPr/>
        </w:pPrChange>
      </w:pPr>
    </w:p>
    <w:p w14:paraId="2D62AE02" w14:textId="5F0BB44B" w:rsidR="00545F0D" w:rsidDel="004D0B26" w:rsidRDefault="00545F0D" w:rsidP="009E0AA6">
      <w:pPr>
        <w:rPr>
          <w:del w:id="21" w:author="Patricia Sbrissa" w:date="2019-09-27T14:17:00Z"/>
          <w:rFonts w:ascii="Arial" w:hAnsi="Arial" w:cs="Arial"/>
          <w:sz w:val="24"/>
          <w:szCs w:val="24"/>
        </w:rPr>
      </w:pPr>
      <w:r>
        <w:rPr>
          <w:rFonts w:ascii="Arial" w:hAnsi="Arial" w:cs="Arial"/>
          <w:sz w:val="24"/>
          <w:szCs w:val="24"/>
        </w:rPr>
        <w:t xml:space="preserve">Desde os primórdios da </w:t>
      </w:r>
      <w:del w:id="22" w:author="Patricia Sbrissa" w:date="2019-09-27T14:15:00Z">
        <w:r w:rsidDel="00231A03">
          <w:rPr>
            <w:rFonts w:ascii="Arial" w:hAnsi="Arial" w:cs="Arial"/>
            <w:sz w:val="24"/>
            <w:szCs w:val="24"/>
          </w:rPr>
          <w:delText xml:space="preserve">atividade </w:delText>
        </w:r>
      </w:del>
      <w:r>
        <w:rPr>
          <w:rFonts w:ascii="Arial" w:hAnsi="Arial" w:cs="Arial"/>
          <w:sz w:val="24"/>
          <w:szCs w:val="24"/>
        </w:rPr>
        <w:t>human</w:t>
      </w:r>
      <w:ins w:id="23" w:author="Patricia Sbrissa" w:date="2019-09-27T14:15:00Z">
        <w:r w:rsidR="00231A03">
          <w:rPr>
            <w:rFonts w:ascii="Arial" w:hAnsi="Arial" w:cs="Arial"/>
            <w:sz w:val="24"/>
            <w:szCs w:val="24"/>
          </w:rPr>
          <w:t>id</w:t>
        </w:r>
      </w:ins>
      <w:r>
        <w:rPr>
          <w:rFonts w:ascii="Arial" w:hAnsi="Arial" w:cs="Arial"/>
          <w:sz w:val="24"/>
          <w:szCs w:val="24"/>
        </w:rPr>
        <w:t>a</w:t>
      </w:r>
      <w:ins w:id="24" w:author="Patricia Sbrissa" w:date="2019-09-27T14:15:00Z">
        <w:r w:rsidR="00231A03">
          <w:rPr>
            <w:rFonts w:ascii="Arial" w:hAnsi="Arial" w:cs="Arial"/>
            <w:sz w:val="24"/>
            <w:szCs w:val="24"/>
          </w:rPr>
          <w:t>de</w:t>
        </w:r>
      </w:ins>
      <w:del w:id="25" w:author="Patricia Sbrissa" w:date="2019-09-27T14:14:00Z">
        <w:r w:rsidDel="00AE2A42">
          <w:rPr>
            <w:rFonts w:ascii="Arial" w:hAnsi="Arial" w:cs="Arial"/>
            <w:sz w:val="24"/>
            <w:szCs w:val="24"/>
          </w:rPr>
          <w:delText>,</w:delText>
        </w:r>
      </w:del>
      <w:r>
        <w:rPr>
          <w:rFonts w:ascii="Arial" w:hAnsi="Arial" w:cs="Arial"/>
          <w:sz w:val="24"/>
          <w:szCs w:val="24"/>
        </w:rPr>
        <w:t xml:space="preserve"> e d</w:t>
      </w:r>
      <w:r w:rsidR="00BB0046" w:rsidRPr="00BB0046">
        <w:rPr>
          <w:rFonts w:ascii="Arial" w:hAnsi="Arial" w:cs="Arial"/>
          <w:sz w:val="24"/>
          <w:szCs w:val="24"/>
        </w:rPr>
        <w:t>a vida em sociedade,</w:t>
      </w:r>
      <w:del w:id="26" w:author="Patricia Sbrissa" w:date="2019-09-27T14:15:00Z">
        <w:r w:rsidR="00BB0046" w:rsidRPr="00BB0046" w:rsidDel="007C7A62">
          <w:rPr>
            <w:rFonts w:ascii="Arial" w:hAnsi="Arial" w:cs="Arial"/>
            <w:sz w:val="24"/>
            <w:szCs w:val="24"/>
          </w:rPr>
          <w:delText xml:space="preserve"> </w:delText>
        </w:r>
        <w:r w:rsidDel="007C7A62">
          <w:rPr>
            <w:rFonts w:ascii="Arial" w:hAnsi="Arial" w:cs="Arial"/>
            <w:sz w:val="24"/>
            <w:szCs w:val="24"/>
          </w:rPr>
          <w:delText xml:space="preserve">a </w:delText>
        </w:r>
      </w:del>
      <w:del w:id="27" w:author="Patricia Sbrissa" w:date="2019-09-27T14:14:00Z">
        <w:r w:rsidDel="007C7A62">
          <w:rPr>
            <w:rFonts w:ascii="Arial" w:hAnsi="Arial" w:cs="Arial"/>
            <w:sz w:val="24"/>
            <w:szCs w:val="24"/>
          </w:rPr>
          <w:delText>questão envolvendo</w:delText>
        </w:r>
      </w:del>
      <w:r>
        <w:rPr>
          <w:rFonts w:ascii="Arial" w:hAnsi="Arial" w:cs="Arial"/>
          <w:sz w:val="24"/>
          <w:szCs w:val="24"/>
        </w:rPr>
        <w:t xml:space="preserve"> </w:t>
      </w:r>
      <w:r w:rsidR="00BB0046" w:rsidRPr="00BB0046">
        <w:rPr>
          <w:rFonts w:ascii="Arial" w:hAnsi="Arial" w:cs="Arial"/>
          <w:sz w:val="24"/>
          <w:szCs w:val="24"/>
        </w:rPr>
        <w:t xml:space="preserve">os tributos estiveram presentes, </w:t>
      </w:r>
      <w:r>
        <w:rPr>
          <w:rFonts w:ascii="Arial" w:hAnsi="Arial" w:cs="Arial"/>
          <w:sz w:val="24"/>
          <w:szCs w:val="24"/>
        </w:rPr>
        <w:t xml:space="preserve">visando </w:t>
      </w:r>
      <w:del w:id="28" w:author="Patricia Sbrissa" w:date="2019-09-27T14:16:00Z">
        <w:r w:rsidDel="009E0AA6">
          <w:rPr>
            <w:rFonts w:ascii="Arial" w:hAnsi="Arial" w:cs="Arial"/>
            <w:sz w:val="24"/>
            <w:szCs w:val="24"/>
          </w:rPr>
          <w:delText>a</w:delText>
        </w:r>
      </w:del>
      <w:ins w:id="29" w:author="Patricia Sbrissa" w:date="2019-09-27T14:16:00Z">
        <w:r w:rsidR="009E0AA6">
          <w:rPr>
            <w:rFonts w:ascii="Arial" w:hAnsi="Arial" w:cs="Arial"/>
            <w:sz w:val="24"/>
            <w:szCs w:val="24"/>
          </w:rPr>
          <w:t>à</w:t>
        </w:r>
      </w:ins>
      <w:r w:rsidR="00BB0046" w:rsidRPr="00BB0046">
        <w:rPr>
          <w:rFonts w:ascii="Arial" w:hAnsi="Arial" w:cs="Arial"/>
          <w:sz w:val="24"/>
          <w:szCs w:val="24"/>
        </w:rPr>
        <w:t xml:space="preserve"> manutenção </w:t>
      </w:r>
      <w:r>
        <w:rPr>
          <w:rFonts w:ascii="Arial" w:hAnsi="Arial" w:cs="Arial"/>
          <w:sz w:val="24"/>
          <w:szCs w:val="24"/>
        </w:rPr>
        <w:t xml:space="preserve">da </w:t>
      </w:r>
      <w:del w:id="30" w:author="Patricia Sbrissa" w:date="2019-09-27T21:29:00Z">
        <w:r w:rsidDel="005D56FD">
          <w:rPr>
            <w:rFonts w:ascii="Arial" w:hAnsi="Arial" w:cs="Arial"/>
            <w:sz w:val="24"/>
            <w:szCs w:val="24"/>
          </w:rPr>
          <w:delText xml:space="preserve">atividade </w:delText>
        </w:r>
        <w:r w:rsidR="00EE1285" w:rsidDel="005D56FD">
          <w:rPr>
            <w:rFonts w:ascii="Arial" w:hAnsi="Arial" w:cs="Arial"/>
            <w:sz w:val="24"/>
            <w:szCs w:val="24"/>
          </w:rPr>
          <w:delText xml:space="preserve">de </w:delText>
        </w:r>
      </w:del>
      <w:r w:rsidR="00EE1285">
        <w:rPr>
          <w:rFonts w:ascii="Arial" w:hAnsi="Arial" w:cs="Arial"/>
          <w:sz w:val="24"/>
          <w:szCs w:val="24"/>
        </w:rPr>
        <w:t>gestão financeira dos Estados</w:t>
      </w:r>
      <w:r>
        <w:rPr>
          <w:rFonts w:ascii="Arial" w:hAnsi="Arial" w:cs="Arial"/>
          <w:sz w:val="24"/>
          <w:szCs w:val="24"/>
        </w:rPr>
        <w:t>.</w:t>
      </w:r>
      <w:ins w:id="31" w:author="Patricia Sbrissa" w:date="2019-09-27T14:17:00Z">
        <w:r w:rsidR="004D0B26">
          <w:rPr>
            <w:rFonts w:ascii="Arial" w:hAnsi="Arial" w:cs="Arial"/>
            <w:sz w:val="24"/>
            <w:szCs w:val="24"/>
          </w:rPr>
          <w:t xml:space="preserve"> A</w:t>
        </w:r>
      </w:ins>
    </w:p>
    <w:p w14:paraId="3DBA4CC2" w14:textId="77777777" w:rsidR="00545F0D" w:rsidDel="004D0B26" w:rsidRDefault="00545F0D" w:rsidP="005846AC">
      <w:pPr>
        <w:rPr>
          <w:del w:id="32" w:author="Patricia Sbrissa" w:date="2019-09-27T14:17:00Z"/>
          <w:rFonts w:ascii="Arial" w:hAnsi="Arial" w:cs="Arial"/>
          <w:sz w:val="24"/>
          <w:szCs w:val="24"/>
        </w:rPr>
      </w:pPr>
    </w:p>
    <w:p w14:paraId="2F1F73A3" w14:textId="7CA34D78" w:rsidR="00BB0046" w:rsidDel="005D56FD" w:rsidRDefault="00545F0D" w:rsidP="004D0B26">
      <w:pPr>
        <w:rPr>
          <w:del w:id="33" w:author="Patricia Sbrissa" w:date="2019-09-27T21:27:00Z"/>
          <w:rFonts w:ascii="Arial" w:hAnsi="Arial" w:cs="Arial"/>
          <w:sz w:val="24"/>
          <w:szCs w:val="24"/>
        </w:rPr>
      </w:pPr>
      <w:del w:id="34" w:author="Patricia Sbrissa" w:date="2019-09-27T14:16:00Z">
        <w:r w:rsidDel="009E0AA6">
          <w:rPr>
            <w:rFonts w:ascii="Arial" w:hAnsi="Arial" w:cs="Arial"/>
            <w:sz w:val="24"/>
            <w:szCs w:val="24"/>
          </w:rPr>
          <w:delText xml:space="preserve">Tal </w:delText>
        </w:r>
        <w:r w:rsidR="00EE1285" w:rsidDel="009E0AA6">
          <w:rPr>
            <w:rFonts w:ascii="Arial" w:hAnsi="Arial" w:cs="Arial"/>
            <w:sz w:val="24"/>
            <w:szCs w:val="24"/>
          </w:rPr>
          <w:delText xml:space="preserve">atividade </w:delText>
        </w:r>
        <w:r w:rsidDel="009E0AA6">
          <w:rPr>
            <w:rFonts w:ascii="Arial" w:hAnsi="Arial" w:cs="Arial"/>
            <w:sz w:val="24"/>
            <w:szCs w:val="24"/>
          </w:rPr>
          <w:delText xml:space="preserve">visou sempre </w:delText>
        </w:r>
        <w:r w:rsidR="00EE1285" w:rsidDel="009E0AA6">
          <w:rPr>
            <w:rFonts w:ascii="Arial" w:hAnsi="Arial" w:cs="Arial"/>
            <w:sz w:val="24"/>
            <w:szCs w:val="24"/>
          </w:rPr>
          <w:delText>a</w:delText>
        </w:r>
      </w:del>
      <w:r w:rsidR="00EE1285">
        <w:rPr>
          <w:rFonts w:ascii="Arial" w:hAnsi="Arial" w:cs="Arial"/>
          <w:sz w:val="24"/>
          <w:szCs w:val="24"/>
        </w:rPr>
        <w:t xml:space="preserve"> arrecadação</w:t>
      </w:r>
      <w:del w:id="35" w:author="Patricia Sbrissa" w:date="2019-09-27T14:17:00Z">
        <w:r w:rsidR="00EE1285" w:rsidDel="004D0B26">
          <w:rPr>
            <w:rFonts w:ascii="Arial" w:hAnsi="Arial" w:cs="Arial"/>
            <w:sz w:val="24"/>
            <w:szCs w:val="24"/>
          </w:rPr>
          <w:delText>,</w:delText>
        </w:r>
      </w:del>
      <w:ins w:id="36" w:author="Patricia Sbrissa" w:date="2019-09-27T14:17:00Z">
        <w:r w:rsidR="004D0B26">
          <w:rPr>
            <w:rFonts w:ascii="Arial" w:hAnsi="Arial" w:cs="Arial"/>
            <w:sz w:val="24"/>
            <w:szCs w:val="24"/>
          </w:rPr>
          <w:t xml:space="preserve"> sempre</w:t>
        </w:r>
      </w:ins>
      <w:ins w:id="37" w:author="Patricia Sbrissa" w:date="2019-09-27T14:19:00Z">
        <w:r w:rsidR="00581826">
          <w:rPr>
            <w:rFonts w:ascii="Arial" w:hAnsi="Arial" w:cs="Arial"/>
            <w:sz w:val="24"/>
            <w:szCs w:val="24"/>
          </w:rPr>
          <w:t xml:space="preserve"> teve</w:t>
        </w:r>
      </w:ins>
      <w:ins w:id="38" w:author="Patricia Sbrissa" w:date="2019-09-27T14:20:00Z">
        <w:r w:rsidR="00581826">
          <w:rPr>
            <w:rFonts w:ascii="Arial" w:hAnsi="Arial" w:cs="Arial"/>
            <w:sz w:val="24"/>
            <w:szCs w:val="24"/>
          </w:rPr>
          <w:t xml:space="preserve"> como propósito</w:t>
        </w:r>
      </w:ins>
      <w:r w:rsidR="00EE1285">
        <w:rPr>
          <w:rFonts w:ascii="Arial" w:hAnsi="Arial" w:cs="Arial"/>
          <w:sz w:val="24"/>
          <w:szCs w:val="24"/>
        </w:rPr>
        <w:t xml:space="preserve"> garanti</w:t>
      </w:r>
      <w:ins w:id="39" w:author="Patricia Sbrissa" w:date="2019-09-27T14:20:00Z">
        <w:r w:rsidR="00581826">
          <w:rPr>
            <w:rFonts w:ascii="Arial" w:hAnsi="Arial" w:cs="Arial"/>
            <w:sz w:val="24"/>
            <w:szCs w:val="24"/>
          </w:rPr>
          <w:t>r</w:t>
        </w:r>
      </w:ins>
      <w:del w:id="40" w:author="Patricia Sbrissa" w:date="2019-09-27T14:20:00Z">
        <w:r w:rsidR="00EE1285" w:rsidDel="00581826">
          <w:rPr>
            <w:rFonts w:ascii="Arial" w:hAnsi="Arial" w:cs="Arial"/>
            <w:sz w:val="24"/>
            <w:szCs w:val="24"/>
          </w:rPr>
          <w:delText>ndo</w:delText>
        </w:r>
      </w:del>
      <w:r w:rsidR="00BB0046" w:rsidRPr="00BB0046">
        <w:rPr>
          <w:rFonts w:ascii="Arial" w:hAnsi="Arial" w:cs="Arial"/>
          <w:sz w:val="24"/>
          <w:szCs w:val="24"/>
        </w:rPr>
        <w:t xml:space="preserve"> aos cofres públicos o </w:t>
      </w:r>
      <w:r w:rsidR="00EE1285">
        <w:rPr>
          <w:rFonts w:ascii="Arial" w:hAnsi="Arial" w:cs="Arial"/>
          <w:sz w:val="24"/>
          <w:szCs w:val="24"/>
        </w:rPr>
        <w:t xml:space="preserve">fluxo de </w:t>
      </w:r>
      <w:r w:rsidR="00BB0046" w:rsidRPr="00BB0046">
        <w:rPr>
          <w:rFonts w:ascii="Arial" w:hAnsi="Arial" w:cs="Arial"/>
          <w:sz w:val="24"/>
          <w:szCs w:val="24"/>
        </w:rPr>
        <w:t xml:space="preserve">investimento necessário </w:t>
      </w:r>
      <w:del w:id="41" w:author="Patricia Sbrissa" w:date="2019-09-27T14:20:00Z">
        <w:r w:rsidR="00EE1285" w:rsidDel="00581826">
          <w:rPr>
            <w:rFonts w:ascii="Arial" w:hAnsi="Arial" w:cs="Arial"/>
            <w:sz w:val="24"/>
            <w:szCs w:val="24"/>
          </w:rPr>
          <w:delText>garantir</w:delText>
        </w:r>
      </w:del>
      <w:ins w:id="42" w:author="Patricia Sbrissa" w:date="2019-09-27T14:20:00Z">
        <w:r w:rsidR="00581826">
          <w:rPr>
            <w:rFonts w:ascii="Arial" w:hAnsi="Arial" w:cs="Arial"/>
            <w:sz w:val="24"/>
            <w:szCs w:val="24"/>
          </w:rPr>
          <w:t>para ofertar</w:t>
        </w:r>
      </w:ins>
      <w:r w:rsidR="00EE1285">
        <w:rPr>
          <w:rFonts w:ascii="Arial" w:hAnsi="Arial" w:cs="Arial"/>
          <w:sz w:val="24"/>
          <w:szCs w:val="24"/>
        </w:rPr>
        <w:t xml:space="preserve"> os</w:t>
      </w:r>
      <w:r w:rsidR="00BB0046" w:rsidRPr="00BB0046">
        <w:rPr>
          <w:rFonts w:ascii="Arial" w:hAnsi="Arial" w:cs="Arial"/>
          <w:sz w:val="24"/>
          <w:szCs w:val="24"/>
        </w:rPr>
        <w:t xml:space="preserve"> serviços essenciais </w:t>
      </w:r>
      <w:ins w:id="43" w:author="Patricia Sbrissa" w:date="2019-09-27T14:20:00Z">
        <w:r w:rsidR="00B54FF2">
          <w:rPr>
            <w:rFonts w:ascii="Arial" w:hAnsi="Arial" w:cs="Arial"/>
            <w:sz w:val="24"/>
            <w:szCs w:val="24"/>
          </w:rPr>
          <w:t>à</w:t>
        </w:r>
      </w:ins>
      <w:del w:id="44" w:author="Patricia Sbrissa" w:date="2019-09-27T14:20:00Z">
        <w:r w:rsidR="00EE1285" w:rsidDel="00581826">
          <w:rPr>
            <w:rFonts w:ascii="Arial" w:hAnsi="Arial" w:cs="Arial"/>
            <w:sz w:val="24"/>
            <w:szCs w:val="24"/>
          </w:rPr>
          <w:delText>a</w:delText>
        </w:r>
      </w:del>
      <w:r w:rsidR="00EE1285">
        <w:rPr>
          <w:rFonts w:ascii="Arial" w:hAnsi="Arial" w:cs="Arial"/>
          <w:sz w:val="24"/>
          <w:szCs w:val="24"/>
        </w:rPr>
        <w:t xml:space="preserve"> sociedade, </w:t>
      </w:r>
      <w:r w:rsidR="00BB0046" w:rsidRPr="00BB0046">
        <w:rPr>
          <w:rFonts w:ascii="Arial" w:hAnsi="Arial" w:cs="Arial"/>
          <w:sz w:val="24"/>
          <w:szCs w:val="24"/>
        </w:rPr>
        <w:t xml:space="preserve">como </w:t>
      </w:r>
      <w:del w:id="45" w:author="Patricia Sbrissa" w:date="2019-09-27T14:20:00Z">
        <w:r w:rsidR="00EE1285" w:rsidDel="00B54FF2">
          <w:rPr>
            <w:rFonts w:ascii="Arial" w:hAnsi="Arial" w:cs="Arial"/>
            <w:sz w:val="24"/>
            <w:szCs w:val="24"/>
          </w:rPr>
          <w:delText xml:space="preserve">os gastos com a </w:delText>
        </w:r>
      </w:del>
      <w:r w:rsidR="00BB0046" w:rsidRPr="00BB0046">
        <w:rPr>
          <w:rFonts w:ascii="Arial" w:hAnsi="Arial" w:cs="Arial"/>
          <w:sz w:val="24"/>
          <w:szCs w:val="24"/>
        </w:rPr>
        <w:t>saúde</w:t>
      </w:r>
      <w:r w:rsidR="00EE1285">
        <w:rPr>
          <w:rFonts w:ascii="Arial" w:hAnsi="Arial" w:cs="Arial"/>
          <w:sz w:val="24"/>
          <w:szCs w:val="24"/>
        </w:rPr>
        <w:t>,</w:t>
      </w:r>
      <w:r w:rsidR="00BB0046" w:rsidRPr="00BB0046">
        <w:rPr>
          <w:rFonts w:ascii="Arial" w:hAnsi="Arial" w:cs="Arial"/>
          <w:sz w:val="24"/>
          <w:szCs w:val="24"/>
        </w:rPr>
        <w:t xml:space="preserve"> segurança pública</w:t>
      </w:r>
      <w:ins w:id="46" w:author="Patricia Sbrissa" w:date="2019-09-27T14:20:00Z">
        <w:r w:rsidR="00B54FF2">
          <w:rPr>
            <w:rFonts w:ascii="Arial" w:hAnsi="Arial" w:cs="Arial"/>
            <w:sz w:val="24"/>
            <w:szCs w:val="24"/>
          </w:rPr>
          <w:t xml:space="preserve"> e</w:t>
        </w:r>
      </w:ins>
      <w:del w:id="47" w:author="Patricia Sbrissa" w:date="2019-09-27T14:20:00Z">
        <w:r w:rsidR="00BB0046" w:rsidRPr="00BB0046" w:rsidDel="00B54FF2">
          <w:rPr>
            <w:rFonts w:ascii="Arial" w:hAnsi="Arial" w:cs="Arial"/>
            <w:sz w:val="24"/>
            <w:szCs w:val="24"/>
          </w:rPr>
          <w:delText>,</w:delText>
        </w:r>
      </w:del>
      <w:r w:rsidR="00BB0046" w:rsidRPr="00BB0046">
        <w:rPr>
          <w:rFonts w:ascii="Arial" w:hAnsi="Arial" w:cs="Arial"/>
          <w:sz w:val="24"/>
          <w:szCs w:val="24"/>
        </w:rPr>
        <w:t xml:space="preserve"> </w:t>
      </w:r>
      <w:r w:rsidR="00EE1285">
        <w:rPr>
          <w:rFonts w:ascii="Arial" w:hAnsi="Arial" w:cs="Arial"/>
          <w:sz w:val="24"/>
          <w:szCs w:val="24"/>
        </w:rPr>
        <w:t xml:space="preserve">saneamento, </w:t>
      </w:r>
      <w:del w:id="48" w:author="Patricia Sbrissa" w:date="2019-09-27T14:20:00Z">
        <w:r w:rsidR="00EE1285" w:rsidDel="00B54FF2">
          <w:rPr>
            <w:rFonts w:ascii="Arial" w:hAnsi="Arial" w:cs="Arial"/>
            <w:sz w:val="24"/>
            <w:szCs w:val="24"/>
          </w:rPr>
          <w:delText xml:space="preserve">ou seja, buscando </w:delText>
        </w:r>
      </w:del>
      <w:ins w:id="49" w:author="Patricia Sbrissa" w:date="2019-09-27T14:20:00Z">
        <w:r w:rsidR="00B54FF2">
          <w:rPr>
            <w:rFonts w:ascii="Arial" w:hAnsi="Arial" w:cs="Arial"/>
            <w:sz w:val="24"/>
            <w:szCs w:val="24"/>
          </w:rPr>
          <w:t xml:space="preserve">de modo a </w:t>
        </w:r>
      </w:ins>
      <w:r w:rsidR="00EE1285">
        <w:rPr>
          <w:rFonts w:ascii="Arial" w:hAnsi="Arial" w:cs="Arial"/>
          <w:sz w:val="24"/>
          <w:szCs w:val="24"/>
        </w:rPr>
        <w:t>retornar</w:t>
      </w:r>
      <w:r w:rsidR="00BB0046" w:rsidRPr="00BB0046">
        <w:rPr>
          <w:rFonts w:ascii="Arial" w:hAnsi="Arial" w:cs="Arial"/>
          <w:sz w:val="24"/>
          <w:szCs w:val="24"/>
        </w:rPr>
        <w:t xml:space="preserve"> </w:t>
      </w:r>
      <w:del w:id="50" w:author="Patricia Sbrissa" w:date="2019-09-27T14:20:00Z">
        <w:r w:rsidR="00BB0046" w:rsidRPr="00BB0046" w:rsidDel="00A451F7">
          <w:rPr>
            <w:rFonts w:ascii="Arial" w:hAnsi="Arial" w:cs="Arial"/>
            <w:sz w:val="24"/>
            <w:szCs w:val="24"/>
          </w:rPr>
          <w:delText>a</w:delText>
        </w:r>
      </w:del>
      <w:ins w:id="51" w:author="Patricia Sbrissa" w:date="2019-09-27T14:20:00Z">
        <w:r w:rsidR="00A451F7">
          <w:rPr>
            <w:rFonts w:ascii="Arial" w:hAnsi="Arial" w:cs="Arial"/>
            <w:sz w:val="24"/>
            <w:szCs w:val="24"/>
          </w:rPr>
          <w:t>à</w:t>
        </w:r>
      </w:ins>
      <w:r w:rsidR="00BB0046" w:rsidRPr="00BB0046">
        <w:rPr>
          <w:rFonts w:ascii="Arial" w:hAnsi="Arial" w:cs="Arial"/>
          <w:sz w:val="24"/>
          <w:szCs w:val="24"/>
        </w:rPr>
        <w:t xml:space="preserve"> </w:t>
      </w:r>
      <w:del w:id="52" w:author="Patricia Sbrissa" w:date="2019-09-27T14:20:00Z">
        <w:r w:rsidR="00BB0046" w:rsidRPr="00BB0046" w:rsidDel="00A451F7">
          <w:rPr>
            <w:rFonts w:ascii="Arial" w:hAnsi="Arial" w:cs="Arial"/>
            <w:sz w:val="24"/>
            <w:szCs w:val="24"/>
          </w:rPr>
          <w:delText>sociedade</w:delText>
        </w:r>
      </w:del>
      <w:ins w:id="53" w:author="Patricia Sbrissa" w:date="2019-09-27T14:21:00Z">
        <w:r w:rsidR="00A451F7">
          <w:rPr>
            <w:rFonts w:ascii="Arial" w:hAnsi="Arial" w:cs="Arial"/>
            <w:sz w:val="24"/>
            <w:szCs w:val="24"/>
          </w:rPr>
          <w:t>população</w:t>
        </w:r>
      </w:ins>
      <w:r w:rsidR="00BB0046" w:rsidRPr="00BB0046">
        <w:rPr>
          <w:rFonts w:ascii="Arial" w:hAnsi="Arial" w:cs="Arial"/>
          <w:sz w:val="24"/>
          <w:szCs w:val="24"/>
        </w:rPr>
        <w:t xml:space="preserve"> </w:t>
      </w:r>
      <w:r w:rsidR="00EE1285">
        <w:rPr>
          <w:rFonts w:ascii="Arial" w:hAnsi="Arial" w:cs="Arial"/>
          <w:sz w:val="24"/>
          <w:szCs w:val="24"/>
        </w:rPr>
        <w:t xml:space="preserve">uma </w:t>
      </w:r>
      <w:r w:rsidR="00BB0046" w:rsidRPr="00BB0046">
        <w:rPr>
          <w:rFonts w:ascii="Arial" w:hAnsi="Arial" w:cs="Arial"/>
          <w:sz w:val="24"/>
          <w:szCs w:val="24"/>
        </w:rPr>
        <w:t>parte d</w:t>
      </w:r>
      <w:r w:rsidR="00EE1285">
        <w:rPr>
          <w:rFonts w:ascii="Arial" w:hAnsi="Arial" w:cs="Arial"/>
          <w:sz w:val="24"/>
          <w:szCs w:val="24"/>
        </w:rPr>
        <w:t>o</w:t>
      </w:r>
      <w:ins w:id="54" w:author="Patricia Sbrissa" w:date="2019-09-27T21:31:00Z">
        <w:r w:rsidR="005D56FD">
          <w:rPr>
            <w:rFonts w:ascii="Arial" w:hAnsi="Arial" w:cs="Arial"/>
            <w:sz w:val="24"/>
            <w:szCs w:val="24"/>
          </w:rPr>
          <w:t xml:space="preserve"> dinheiro </w:t>
        </w:r>
      </w:ins>
      <w:del w:id="55" w:author="Patricia Sbrissa" w:date="2019-09-27T21:31:00Z">
        <w:r w:rsidR="00EE1285" w:rsidDel="005D56FD">
          <w:rPr>
            <w:rFonts w:ascii="Arial" w:hAnsi="Arial" w:cs="Arial"/>
            <w:sz w:val="24"/>
            <w:szCs w:val="24"/>
          </w:rPr>
          <w:delText>s</w:delText>
        </w:r>
        <w:r w:rsidR="00BB0046" w:rsidRPr="00BB0046" w:rsidDel="005D56FD">
          <w:rPr>
            <w:rFonts w:ascii="Arial" w:hAnsi="Arial" w:cs="Arial"/>
            <w:sz w:val="24"/>
            <w:szCs w:val="24"/>
          </w:rPr>
          <w:delText xml:space="preserve"> recursos </w:delText>
        </w:r>
      </w:del>
      <w:r w:rsidR="00BB0046" w:rsidRPr="00BB0046">
        <w:rPr>
          <w:rFonts w:ascii="Arial" w:hAnsi="Arial" w:cs="Arial"/>
          <w:sz w:val="24"/>
          <w:szCs w:val="24"/>
        </w:rPr>
        <w:t>arrecadado</w:t>
      </w:r>
      <w:del w:id="56" w:author="Patricia Sbrissa" w:date="2019-09-27T21:31:00Z">
        <w:r w:rsidR="00BB0046" w:rsidRPr="00BB0046" w:rsidDel="005D56FD">
          <w:rPr>
            <w:rFonts w:ascii="Arial" w:hAnsi="Arial" w:cs="Arial"/>
            <w:sz w:val="24"/>
            <w:szCs w:val="24"/>
          </w:rPr>
          <w:delText>s</w:delText>
        </w:r>
      </w:del>
      <w:r w:rsidR="00BB0046" w:rsidRPr="00BB0046">
        <w:rPr>
          <w:rFonts w:ascii="Arial" w:hAnsi="Arial" w:cs="Arial"/>
          <w:sz w:val="24"/>
          <w:szCs w:val="24"/>
        </w:rPr>
        <w:t>.</w:t>
      </w:r>
    </w:p>
    <w:p w14:paraId="64A400CA" w14:textId="7B4B7B74" w:rsidR="00BB0046" w:rsidDel="005D56FD" w:rsidRDefault="00BB0046" w:rsidP="005D56FD">
      <w:pPr>
        <w:ind w:firstLine="0"/>
        <w:rPr>
          <w:del w:id="57" w:author="Patricia Sbrissa" w:date="2019-09-27T21:30:00Z"/>
          <w:rFonts w:ascii="Arial" w:hAnsi="Arial" w:cs="Arial"/>
          <w:sz w:val="24"/>
          <w:szCs w:val="24"/>
        </w:rPr>
      </w:pPr>
    </w:p>
    <w:p w14:paraId="19CC00DD" w14:textId="77777777" w:rsidR="005D56FD" w:rsidRPr="00527EA9" w:rsidRDefault="005D56FD" w:rsidP="00E15F24">
      <w:pPr>
        <w:rPr>
          <w:ins w:id="58" w:author="Patricia Sbrissa" w:date="2019-09-27T21:30:00Z"/>
          <w:rFonts w:ascii="Arial" w:hAnsi="Arial" w:cs="Arial"/>
          <w:sz w:val="24"/>
          <w:szCs w:val="24"/>
        </w:rPr>
      </w:pPr>
    </w:p>
    <w:p w14:paraId="02BF37A7" w14:textId="5FB69112" w:rsidR="00D7005F" w:rsidRPr="00527EA9" w:rsidDel="003A17D6" w:rsidRDefault="00FB5DAB" w:rsidP="000367E7">
      <w:pPr>
        <w:rPr>
          <w:del w:id="59" w:author="Patricia Sbrissa" w:date="2019-09-27T21:27:00Z"/>
          <w:rFonts w:ascii="Arial" w:hAnsi="Arial" w:cs="Arial"/>
          <w:sz w:val="24"/>
          <w:szCs w:val="24"/>
        </w:rPr>
        <w:pPrChange w:id="60" w:author="Patricia Sbrissa" w:date="2019-09-27T21:34:00Z">
          <w:pPr/>
        </w:pPrChange>
      </w:pPr>
      <w:r w:rsidRPr="00527EA9">
        <w:rPr>
          <w:rFonts w:ascii="Arial" w:hAnsi="Arial" w:cs="Arial"/>
          <w:sz w:val="24"/>
          <w:szCs w:val="24"/>
        </w:rPr>
        <w:t>No Brasil</w:t>
      </w:r>
      <w:r w:rsidR="00D7005F" w:rsidRPr="00527EA9">
        <w:rPr>
          <w:rFonts w:ascii="Arial" w:hAnsi="Arial" w:cs="Arial"/>
          <w:sz w:val="24"/>
          <w:szCs w:val="24"/>
        </w:rPr>
        <w:t>,</w:t>
      </w:r>
      <w:r w:rsidRPr="00527EA9">
        <w:rPr>
          <w:rFonts w:ascii="Arial" w:hAnsi="Arial" w:cs="Arial"/>
          <w:sz w:val="24"/>
          <w:szCs w:val="24"/>
        </w:rPr>
        <w:t xml:space="preserve"> atualmente</w:t>
      </w:r>
      <w:r w:rsidR="00D7005F" w:rsidRPr="00527EA9">
        <w:rPr>
          <w:rFonts w:ascii="Arial" w:hAnsi="Arial" w:cs="Arial"/>
          <w:sz w:val="24"/>
          <w:szCs w:val="24"/>
        </w:rPr>
        <w:t>,</w:t>
      </w:r>
      <w:r w:rsidRPr="00527EA9">
        <w:rPr>
          <w:rFonts w:ascii="Arial" w:hAnsi="Arial" w:cs="Arial"/>
          <w:sz w:val="24"/>
          <w:szCs w:val="24"/>
        </w:rPr>
        <w:t xml:space="preserve"> </w:t>
      </w:r>
      <w:r w:rsidR="00BB0046" w:rsidRPr="00527EA9">
        <w:rPr>
          <w:rFonts w:ascii="Arial" w:hAnsi="Arial" w:cs="Arial"/>
          <w:sz w:val="24"/>
          <w:szCs w:val="24"/>
        </w:rPr>
        <w:t>quase 100 diferentes</w:t>
      </w:r>
      <w:r w:rsidR="00D7005F" w:rsidRPr="00527EA9">
        <w:rPr>
          <w:rFonts w:ascii="Arial" w:hAnsi="Arial" w:cs="Arial"/>
          <w:sz w:val="24"/>
          <w:szCs w:val="24"/>
        </w:rPr>
        <w:t xml:space="preserve"> </w:t>
      </w:r>
      <w:r w:rsidR="00BB0046" w:rsidRPr="00527EA9">
        <w:rPr>
          <w:rFonts w:ascii="Arial" w:hAnsi="Arial" w:cs="Arial"/>
          <w:sz w:val="24"/>
          <w:szCs w:val="24"/>
        </w:rPr>
        <w:t>tributos</w:t>
      </w:r>
      <w:ins w:id="61" w:author="Patricia Sbrissa" w:date="2019-09-27T21:31:00Z">
        <w:r w:rsidR="000367E7">
          <w:rPr>
            <w:rFonts w:ascii="Arial" w:hAnsi="Arial" w:cs="Arial"/>
            <w:sz w:val="24"/>
            <w:szCs w:val="24"/>
          </w:rPr>
          <w:t xml:space="preserve">, </w:t>
        </w:r>
        <w:r w:rsidR="000367E7" w:rsidRPr="00527EA9">
          <w:rPr>
            <w:rFonts w:ascii="Arial" w:hAnsi="Arial" w:cs="Arial"/>
            <w:sz w:val="24"/>
            <w:szCs w:val="24"/>
          </w:rPr>
          <w:t xml:space="preserve">divididos </w:t>
        </w:r>
        <w:r w:rsidR="000367E7">
          <w:rPr>
            <w:rFonts w:ascii="Arial" w:hAnsi="Arial" w:cs="Arial"/>
            <w:sz w:val="24"/>
            <w:szCs w:val="24"/>
          </w:rPr>
          <w:t>em</w:t>
        </w:r>
        <w:r w:rsidR="000367E7" w:rsidRPr="00527EA9">
          <w:rPr>
            <w:rFonts w:ascii="Arial" w:hAnsi="Arial" w:cs="Arial"/>
            <w:sz w:val="24"/>
            <w:szCs w:val="24"/>
          </w:rPr>
          <w:t xml:space="preserve"> impostos, taxas e contribuições</w:t>
        </w:r>
        <w:r w:rsidR="000367E7">
          <w:rPr>
            <w:rFonts w:ascii="Arial" w:hAnsi="Arial" w:cs="Arial"/>
            <w:sz w:val="24"/>
            <w:szCs w:val="24"/>
          </w:rPr>
          <w:t>,</w:t>
        </w:r>
      </w:ins>
      <w:r w:rsidR="00D7005F" w:rsidRPr="00527EA9">
        <w:rPr>
          <w:rFonts w:ascii="Arial" w:hAnsi="Arial" w:cs="Arial"/>
          <w:sz w:val="24"/>
          <w:szCs w:val="24"/>
        </w:rPr>
        <w:t xml:space="preserve"> incidem sobre os contribuintes</w:t>
      </w:r>
      <w:ins w:id="62" w:author="Patricia Sbrissa" w:date="2019-09-27T21:31:00Z">
        <w:r w:rsidR="000367E7">
          <w:rPr>
            <w:rFonts w:ascii="Arial" w:hAnsi="Arial" w:cs="Arial"/>
            <w:sz w:val="24"/>
            <w:szCs w:val="24"/>
          </w:rPr>
          <w:t xml:space="preserve">. </w:t>
        </w:r>
      </w:ins>
      <w:del w:id="63" w:author="Patricia Sbrissa" w:date="2019-09-27T21:31:00Z">
        <w:r w:rsidR="00D7005F" w:rsidRPr="00527EA9" w:rsidDel="000367E7">
          <w:rPr>
            <w:rFonts w:ascii="Arial" w:hAnsi="Arial" w:cs="Arial"/>
            <w:sz w:val="24"/>
            <w:szCs w:val="24"/>
          </w:rPr>
          <w:delText xml:space="preserve">, </w:delText>
        </w:r>
      </w:del>
      <w:del w:id="64" w:author="Patricia Sbrissa" w:date="2019-09-27T14:21:00Z">
        <w:r w:rsidR="00D7005F" w:rsidRPr="00527EA9" w:rsidDel="00A451F7">
          <w:rPr>
            <w:rFonts w:ascii="Arial" w:hAnsi="Arial" w:cs="Arial"/>
            <w:sz w:val="24"/>
            <w:szCs w:val="24"/>
          </w:rPr>
          <w:delText>sendo esses tributos</w:delText>
        </w:r>
      </w:del>
      <w:del w:id="65" w:author="Patricia Sbrissa" w:date="2019-09-27T21:31:00Z">
        <w:r w:rsidR="00BB0046" w:rsidRPr="00527EA9" w:rsidDel="000367E7">
          <w:rPr>
            <w:rFonts w:ascii="Arial" w:hAnsi="Arial" w:cs="Arial"/>
            <w:sz w:val="24"/>
            <w:szCs w:val="24"/>
          </w:rPr>
          <w:delText xml:space="preserve"> divididos </w:delText>
        </w:r>
      </w:del>
      <w:del w:id="66" w:author="Patricia Sbrissa" w:date="2019-09-27T14:21:00Z">
        <w:r w:rsidR="00BB0046" w:rsidRPr="00527EA9" w:rsidDel="00A451F7">
          <w:rPr>
            <w:rFonts w:ascii="Arial" w:hAnsi="Arial" w:cs="Arial"/>
            <w:sz w:val="24"/>
            <w:szCs w:val="24"/>
          </w:rPr>
          <w:delText>entre</w:delText>
        </w:r>
      </w:del>
      <w:del w:id="67" w:author="Patricia Sbrissa" w:date="2019-09-27T21:31:00Z">
        <w:r w:rsidR="00BB0046" w:rsidRPr="00527EA9" w:rsidDel="000367E7">
          <w:rPr>
            <w:rFonts w:ascii="Arial" w:hAnsi="Arial" w:cs="Arial"/>
            <w:sz w:val="24"/>
            <w:szCs w:val="24"/>
          </w:rPr>
          <w:delText xml:space="preserve"> impostos</w:delText>
        </w:r>
        <w:r w:rsidR="00D7005F" w:rsidRPr="00527EA9" w:rsidDel="000367E7">
          <w:rPr>
            <w:rFonts w:ascii="Arial" w:hAnsi="Arial" w:cs="Arial"/>
            <w:sz w:val="24"/>
            <w:szCs w:val="24"/>
          </w:rPr>
          <w:delText xml:space="preserve">, taxas </w:delText>
        </w:r>
        <w:r w:rsidR="00BB0046" w:rsidRPr="00527EA9" w:rsidDel="000367E7">
          <w:rPr>
            <w:rFonts w:ascii="Arial" w:hAnsi="Arial" w:cs="Arial"/>
            <w:sz w:val="24"/>
            <w:szCs w:val="24"/>
          </w:rPr>
          <w:delText>e contribuições</w:delText>
        </w:r>
        <w:r w:rsidR="00D7005F" w:rsidRPr="00527EA9" w:rsidDel="000367E7">
          <w:rPr>
            <w:rFonts w:ascii="Arial" w:hAnsi="Arial" w:cs="Arial"/>
            <w:sz w:val="24"/>
            <w:szCs w:val="24"/>
          </w:rPr>
          <w:delText>.</w:delText>
        </w:r>
      </w:del>
    </w:p>
    <w:p w14:paraId="7CC6B537" w14:textId="63AE4AB6" w:rsidR="00D7005F" w:rsidRPr="00527EA9" w:rsidDel="005D56FD" w:rsidRDefault="00D7005F" w:rsidP="000367E7">
      <w:pPr>
        <w:rPr>
          <w:del w:id="68" w:author="Patricia Sbrissa" w:date="2019-09-27T21:30:00Z"/>
          <w:rFonts w:ascii="Arial" w:hAnsi="Arial" w:cs="Arial"/>
          <w:sz w:val="24"/>
          <w:szCs w:val="24"/>
        </w:rPr>
        <w:pPrChange w:id="69" w:author="Patricia Sbrissa" w:date="2019-09-27T21:34:00Z">
          <w:pPr/>
        </w:pPrChange>
      </w:pPr>
    </w:p>
    <w:p w14:paraId="6E22FDFC" w14:textId="40E3F78E" w:rsidR="00BB0046" w:rsidRPr="00527EA9" w:rsidDel="00082D5C" w:rsidRDefault="00D7005F" w:rsidP="000367E7">
      <w:pPr>
        <w:rPr>
          <w:del w:id="70" w:author="Patricia Sbrissa" w:date="2019-09-27T14:23:00Z"/>
          <w:rFonts w:ascii="Arial" w:hAnsi="Arial" w:cs="Arial"/>
          <w:sz w:val="24"/>
          <w:szCs w:val="24"/>
        </w:rPr>
        <w:pPrChange w:id="71" w:author="Patricia Sbrissa" w:date="2019-09-27T21:34:00Z">
          <w:pPr/>
        </w:pPrChange>
      </w:pPr>
      <w:r w:rsidRPr="00527EA9">
        <w:rPr>
          <w:rFonts w:ascii="Arial" w:hAnsi="Arial" w:cs="Arial"/>
          <w:sz w:val="24"/>
          <w:szCs w:val="24"/>
        </w:rPr>
        <w:t>Nó</w:t>
      </w:r>
      <w:r w:rsidR="00BB0046" w:rsidRPr="00527EA9">
        <w:rPr>
          <w:rFonts w:ascii="Arial" w:hAnsi="Arial" w:cs="Arial"/>
          <w:sz w:val="24"/>
          <w:szCs w:val="24"/>
        </w:rPr>
        <w:t>s</w:t>
      </w:r>
      <w:r w:rsidRPr="00527EA9">
        <w:rPr>
          <w:rFonts w:ascii="Arial" w:hAnsi="Arial" w:cs="Arial"/>
          <w:sz w:val="24"/>
          <w:szCs w:val="24"/>
        </w:rPr>
        <w:t xml:space="preserve"> </w:t>
      </w:r>
      <w:del w:id="72" w:author="Patricia Sbrissa" w:date="2019-09-27T21:31:00Z">
        <w:r w:rsidRPr="00527EA9" w:rsidDel="000367E7">
          <w:rPr>
            <w:rFonts w:ascii="Arial" w:hAnsi="Arial" w:cs="Arial"/>
            <w:sz w:val="24"/>
            <w:szCs w:val="24"/>
          </w:rPr>
          <w:delText>contribuintes</w:delText>
        </w:r>
      </w:del>
      <w:ins w:id="73" w:author="Patricia Sbrissa" w:date="2019-09-27T21:31:00Z">
        <w:r w:rsidR="000367E7">
          <w:rPr>
            <w:rFonts w:ascii="Arial" w:hAnsi="Arial" w:cs="Arial"/>
            <w:sz w:val="24"/>
            <w:szCs w:val="24"/>
          </w:rPr>
          <w:t>cidadãos</w:t>
        </w:r>
      </w:ins>
      <w:r w:rsidR="00BB0046" w:rsidRPr="00527EA9">
        <w:rPr>
          <w:rFonts w:ascii="Arial" w:hAnsi="Arial" w:cs="Arial"/>
          <w:sz w:val="24"/>
          <w:szCs w:val="24"/>
        </w:rPr>
        <w:t xml:space="preserve">, direta ou indiretamente, </w:t>
      </w:r>
      <w:ins w:id="74" w:author="Patricia Sbrissa" w:date="2019-09-27T14:22:00Z">
        <w:r w:rsidR="00B16276">
          <w:rPr>
            <w:rFonts w:ascii="Arial" w:hAnsi="Arial" w:cs="Arial"/>
            <w:sz w:val="24"/>
            <w:szCs w:val="24"/>
          </w:rPr>
          <w:t xml:space="preserve">temos nossas </w:t>
        </w:r>
      </w:ins>
      <w:ins w:id="75" w:author="Patricia Sbrissa" w:date="2019-09-27T21:31:00Z">
        <w:r w:rsidR="000367E7">
          <w:rPr>
            <w:rFonts w:ascii="Arial" w:hAnsi="Arial" w:cs="Arial"/>
            <w:sz w:val="24"/>
            <w:szCs w:val="24"/>
          </w:rPr>
          <w:t>atividad</w:t>
        </w:r>
      </w:ins>
      <w:ins w:id="76" w:author="Patricia Sbrissa" w:date="2019-09-27T21:32:00Z">
        <w:r w:rsidR="000367E7">
          <w:rPr>
            <w:rFonts w:ascii="Arial" w:hAnsi="Arial" w:cs="Arial"/>
            <w:sz w:val="24"/>
            <w:szCs w:val="24"/>
          </w:rPr>
          <w:t xml:space="preserve">es </w:t>
        </w:r>
      </w:ins>
      <w:ins w:id="77" w:author="Patricia Sbrissa" w:date="2019-09-27T21:30:00Z">
        <w:r w:rsidR="005D56FD">
          <w:rPr>
            <w:rFonts w:ascii="Arial" w:hAnsi="Arial" w:cs="Arial"/>
            <w:sz w:val="24"/>
            <w:szCs w:val="24"/>
          </w:rPr>
          <w:t>impactadas</w:t>
        </w:r>
      </w:ins>
      <w:del w:id="78" w:author="Patricia Sbrissa" w:date="2019-09-27T14:21:00Z">
        <w:r w:rsidRPr="00527EA9" w:rsidDel="00B16276">
          <w:rPr>
            <w:rFonts w:ascii="Arial" w:hAnsi="Arial" w:cs="Arial"/>
            <w:sz w:val="24"/>
            <w:szCs w:val="24"/>
          </w:rPr>
          <w:delText>estamos sofrendo</w:delText>
        </w:r>
      </w:del>
      <w:del w:id="79" w:author="Patricia Sbrissa" w:date="2019-09-27T14:22:00Z">
        <w:r w:rsidRPr="00527EA9" w:rsidDel="00B16276">
          <w:rPr>
            <w:rFonts w:ascii="Arial" w:hAnsi="Arial" w:cs="Arial"/>
            <w:sz w:val="24"/>
            <w:szCs w:val="24"/>
          </w:rPr>
          <w:delText xml:space="preserve"> </w:delText>
        </w:r>
      </w:del>
      <w:del w:id="80" w:author="Patricia Sbrissa" w:date="2019-09-27T21:30:00Z">
        <w:r w:rsidRPr="00527EA9" w:rsidDel="005D56FD">
          <w:rPr>
            <w:rFonts w:ascii="Arial" w:hAnsi="Arial" w:cs="Arial"/>
            <w:sz w:val="24"/>
            <w:szCs w:val="24"/>
          </w:rPr>
          <w:delText>a incidência</w:delText>
        </w:r>
      </w:del>
      <w:ins w:id="81" w:author="Patricia Sbrissa" w:date="2019-09-27T21:30:00Z">
        <w:r w:rsidR="005D56FD">
          <w:rPr>
            <w:rFonts w:ascii="Arial" w:hAnsi="Arial" w:cs="Arial"/>
            <w:sz w:val="24"/>
            <w:szCs w:val="24"/>
          </w:rPr>
          <w:t xml:space="preserve"> por </w:t>
        </w:r>
      </w:ins>
      <w:del w:id="82" w:author="Patricia Sbrissa" w:date="2019-09-27T21:30:00Z">
        <w:r w:rsidRPr="00527EA9" w:rsidDel="005D56FD">
          <w:rPr>
            <w:rFonts w:ascii="Arial" w:hAnsi="Arial" w:cs="Arial"/>
            <w:sz w:val="24"/>
            <w:szCs w:val="24"/>
          </w:rPr>
          <w:delText xml:space="preserve"> d</w:delText>
        </w:r>
      </w:del>
      <w:r w:rsidRPr="00527EA9">
        <w:rPr>
          <w:rFonts w:ascii="Arial" w:hAnsi="Arial" w:cs="Arial"/>
          <w:sz w:val="24"/>
          <w:szCs w:val="24"/>
        </w:rPr>
        <w:t>ess</w:t>
      </w:r>
      <w:r w:rsidR="00BB0046" w:rsidRPr="00527EA9">
        <w:rPr>
          <w:rFonts w:ascii="Arial" w:hAnsi="Arial" w:cs="Arial"/>
          <w:sz w:val="24"/>
          <w:szCs w:val="24"/>
        </w:rPr>
        <w:t>es encargos</w:t>
      </w:r>
      <w:ins w:id="83" w:author="Patricia Sbrissa" w:date="2019-09-27T21:32:00Z">
        <w:r w:rsidR="000367E7">
          <w:rPr>
            <w:rFonts w:ascii="Arial" w:hAnsi="Arial" w:cs="Arial"/>
            <w:sz w:val="24"/>
            <w:szCs w:val="24"/>
          </w:rPr>
          <w:t xml:space="preserve"> (</w:t>
        </w:r>
      </w:ins>
      <w:del w:id="84" w:author="Patricia Sbrissa" w:date="2019-09-27T14:22:00Z">
        <w:r w:rsidR="00BB0046" w:rsidRPr="00527EA9" w:rsidDel="00082D5C">
          <w:rPr>
            <w:rFonts w:ascii="Arial" w:hAnsi="Arial" w:cs="Arial"/>
            <w:sz w:val="24"/>
            <w:szCs w:val="24"/>
          </w:rPr>
          <w:delText>,</w:delText>
        </w:r>
      </w:del>
      <w:del w:id="85" w:author="Patricia Sbrissa" w:date="2019-09-27T21:32:00Z">
        <w:r w:rsidR="00BB0046" w:rsidRPr="00527EA9" w:rsidDel="000367E7">
          <w:rPr>
            <w:rFonts w:ascii="Arial" w:hAnsi="Arial" w:cs="Arial"/>
            <w:sz w:val="24"/>
            <w:szCs w:val="24"/>
          </w:rPr>
          <w:delText xml:space="preserve"> </w:delText>
        </w:r>
      </w:del>
      <w:del w:id="86" w:author="Patricia Sbrissa" w:date="2019-09-27T14:22:00Z">
        <w:r w:rsidRPr="00527EA9" w:rsidDel="00082D5C">
          <w:rPr>
            <w:rFonts w:ascii="Arial" w:hAnsi="Arial" w:cs="Arial"/>
            <w:sz w:val="24"/>
            <w:szCs w:val="24"/>
          </w:rPr>
          <w:delText>v</w:delText>
        </w:r>
      </w:del>
      <w:del w:id="87" w:author="Patricia Sbrissa" w:date="2019-09-27T21:32:00Z">
        <w:r w:rsidRPr="00527EA9" w:rsidDel="000367E7">
          <w:rPr>
            <w:rFonts w:ascii="Arial" w:hAnsi="Arial" w:cs="Arial"/>
            <w:sz w:val="24"/>
            <w:szCs w:val="24"/>
          </w:rPr>
          <w:delText>ejamos:</w:delText>
        </w:r>
      </w:del>
      <w:ins w:id="88" w:author="Patricia Sbrissa" w:date="2019-09-27T14:23:00Z">
        <w:r w:rsidR="00082D5C">
          <w:rPr>
            <w:rFonts w:ascii="Arial" w:hAnsi="Arial" w:cs="Arial"/>
            <w:sz w:val="24"/>
            <w:szCs w:val="24"/>
          </w:rPr>
          <w:t>a</w:t>
        </w:r>
      </w:ins>
    </w:p>
    <w:p w14:paraId="4F7698D1" w14:textId="77777777" w:rsidR="00BB0046" w:rsidRPr="00EE1285" w:rsidDel="00082D5C" w:rsidRDefault="00BB0046" w:rsidP="000367E7">
      <w:pPr>
        <w:rPr>
          <w:del w:id="89" w:author="Patricia Sbrissa" w:date="2019-09-27T14:23:00Z"/>
          <w:rFonts w:ascii="Arial" w:hAnsi="Arial" w:cs="Arial"/>
          <w:i/>
          <w:sz w:val="24"/>
          <w:szCs w:val="24"/>
        </w:rPr>
        <w:pPrChange w:id="90" w:author="Patricia Sbrissa" w:date="2019-09-27T21:34:00Z">
          <w:pPr/>
        </w:pPrChange>
      </w:pPr>
    </w:p>
    <w:p w14:paraId="13D175E7" w14:textId="1DD51751" w:rsidR="00BB0046" w:rsidRPr="00192614" w:rsidDel="003A17D6" w:rsidRDefault="00527EA9" w:rsidP="000367E7">
      <w:pPr>
        <w:rPr>
          <w:del w:id="91" w:author="Patricia Sbrissa" w:date="2019-09-27T21:27:00Z"/>
          <w:rFonts w:ascii="Arial" w:hAnsi="Arial" w:cs="Arial"/>
          <w:sz w:val="24"/>
          <w:szCs w:val="24"/>
        </w:rPr>
        <w:pPrChange w:id="92" w:author="Patricia Sbrissa" w:date="2019-09-27T21:34:00Z">
          <w:pPr/>
        </w:pPrChange>
      </w:pPr>
      <w:del w:id="93" w:author="Patricia Sbrissa" w:date="2019-09-27T14:23:00Z">
        <w:r w:rsidRPr="00192B93" w:rsidDel="00082D5C">
          <w:rPr>
            <w:rFonts w:ascii="Arial" w:hAnsi="Arial" w:cs="Arial"/>
            <w:sz w:val="24"/>
            <w:szCs w:val="24"/>
          </w:rPr>
          <w:delText>A</w:delText>
        </w:r>
      </w:del>
      <w:r w:rsidRPr="00192B93">
        <w:rPr>
          <w:rFonts w:ascii="Arial" w:hAnsi="Arial" w:cs="Arial"/>
          <w:sz w:val="24"/>
          <w:szCs w:val="24"/>
        </w:rPr>
        <w:t xml:space="preserve">o adquirirmos </w:t>
      </w:r>
      <w:del w:id="94" w:author="Patricia Sbrissa" w:date="2019-09-27T21:32:00Z">
        <w:r w:rsidR="00BB0046" w:rsidRPr="00192B93" w:rsidDel="000367E7">
          <w:rPr>
            <w:rFonts w:ascii="Arial" w:hAnsi="Arial" w:cs="Arial"/>
            <w:sz w:val="24"/>
            <w:szCs w:val="24"/>
          </w:rPr>
          <w:delText xml:space="preserve">uma </w:delText>
        </w:r>
      </w:del>
      <w:ins w:id="95" w:author="Patricia Sbrissa" w:date="2019-09-27T21:32:00Z">
        <w:r w:rsidR="000367E7">
          <w:rPr>
            <w:rFonts w:ascii="Arial" w:hAnsi="Arial" w:cs="Arial"/>
            <w:sz w:val="24"/>
            <w:szCs w:val="24"/>
          </w:rPr>
          <w:t>qualquer</w:t>
        </w:r>
        <w:r w:rsidR="000367E7" w:rsidRPr="00192B93">
          <w:rPr>
            <w:rFonts w:ascii="Arial" w:hAnsi="Arial" w:cs="Arial"/>
            <w:sz w:val="24"/>
            <w:szCs w:val="24"/>
          </w:rPr>
          <w:t xml:space="preserve"> </w:t>
        </w:r>
      </w:ins>
      <w:r w:rsidR="00BB0046" w:rsidRPr="00192B93">
        <w:rPr>
          <w:rFonts w:ascii="Arial" w:hAnsi="Arial" w:cs="Arial"/>
          <w:sz w:val="24"/>
          <w:szCs w:val="24"/>
        </w:rPr>
        <w:t>mercadoria</w:t>
      </w:r>
      <w:r w:rsidR="00192B93">
        <w:rPr>
          <w:rFonts w:ascii="Arial" w:hAnsi="Arial" w:cs="Arial"/>
          <w:sz w:val="24"/>
          <w:szCs w:val="24"/>
        </w:rPr>
        <w:t>,</w:t>
      </w:r>
      <w:r w:rsidRPr="00192B93">
        <w:rPr>
          <w:rFonts w:ascii="Arial" w:hAnsi="Arial" w:cs="Arial"/>
          <w:sz w:val="24"/>
          <w:szCs w:val="24"/>
        </w:rPr>
        <w:t xml:space="preserve"> em seu preço</w:t>
      </w:r>
      <w:del w:id="96" w:author="Patricia Sbrissa" w:date="2019-09-27T14:23:00Z">
        <w:r w:rsidR="00192B93" w:rsidDel="00082D5C">
          <w:rPr>
            <w:rFonts w:ascii="Arial" w:hAnsi="Arial" w:cs="Arial"/>
            <w:sz w:val="24"/>
            <w:szCs w:val="24"/>
          </w:rPr>
          <w:delText>,</w:delText>
        </w:r>
      </w:del>
      <w:r w:rsidR="00BB0046" w:rsidRPr="00192B93">
        <w:rPr>
          <w:rFonts w:ascii="Arial" w:hAnsi="Arial" w:cs="Arial"/>
          <w:sz w:val="24"/>
          <w:szCs w:val="24"/>
        </w:rPr>
        <w:t xml:space="preserve"> está embutido cerca de 27,25% em tributos pagos somente a título de ICMS, PIS e C</w:t>
      </w:r>
      <w:del w:id="97" w:author="Patricia Sbrissa" w:date="2019-09-27T14:23:00Z">
        <w:r w:rsidR="00BB0046" w:rsidRPr="00192B93" w:rsidDel="008F7F3D">
          <w:rPr>
            <w:rFonts w:ascii="Arial" w:hAnsi="Arial" w:cs="Arial"/>
            <w:sz w:val="24"/>
            <w:szCs w:val="24"/>
          </w:rPr>
          <w:delText>OFINS</w:delText>
        </w:r>
      </w:del>
      <w:ins w:id="98" w:author="Patricia Sbrissa" w:date="2019-09-27T14:23:00Z">
        <w:r w:rsidR="008F7F3D">
          <w:rPr>
            <w:rFonts w:ascii="Arial" w:hAnsi="Arial" w:cs="Arial"/>
            <w:sz w:val="24"/>
            <w:szCs w:val="24"/>
          </w:rPr>
          <w:t>ofins</w:t>
        </w:r>
      </w:ins>
      <w:r w:rsidR="00BB0046" w:rsidRPr="00192B93">
        <w:rPr>
          <w:rFonts w:ascii="Arial" w:hAnsi="Arial" w:cs="Arial"/>
          <w:sz w:val="24"/>
          <w:szCs w:val="24"/>
        </w:rPr>
        <w:t xml:space="preserve">, </w:t>
      </w:r>
      <w:del w:id="99" w:author="Patricia Sbrissa" w:date="2019-09-27T14:23:00Z">
        <w:r w:rsidR="00192B93" w:rsidRPr="00192B93" w:rsidDel="008F7F3D">
          <w:rPr>
            <w:rFonts w:ascii="Arial" w:hAnsi="Arial" w:cs="Arial"/>
            <w:sz w:val="24"/>
            <w:szCs w:val="24"/>
          </w:rPr>
          <w:delText xml:space="preserve">logicamente que </w:delText>
        </w:r>
        <w:r w:rsidR="00BB0046" w:rsidRPr="00192B93" w:rsidDel="008F7F3D">
          <w:rPr>
            <w:rFonts w:ascii="Arial" w:hAnsi="Arial" w:cs="Arial"/>
            <w:sz w:val="24"/>
            <w:szCs w:val="24"/>
          </w:rPr>
          <w:delText xml:space="preserve">isso </w:delText>
        </w:r>
        <w:r w:rsidR="00192B93" w:rsidRPr="00192B93" w:rsidDel="008F7F3D">
          <w:rPr>
            <w:rFonts w:ascii="Arial" w:hAnsi="Arial" w:cs="Arial"/>
            <w:sz w:val="24"/>
            <w:szCs w:val="24"/>
          </w:rPr>
          <w:delText xml:space="preserve">varia </w:delText>
        </w:r>
      </w:del>
      <w:ins w:id="100" w:author="Patricia Sbrissa" w:date="2019-09-27T14:23:00Z">
        <w:r w:rsidR="008F7F3D">
          <w:rPr>
            <w:rFonts w:ascii="Arial" w:hAnsi="Arial" w:cs="Arial"/>
            <w:sz w:val="24"/>
            <w:szCs w:val="24"/>
          </w:rPr>
          <w:t xml:space="preserve">com uma variação </w:t>
        </w:r>
      </w:ins>
      <w:r w:rsidR="00192B93" w:rsidRPr="00192B93">
        <w:rPr>
          <w:rFonts w:ascii="Arial" w:hAnsi="Arial" w:cs="Arial"/>
          <w:sz w:val="24"/>
          <w:szCs w:val="24"/>
        </w:rPr>
        <w:t xml:space="preserve">conforme </w:t>
      </w:r>
      <w:r w:rsidR="00BB0046" w:rsidRPr="00192B93">
        <w:rPr>
          <w:rFonts w:ascii="Arial" w:hAnsi="Arial" w:cs="Arial"/>
          <w:sz w:val="24"/>
          <w:szCs w:val="24"/>
        </w:rPr>
        <w:t xml:space="preserve">o Estado em que </w:t>
      </w:r>
      <w:r w:rsidR="00192B93" w:rsidRPr="00192B93">
        <w:rPr>
          <w:rFonts w:ascii="Arial" w:hAnsi="Arial" w:cs="Arial"/>
          <w:sz w:val="24"/>
          <w:szCs w:val="24"/>
        </w:rPr>
        <w:t>ess</w:t>
      </w:r>
      <w:r w:rsidR="00BB0046" w:rsidRPr="00192B93">
        <w:rPr>
          <w:rFonts w:ascii="Arial" w:hAnsi="Arial" w:cs="Arial"/>
          <w:sz w:val="24"/>
          <w:szCs w:val="24"/>
        </w:rPr>
        <w:t xml:space="preserve">a compra </w:t>
      </w:r>
      <w:del w:id="101" w:author="Patricia Sbrissa" w:date="2019-09-27T14:24:00Z">
        <w:r w:rsidR="00BB0046" w:rsidRPr="00192B93" w:rsidDel="00D20E3A">
          <w:rPr>
            <w:rFonts w:ascii="Arial" w:hAnsi="Arial" w:cs="Arial"/>
            <w:sz w:val="24"/>
            <w:szCs w:val="24"/>
          </w:rPr>
          <w:delText>está</w:delText>
        </w:r>
      </w:del>
      <w:ins w:id="102" w:author="Patricia Sbrissa" w:date="2019-09-27T14:24:00Z">
        <w:r w:rsidR="00D20E3A">
          <w:rPr>
            <w:rFonts w:ascii="Arial" w:hAnsi="Arial" w:cs="Arial"/>
            <w:sz w:val="24"/>
            <w:szCs w:val="24"/>
          </w:rPr>
          <w:t>é</w:t>
        </w:r>
      </w:ins>
      <w:r w:rsidR="00BB0046" w:rsidRPr="00192B93">
        <w:rPr>
          <w:rFonts w:ascii="Arial" w:hAnsi="Arial" w:cs="Arial"/>
          <w:sz w:val="24"/>
          <w:szCs w:val="24"/>
        </w:rPr>
        <w:t xml:space="preserve"> </w:t>
      </w:r>
      <w:del w:id="103" w:author="Patricia Sbrissa" w:date="2019-09-27T14:24:00Z">
        <w:r w:rsidR="00BB0046" w:rsidRPr="00192B93" w:rsidDel="00D20E3A">
          <w:rPr>
            <w:rFonts w:ascii="Arial" w:hAnsi="Arial" w:cs="Arial"/>
            <w:sz w:val="24"/>
            <w:szCs w:val="24"/>
          </w:rPr>
          <w:delText xml:space="preserve">sendo </w:delText>
        </w:r>
      </w:del>
      <w:r w:rsidR="00BB0046" w:rsidRPr="00192614">
        <w:rPr>
          <w:rFonts w:ascii="Arial" w:hAnsi="Arial" w:cs="Arial"/>
          <w:sz w:val="24"/>
          <w:szCs w:val="24"/>
        </w:rPr>
        <w:t>feita</w:t>
      </w:r>
      <w:ins w:id="104" w:author="Patricia Sbrissa" w:date="2019-09-27T21:32:00Z">
        <w:r w:rsidR="000367E7">
          <w:rPr>
            <w:rFonts w:ascii="Arial" w:hAnsi="Arial" w:cs="Arial"/>
            <w:sz w:val="24"/>
            <w:szCs w:val="24"/>
          </w:rPr>
          <w:t>)</w:t>
        </w:r>
      </w:ins>
      <w:ins w:id="105" w:author="Patricia Sbrissa" w:date="2019-09-27T21:33:00Z">
        <w:r w:rsidR="000367E7">
          <w:rPr>
            <w:rFonts w:ascii="Arial" w:hAnsi="Arial" w:cs="Arial"/>
            <w:sz w:val="24"/>
            <w:szCs w:val="24"/>
          </w:rPr>
          <w:t>, o que justifica que tenhamos amplo conhecimento da legislação que advoga sobre temática</w:t>
        </w:r>
      </w:ins>
      <w:ins w:id="106" w:author="Patricia Sbrissa" w:date="2019-09-27T21:35:00Z">
        <w:r w:rsidR="000367E7">
          <w:rPr>
            <w:rFonts w:ascii="Arial" w:hAnsi="Arial" w:cs="Arial"/>
            <w:sz w:val="24"/>
            <w:szCs w:val="24"/>
          </w:rPr>
          <w:t xml:space="preserve">, lembrando que, </w:t>
        </w:r>
      </w:ins>
      <w:ins w:id="107" w:author="Patricia Sbrissa" w:date="2019-09-27T21:33:00Z">
        <w:r w:rsidR="000367E7">
          <w:rPr>
            <w:rFonts w:ascii="Arial" w:hAnsi="Arial" w:cs="Arial"/>
            <w:sz w:val="24"/>
            <w:szCs w:val="24"/>
          </w:rPr>
          <w:t xml:space="preserve">para a imposição de um encargo público, </w:t>
        </w:r>
      </w:ins>
      <w:del w:id="108" w:author="Patricia Sbrissa" w:date="2019-09-27T21:32:00Z">
        <w:r w:rsidR="00BB0046" w:rsidRPr="00192614" w:rsidDel="000367E7">
          <w:rPr>
            <w:rFonts w:ascii="Arial" w:hAnsi="Arial" w:cs="Arial"/>
            <w:sz w:val="24"/>
            <w:szCs w:val="24"/>
          </w:rPr>
          <w:delText xml:space="preserve">, pois </w:delText>
        </w:r>
        <w:r w:rsidR="00192B93" w:rsidRPr="00192614" w:rsidDel="000367E7">
          <w:rPr>
            <w:rFonts w:ascii="Arial" w:hAnsi="Arial" w:cs="Arial"/>
            <w:sz w:val="24"/>
            <w:szCs w:val="24"/>
          </w:rPr>
          <w:delText xml:space="preserve">cada </w:delText>
        </w:r>
      </w:del>
      <w:del w:id="109" w:author="Patricia Sbrissa" w:date="2019-09-27T14:24:00Z">
        <w:r w:rsidR="00192B93" w:rsidRPr="00192614" w:rsidDel="00D20E3A">
          <w:rPr>
            <w:rFonts w:ascii="Arial" w:hAnsi="Arial" w:cs="Arial"/>
            <w:sz w:val="24"/>
            <w:szCs w:val="24"/>
          </w:rPr>
          <w:delText>Estado</w:delText>
        </w:r>
      </w:del>
      <w:del w:id="110" w:author="Patricia Sbrissa" w:date="2019-09-27T21:32:00Z">
        <w:r w:rsidR="00192B93" w:rsidRPr="00192614" w:rsidDel="000367E7">
          <w:rPr>
            <w:rFonts w:ascii="Arial" w:hAnsi="Arial" w:cs="Arial"/>
            <w:sz w:val="24"/>
            <w:szCs w:val="24"/>
          </w:rPr>
          <w:delText xml:space="preserve"> possui sua legislação com relaçã</w:delText>
        </w:r>
        <w:r w:rsidR="00BB0046" w:rsidRPr="00192614" w:rsidDel="000367E7">
          <w:rPr>
            <w:rFonts w:ascii="Arial" w:hAnsi="Arial" w:cs="Arial"/>
            <w:sz w:val="24"/>
            <w:szCs w:val="24"/>
          </w:rPr>
          <w:delText>o</w:delText>
        </w:r>
        <w:r w:rsidR="00192B93" w:rsidRPr="00192614" w:rsidDel="000367E7">
          <w:rPr>
            <w:rFonts w:ascii="Arial" w:hAnsi="Arial" w:cs="Arial"/>
            <w:sz w:val="24"/>
            <w:szCs w:val="24"/>
          </w:rPr>
          <w:delText xml:space="preserve"> ao ICMS</w:delText>
        </w:r>
      </w:del>
      <w:del w:id="111" w:author="Patricia Sbrissa" w:date="2019-09-27T21:33:00Z">
        <w:r w:rsidR="00BB0046" w:rsidRPr="00192614" w:rsidDel="000367E7">
          <w:rPr>
            <w:rFonts w:ascii="Arial" w:hAnsi="Arial" w:cs="Arial"/>
            <w:sz w:val="24"/>
            <w:szCs w:val="24"/>
          </w:rPr>
          <w:delText>.</w:delText>
        </w:r>
      </w:del>
    </w:p>
    <w:p w14:paraId="65A4C893" w14:textId="77777777" w:rsidR="00BB0046" w:rsidRPr="00192614" w:rsidDel="000367E7" w:rsidRDefault="00BB0046" w:rsidP="000367E7">
      <w:pPr>
        <w:rPr>
          <w:del w:id="112" w:author="Patricia Sbrissa" w:date="2019-09-27T21:33:00Z"/>
          <w:rFonts w:ascii="Arial" w:hAnsi="Arial" w:cs="Arial"/>
          <w:sz w:val="24"/>
          <w:szCs w:val="24"/>
        </w:rPr>
        <w:pPrChange w:id="113" w:author="Patricia Sbrissa" w:date="2019-09-27T21:34:00Z">
          <w:pPr/>
        </w:pPrChange>
      </w:pPr>
    </w:p>
    <w:p w14:paraId="3A71F119" w14:textId="1CCAE91B" w:rsidR="003A17D6" w:rsidRDefault="00192B93" w:rsidP="000367E7">
      <w:pPr>
        <w:spacing w:after="240"/>
        <w:rPr>
          <w:ins w:id="114" w:author="Patricia Sbrissa" w:date="2019-09-27T21:29:00Z"/>
          <w:rFonts w:ascii="Arial" w:hAnsi="Arial" w:cs="Arial"/>
          <w:sz w:val="24"/>
          <w:szCs w:val="24"/>
        </w:rPr>
        <w:pPrChange w:id="115" w:author="Patricia Sbrissa" w:date="2019-09-27T21:34:00Z">
          <w:pPr/>
        </w:pPrChange>
      </w:pPr>
      <w:del w:id="116" w:author="Patricia Sbrissa" w:date="2019-09-27T14:26:00Z">
        <w:r w:rsidRPr="00192614" w:rsidDel="00D20E3A">
          <w:rPr>
            <w:rFonts w:ascii="Arial" w:hAnsi="Arial" w:cs="Arial"/>
            <w:sz w:val="24"/>
            <w:szCs w:val="24"/>
          </w:rPr>
          <w:delText xml:space="preserve">E </w:delText>
        </w:r>
        <w:r w:rsidR="00BB0046" w:rsidRPr="00192614" w:rsidDel="00D20E3A">
          <w:rPr>
            <w:rFonts w:ascii="Arial" w:hAnsi="Arial" w:cs="Arial"/>
            <w:sz w:val="24"/>
            <w:szCs w:val="24"/>
          </w:rPr>
          <w:delText>p</w:delText>
        </w:r>
      </w:del>
      <w:del w:id="117" w:author="Patricia Sbrissa" w:date="2019-09-27T21:33:00Z">
        <w:r w:rsidR="00BB0046" w:rsidRPr="00192614" w:rsidDel="000367E7">
          <w:rPr>
            <w:rFonts w:ascii="Arial" w:hAnsi="Arial" w:cs="Arial"/>
            <w:sz w:val="24"/>
            <w:szCs w:val="24"/>
          </w:rPr>
          <w:delText xml:space="preserve">ara ocorrência de toda essa gama de </w:delText>
        </w:r>
        <w:r w:rsidRPr="00192614" w:rsidDel="000367E7">
          <w:rPr>
            <w:rFonts w:ascii="Arial" w:hAnsi="Arial" w:cs="Arial"/>
            <w:sz w:val="24"/>
            <w:szCs w:val="24"/>
          </w:rPr>
          <w:delText xml:space="preserve">impostos, taxas e contribuições, </w:delText>
        </w:r>
      </w:del>
      <w:ins w:id="118" w:author="Patricia Sbrissa" w:date="2019-09-27T14:27:00Z">
        <w:r w:rsidR="006C2FA4">
          <w:rPr>
            <w:rFonts w:ascii="Arial" w:hAnsi="Arial" w:cs="Arial"/>
            <w:sz w:val="24"/>
            <w:szCs w:val="24"/>
          </w:rPr>
          <w:t xml:space="preserve">é </w:t>
        </w:r>
      </w:ins>
      <w:ins w:id="119" w:author="Patricia Sbrissa" w:date="2019-09-27T14:28:00Z">
        <w:r w:rsidR="006C2FA4">
          <w:rPr>
            <w:rFonts w:ascii="Arial" w:hAnsi="Arial" w:cs="Arial"/>
            <w:sz w:val="24"/>
            <w:szCs w:val="24"/>
          </w:rPr>
          <w:t xml:space="preserve">necessário </w:t>
        </w:r>
        <w:r w:rsidR="00C756FB">
          <w:rPr>
            <w:rFonts w:ascii="Arial" w:hAnsi="Arial" w:cs="Arial"/>
            <w:sz w:val="24"/>
            <w:szCs w:val="24"/>
          </w:rPr>
          <w:t xml:space="preserve">que haja, em nosso ordenamento jurídico, </w:t>
        </w:r>
      </w:ins>
      <w:del w:id="120" w:author="Patricia Sbrissa" w:date="2019-09-27T14:28:00Z">
        <w:r w:rsidR="00BB0046" w:rsidRPr="00192614" w:rsidDel="00B156D6">
          <w:rPr>
            <w:rFonts w:ascii="Arial" w:hAnsi="Arial" w:cs="Arial"/>
            <w:sz w:val="24"/>
            <w:szCs w:val="24"/>
          </w:rPr>
          <w:delText xml:space="preserve">devem existir </w:delText>
        </w:r>
      </w:del>
      <w:r w:rsidRPr="00192614">
        <w:rPr>
          <w:rFonts w:ascii="Arial" w:hAnsi="Arial" w:cs="Arial"/>
          <w:sz w:val="24"/>
          <w:szCs w:val="24"/>
        </w:rPr>
        <w:t xml:space="preserve">leis e regulamentações </w:t>
      </w:r>
      <w:del w:id="121" w:author="Patricia Sbrissa" w:date="2019-09-27T14:28:00Z">
        <w:r w:rsidRPr="00192614" w:rsidDel="00B156D6">
          <w:rPr>
            <w:rFonts w:ascii="Arial" w:hAnsi="Arial" w:cs="Arial"/>
            <w:sz w:val="24"/>
            <w:szCs w:val="24"/>
          </w:rPr>
          <w:delText xml:space="preserve">em nosso ordenamento jurídico </w:delText>
        </w:r>
        <w:r w:rsidR="00BB0046" w:rsidRPr="00192614" w:rsidDel="00B156D6">
          <w:rPr>
            <w:rFonts w:ascii="Arial" w:hAnsi="Arial" w:cs="Arial"/>
            <w:sz w:val="24"/>
            <w:szCs w:val="24"/>
          </w:rPr>
          <w:delText xml:space="preserve">para </w:delText>
        </w:r>
        <w:r w:rsidRPr="00192614" w:rsidDel="00B156D6">
          <w:rPr>
            <w:rFonts w:ascii="Arial" w:hAnsi="Arial" w:cs="Arial"/>
            <w:sz w:val="24"/>
            <w:szCs w:val="24"/>
          </w:rPr>
          <w:delText xml:space="preserve">que exista a </w:delText>
        </w:r>
      </w:del>
      <w:ins w:id="122" w:author="Patricia Sbrissa" w:date="2019-09-27T14:28:00Z">
        <w:r w:rsidR="00B156D6">
          <w:rPr>
            <w:rFonts w:ascii="Arial" w:hAnsi="Arial" w:cs="Arial"/>
            <w:sz w:val="24"/>
            <w:szCs w:val="24"/>
          </w:rPr>
          <w:t>q</w:t>
        </w:r>
      </w:ins>
      <w:ins w:id="123" w:author="Patricia Sbrissa" w:date="2019-09-27T14:29:00Z">
        <w:r w:rsidR="00B156D6">
          <w:rPr>
            <w:rFonts w:ascii="Arial" w:hAnsi="Arial" w:cs="Arial"/>
            <w:sz w:val="24"/>
            <w:szCs w:val="24"/>
          </w:rPr>
          <w:t xml:space="preserve">ue </w:t>
        </w:r>
      </w:ins>
      <w:del w:id="124" w:author="Patricia Sbrissa" w:date="2019-09-27T14:29:00Z">
        <w:r w:rsidRPr="00192614" w:rsidDel="00B156D6">
          <w:rPr>
            <w:rFonts w:ascii="Arial" w:hAnsi="Arial" w:cs="Arial"/>
            <w:sz w:val="24"/>
            <w:szCs w:val="24"/>
          </w:rPr>
          <w:delText>legit</w:delText>
        </w:r>
      </w:del>
      <w:ins w:id="125" w:author="Patricia Sbrissa" w:date="2019-09-27T14:29:00Z">
        <w:r w:rsidR="00B156D6">
          <w:rPr>
            <w:rFonts w:ascii="Arial" w:hAnsi="Arial" w:cs="Arial"/>
            <w:sz w:val="24"/>
            <w:szCs w:val="24"/>
          </w:rPr>
          <w:t>legit</w:t>
        </w:r>
      </w:ins>
      <w:ins w:id="126" w:author="Patricia Sbrissa" w:date="2019-09-27T21:34:00Z">
        <w:r w:rsidR="000367E7">
          <w:rPr>
            <w:rFonts w:ascii="Arial" w:hAnsi="Arial" w:cs="Arial"/>
            <w:sz w:val="24"/>
            <w:szCs w:val="24"/>
          </w:rPr>
          <w:t>im</w:t>
        </w:r>
      </w:ins>
      <w:ins w:id="127" w:author="Patricia Sbrissa" w:date="2019-09-27T14:29:00Z">
        <w:r w:rsidR="00B156D6">
          <w:rPr>
            <w:rFonts w:ascii="Arial" w:hAnsi="Arial" w:cs="Arial"/>
            <w:sz w:val="24"/>
            <w:szCs w:val="24"/>
          </w:rPr>
          <w:t xml:space="preserve">em o </w:t>
        </w:r>
      </w:ins>
      <w:ins w:id="128" w:author="Patricia Sbrissa" w:date="2019-09-27T21:34:00Z">
        <w:r w:rsidR="000367E7">
          <w:rPr>
            <w:rFonts w:ascii="Arial" w:hAnsi="Arial" w:cs="Arial"/>
            <w:sz w:val="24"/>
            <w:szCs w:val="24"/>
          </w:rPr>
          <w:t xml:space="preserve">seu </w:t>
        </w:r>
      </w:ins>
      <w:ins w:id="129" w:author="Patricia Sbrissa" w:date="2019-09-27T14:29:00Z">
        <w:r w:rsidR="00B156D6">
          <w:rPr>
            <w:rFonts w:ascii="Arial" w:hAnsi="Arial" w:cs="Arial"/>
            <w:sz w:val="24"/>
            <w:szCs w:val="24"/>
          </w:rPr>
          <w:t>pagamento</w:t>
        </w:r>
      </w:ins>
      <w:ins w:id="130" w:author="Patricia Sbrissa" w:date="2019-09-27T21:35:00Z">
        <w:r w:rsidR="000367E7">
          <w:rPr>
            <w:rFonts w:ascii="Arial" w:hAnsi="Arial" w:cs="Arial"/>
            <w:sz w:val="24"/>
            <w:szCs w:val="24"/>
          </w:rPr>
          <w:t xml:space="preserve">, </w:t>
        </w:r>
      </w:ins>
      <w:ins w:id="131" w:author="Patricia Sbrissa" w:date="2019-09-27T14:29:00Z">
        <w:r w:rsidR="00B156D6">
          <w:rPr>
            <w:rFonts w:ascii="Arial" w:hAnsi="Arial" w:cs="Arial"/>
            <w:sz w:val="24"/>
            <w:szCs w:val="24"/>
          </w:rPr>
          <w:t>de modo a garant</w:t>
        </w:r>
      </w:ins>
      <w:del w:id="132" w:author="Patricia Sbrissa" w:date="2019-09-27T14:29:00Z">
        <w:r w:rsidRPr="00192614" w:rsidDel="00B156D6">
          <w:rPr>
            <w:rFonts w:ascii="Arial" w:hAnsi="Arial" w:cs="Arial"/>
            <w:sz w:val="24"/>
            <w:szCs w:val="24"/>
          </w:rPr>
          <w:delText>imida</w:delText>
        </w:r>
      </w:del>
      <w:ins w:id="133" w:author="Patricia Sbrissa" w:date="2019-09-27T14:29:00Z">
        <w:r w:rsidR="00B156D6">
          <w:rPr>
            <w:rFonts w:ascii="Arial" w:hAnsi="Arial" w:cs="Arial"/>
            <w:sz w:val="24"/>
            <w:szCs w:val="24"/>
          </w:rPr>
          <w:t>ir</w:t>
        </w:r>
      </w:ins>
      <w:del w:id="134" w:author="Patricia Sbrissa" w:date="2019-09-27T14:29:00Z">
        <w:r w:rsidRPr="00192614" w:rsidDel="00B156D6">
          <w:rPr>
            <w:rFonts w:ascii="Arial" w:hAnsi="Arial" w:cs="Arial"/>
            <w:sz w:val="24"/>
            <w:szCs w:val="24"/>
          </w:rPr>
          <w:delText>de</w:delText>
        </w:r>
      </w:del>
      <w:r w:rsidRPr="00192614">
        <w:rPr>
          <w:rFonts w:ascii="Arial" w:hAnsi="Arial" w:cs="Arial"/>
          <w:sz w:val="24"/>
          <w:szCs w:val="24"/>
        </w:rPr>
        <w:t xml:space="preserve"> </w:t>
      </w:r>
      <w:del w:id="135" w:author="Patricia Sbrissa" w:date="2019-09-27T14:29:00Z">
        <w:r w:rsidRPr="00192614" w:rsidDel="00B156D6">
          <w:rPr>
            <w:rFonts w:ascii="Arial" w:hAnsi="Arial" w:cs="Arial"/>
            <w:sz w:val="24"/>
            <w:szCs w:val="24"/>
          </w:rPr>
          <w:delText xml:space="preserve">na </w:delText>
        </w:r>
        <w:r w:rsidR="00BB0046" w:rsidRPr="00192614" w:rsidDel="00B156D6">
          <w:rPr>
            <w:rFonts w:ascii="Arial" w:hAnsi="Arial" w:cs="Arial"/>
            <w:sz w:val="24"/>
            <w:szCs w:val="24"/>
          </w:rPr>
          <w:delText xml:space="preserve">aplicação </w:delText>
        </w:r>
        <w:r w:rsidRPr="00192614" w:rsidDel="00B156D6">
          <w:rPr>
            <w:rFonts w:ascii="Arial" w:hAnsi="Arial" w:cs="Arial"/>
            <w:sz w:val="24"/>
            <w:szCs w:val="24"/>
          </w:rPr>
          <w:delText xml:space="preserve">da lei </w:delText>
        </w:r>
        <w:r w:rsidR="00BB0046" w:rsidRPr="00192614" w:rsidDel="00B156D6">
          <w:rPr>
            <w:rFonts w:ascii="Arial" w:hAnsi="Arial" w:cs="Arial"/>
            <w:sz w:val="24"/>
            <w:szCs w:val="24"/>
          </w:rPr>
          <w:delText xml:space="preserve">aos fatos efetivamente ocorridos, garantindo </w:delText>
        </w:r>
        <w:r w:rsidR="00192614" w:rsidDel="00B156D6">
          <w:rPr>
            <w:rFonts w:ascii="Arial" w:hAnsi="Arial" w:cs="Arial"/>
            <w:sz w:val="24"/>
            <w:szCs w:val="24"/>
          </w:rPr>
          <w:delText xml:space="preserve">assim </w:delText>
        </w:r>
      </w:del>
      <w:r w:rsidR="00192614">
        <w:rPr>
          <w:rFonts w:ascii="Arial" w:hAnsi="Arial" w:cs="Arial"/>
          <w:sz w:val="24"/>
          <w:szCs w:val="24"/>
        </w:rPr>
        <w:t>o exercício d</w:t>
      </w:r>
      <w:r w:rsidR="00BB0046" w:rsidRPr="00192614">
        <w:rPr>
          <w:rFonts w:ascii="Arial" w:hAnsi="Arial" w:cs="Arial"/>
          <w:sz w:val="24"/>
          <w:szCs w:val="24"/>
        </w:rPr>
        <w:t xml:space="preserve">os direitos e </w:t>
      </w:r>
      <w:r w:rsidR="00192614">
        <w:rPr>
          <w:rFonts w:ascii="Arial" w:hAnsi="Arial" w:cs="Arial"/>
          <w:sz w:val="24"/>
          <w:szCs w:val="24"/>
        </w:rPr>
        <w:t>d</w:t>
      </w:r>
      <w:r w:rsidR="00BB0046" w:rsidRPr="00192614">
        <w:rPr>
          <w:rFonts w:ascii="Arial" w:hAnsi="Arial" w:cs="Arial"/>
          <w:sz w:val="24"/>
          <w:szCs w:val="24"/>
        </w:rPr>
        <w:t xml:space="preserve">os deveres dos </w:t>
      </w:r>
      <w:del w:id="136" w:author="Patricia Sbrissa" w:date="2019-09-27T21:34:00Z">
        <w:r w:rsidR="00BB0046" w:rsidRPr="00192614" w:rsidDel="000367E7">
          <w:rPr>
            <w:rFonts w:ascii="Arial" w:hAnsi="Arial" w:cs="Arial"/>
            <w:sz w:val="24"/>
            <w:szCs w:val="24"/>
          </w:rPr>
          <w:delText>contribuintes</w:delText>
        </w:r>
      </w:del>
      <w:ins w:id="137" w:author="Patricia Sbrissa" w:date="2019-09-27T21:34:00Z">
        <w:r w:rsidR="000367E7">
          <w:rPr>
            <w:rFonts w:ascii="Arial" w:hAnsi="Arial" w:cs="Arial"/>
            <w:sz w:val="24"/>
            <w:szCs w:val="24"/>
          </w:rPr>
          <w:t>brasileiros</w:t>
        </w:r>
      </w:ins>
      <w:ins w:id="138" w:author="Patricia Sbrissa" w:date="2019-09-27T21:35:00Z">
        <w:r w:rsidR="000367E7">
          <w:rPr>
            <w:rFonts w:ascii="Arial" w:hAnsi="Arial" w:cs="Arial"/>
            <w:sz w:val="24"/>
            <w:szCs w:val="24"/>
          </w:rPr>
          <w:t>.</w:t>
        </w:r>
      </w:ins>
      <w:del w:id="139" w:author="Patricia Sbrissa" w:date="2019-09-27T21:35:00Z">
        <w:r w:rsidR="00BB0046" w:rsidRPr="00192614" w:rsidDel="000367E7">
          <w:rPr>
            <w:rFonts w:ascii="Arial" w:hAnsi="Arial" w:cs="Arial"/>
            <w:sz w:val="24"/>
            <w:szCs w:val="24"/>
          </w:rPr>
          <w:delText>.</w:delText>
        </w:r>
      </w:del>
    </w:p>
    <w:p w14:paraId="387DFCA8" w14:textId="06ED5BF1" w:rsidR="003A17D6" w:rsidRPr="000367E7" w:rsidDel="000367E7" w:rsidRDefault="003A17D6" w:rsidP="005846AC">
      <w:pPr>
        <w:rPr>
          <w:del w:id="140" w:author="Patricia Sbrissa" w:date="2019-09-27T21:37:00Z"/>
          <w:rFonts w:ascii="Arial" w:eastAsia="Arial" w:hAnsi="Arial" w:cs="Arial"/>
          <w:b/>
          <w:color w:val="44546A"/>
          <w:sz w:val="28"/>
          <w:szCs w:val="28"/>
          <w:rPrChange w:id="141" w:author="Patricia Sbrissa" w:date="2019-09-27T21:37:00Z">
            <w:rPr>
              <w:del w:id="142" w:author="Patricia Sbrissa" w:date="2019-09-27T21:37:00Z"/>
              <w:rFonts w:ascii="Arial" w:hAnsi="Arial" w:cs="Arial"/>
              <w:sz w:val="24"/>
              <w:szCs w:val="24"/>
            </w:rPr>
          </w:rPrChange>
        </w:rPr>
      </w:pPr>
      <w:ins w:id="143" w:author="Patricia Sbrissa" w:date="2019-09-27T21:29:00Z">
        <w:r>
          <w:rPr>
            <w:rFonts w:ascii="Arial" w:eastAsia="Arial" w:hAnsi="Arial" w:cs="Arial"/>
            <w:b/>
            <w:color w:val="44546A"/>
            <w:sz w:val="28"/>
            <w:szCs w:val="28"/>
          </w:rPr>
          <w:t>Objetivo geral da unidade</w:t>
        </w:r>
      </w:ins>
    </w:p>
    <w:p w14:paraId="57E51F7F" w14:textId="77777777" w:rsidR="00BB0046" w:rsidRPr="00EE1285" w:rsidDel="000367E7" w:rsidRDefault="00BB0046" w:rsidP="005846AC">
      <w:pPr>
        <w:rPr>
          <w:del w:id="144" w:author="Patricia Sbrissa" w:date="2019-09-27T21:37:00Z"/>
          <w:rFonts w:ascii="Arial" w:hAnsi="Arial" w:cs="Arial"/>
          <w:i/>
          <w:sz w:val="24"/>
          <w:szCs w:val="24"/>
        </w:rPr>
      </w:pPr>
    </w:p>
    <w:p w14:paraId="0BF6352A" w14:textId="77777777" w:rsidR="002440BA" w:rsidRPr="00EE1285" w:rsidDel="000367E7" w:rsidRDefault="002440BA" w:rsidP="005846AC">
      <w:pPr>
        <w:rPr>
          <w:del w:id="145" w:author="Patricia Sbrissa" w:date="2019-09-27T21:37:00Z"/>
          <w:rFonts w:ascii="Arial" w:hAnsi="Arial" w:cs="Arial"/>
          <w:i/>
          <w:sz w:val="24"/>
          <w:szCs w:val="24"/>
        </w:rPr>
      </w:pPr>
    </w:p>
    <w:p w14:paraId="7F62408E" w14:textId="0F3F3553" w:rsidR="002440BA" w:rsidRPr="006A2609" w:rsidDel="000367E7" w:rsidRDefault="002440BA" w:rsidP="000367E7">
      <w:pPr>
        <w:ind w:firstLine="0"/>
        <w:rPr>
          <w:del w:id="146" w:author="Patricia Sbrissa" w:date="2019-09-27T21:37:00Z"/>
          <w:rFonts w:ascii="Arial" w:hAnsi="Arial" w:cs="Arial"/>
          <w:sz w:val="28"/>
          <w:szCs w:val="28"/>
        </w:rPr>
        <w:pPrChange w:id="147" w:author="Patricia Sbrissa" w:date="2019-09-27T21:37:00Z">
          <w:pPr>
            <w:jc w:val="center"/>
          </w:pPr>
        </w:pPrChange>
      </w:pPr>
      <w:del w:id="148" w:author="Patricia Sbrissa" w:date="2019-09-27T21:37:00Z">
        <w:r w:rsidRPr="006A2609" w:rsidDel="000367E7">
          <w:rPr>
            <w:rFonts w:ascii="Arial" w:hAnsi="Arial" w:cs="Arial"/>
            <w:sz w:val="28"/>
            <w:szCs w:val="28"/>
          </w:rPr>
          <w:delText xml:space="preserve">Objetivos de </w:delText>
        </w:r>
      </w:del>
      <w:del w:id="149" w:author="Patricia Sbrissa" w:date="2019-09-27T14:24:00Z">
        <w:r w:rsidRPr="006A2609" w:rsidDel="00D20E3A">
          <w:rPr>
            <w:rFonts w:ascii="Arial" w:hAnsi="Arial" w:cs="Arial"/>
            <w:sz w:val="28"/>
            <w:szCs w:val="28"/>
          </w:rPr>
          <w:delText>A</w:delText>
        </w:r>
      </w:del>
      <w:del w:id="150" w:author="Patricia Sbrissa" w:date="2019-09-27T21:37:00Z">
        <w:r w:rsidRPr="006A2609" w:rsidDel="000367E7">
          <w:rPr>
            <w:rFonts w:ascii="Arial" w:hAnsi="Arial" w:cs="Arial"/>
            <w:sz w:val="28"/>
            <w:szCs w:val="28"/>
          </w:rPr>
          <w:delText>prendizagem</w:delText>
        </w:r>
      </w:del>
    </w:p>
    <w:p w14:paraId="77537F8B" w14:textId="77777777" w:rsidR="002440BA" w:rsidRPr="006A2609" w:rsidRDefault="002440BA" w:rsidP="000367E7">
      <w:pPr>
        <w:ind w:firstLine="0"/>
        <w:rPr>
          <w:rFonts w:ascii="Arial" w:hAnsi="Arial" w:cs="Arial"/>
          <w:sz w:val="24"/>
          <w:szCs w:val="24"/>
        </w:rPr>
        <w:pPrChange w:id="151" w:author="Patricia Sbrissa" w:date="2019-09-27T21:37:00Z">
          <w:pPr>
            <w:jc w:val="center"/>
          </w:pPr>
        </w:pPrChange>
      </w:pPr>
    </w:p>
    <w:p w14:paraId="5950F05B" w14:textId="1F65075F" w:rsidR="002440BA" w:rsidDel="000367E7" w:rsidRDefault="00B3372E" w:rsidP="000367E7">
      <w:pPr>
        <w:rPr>
          <w:del w:id="152" w:author="Patricia Sbrissa" w:date="2019-09-27T21:38:00Z"/>
          <w:rFonts w:ascii="Arial" w:hAnsi="Arial" w:cs="Arial"/>
          <w:sz w:val="24"/>
          <w:szCs w:val="24"/>
        </w:rPr>
      </w:pPr>
      <w:r>
        <w:rPr>
          <w:rFonts w:ascii="Arial" w:hAnsi="Arial" w:cs="Arial"/>
          <w:sz w:val="24"/>
          <w:szCs w:val="24"/>
        </w:rPr>
        <w:t>Nes</w:t>
      </w:r>
      <w:ins w:id="153" w:author="Patricia Sbrissa" w:date="2019-09-27T14:30:00Z">
        <w:r w:rsidR="002A5172">
          <w:rPr>
            <w:rFonts w:ascii="Arial" w:hAnsi="Arial" w:cs="Arial"/>
            <w:sz w:val="24"/>
            <w:szCs w:val="24"/>
          </w:rPr>
          <w:t>t</w:t>
        </w:r>
      </w:ins>
      <w:del w:id="154" w:author="Patricia Sbrissa" w:date="2019-09-27T14:30:00Z">
        <w:r w:rsidDel="002A5172">
          <w:rPr>
            <w:rFonts w:ascii="Arial" w:hAnsi="Arial" w:cs="Arial"/>
            <w:sz w:val="24"/>
            <w:szCs w:val="24"/>
          </w:rPr>
          <w:delText>s</w:delText>
        </w:r>
      </w:del>
      <w:r>
        <w:rPr>
          <w:rFonts w:ascii="Arial" w:hAnsi="Arial" w:cs="Arial"/>
          <w:sz w:val="24"/>
          <w:szCs w:val="24"/>
        </w:rPr>
        <w:t>a unidade</w:t>
      </w:r>
      <w:ins w:id="155" w:author="Patricia Sbrissa" w:date="2019-09-27T14:30:00Z">
        <w:r w:rsidR="002A5172">
          <w:rPr>
            <w:rFonts w:ascii="Arial" w:hAnsi="Arial" w:cs="Arial"/>
            <w:sz w:val="24"/>
            <w:szCs w:val="24"/>
          </w:rPr>
          <w:t>,</w:t>
        </w:r>
      </w:ins>
      <w:r>
        <w:rPr>
          <w:rFonts w:ascii="Arial" w:hAnsi="Arial" w:cs="Arial"/>
          <w:sz w:val="24"/>
          <w:szCs w:val="24"/>
        </w:rPr>
        <w:t xml:space="preserve"> </w:t>
      </w:r>
      <w:del w:id="156" w:author="Patricia Sbrissa" w:date="2019-09-27T21:36:00Z">
        <w:r w:rsidDel="000367E7">
          <w:rPr>
            <w:rFonts w:ascii="Arial" w:hAnsi="Arial" w:cs="Arial"/>
            <w:sz w:val="24"/>
            <w:szCs w:val="24"/>
          </w:rPr>
          <w:delText xml:space="preserve">buscaremos </w:delText>
        </w:r>
      </w:del>
      <w:ins w:id="157" w:author="Patricia Sbrissa" w:date="2019-09-27T21:36:00Z">
        <w:r w:rsidR="000367E7">
          <w:rPr>
            <w:rFonts w:ascii="Arial" w:hAnsi="Arial" w:cs="Arial"/>
            <w:sz w:val="24"/>
            <w:szCs w:val="24"/>
          </w:rPr>
          <w:t xml:space="preserve">nosso propósito será </w:t>
        </w:r>
      </w:ins>
      <w:r>
        <w:rPr>
          <w:rFonts w:ascii="Arial" w:hAnsi="Arial" w:cs="Arial"/>
          <w:sz w:val="24"/>
          <w:szCs w:val="24"/>
        </w:rPr>
        <w:t>entender</w:t>
      </w:r>
      <w:ins w:id="158" w:author="Patricia Sbrissa" w:date="2019-09-27T21:36:00Z">
        <w:r w:rsidR="000367E7">
          <w:rPr>
            <w:rFonts w:ascii="Arial" w:hAnsi="Arial" w:cs="Arial"/>
            <w:sz w:val="24"/>
            <w:szCs w:val="24"/>
          </w:rPr>
          <w:t>,</w:t>
        </w:r>
      </w:ins>
      <w:r>
        <w:rPr>
          <w:rFonts w:ascii="Arial" w:hAnsi="Arial" w:cs="Arial"/>
          <w:sz w:val="24"/>
          <w:szCs w:val="24"/>
        </w:rPr>
        <w:t xml:space="preserve"> de forma geral</w:t>
      </w:r>
      <w:ins w:id="159" w:author="Patricia Sbrissa" w:date="2019-09-27T21:36:00Z">
        <w:r w:rsidR="000367E7">
          <w:rPr>
            <w:rFonts w:ascii="Arial" w:hAnsi="Arial" w:cs="Arial"/>
            <w:sz w:val="24"/>
            <w:szCs w:val="24"/>
          </w:rPr>
          <w:t>,</w:t>
        </w:r>
      </w:ins>
      <w:r>
        <w:rPr>
          <w:rFonts w:ascii="Arial" w:hAnsi="Arial" w:cs="Arial"/>
          <w:sz w:val="24"/>
          <w:szCs w:val="24"/>
        </w:rPr>
        <w:t xml:space="preserve"> </w:t>
      </w:r>
      <w:del w:id="160" w:author="Patricia Sbrissa" w:date="2019-09-27T21:37:00Z">
        <w:r w:rsidDel="000367E7">
          <w:rPr>
            <w:rFonts w:ascii="Arial" w:hAnsi="Arial" w:cs="Arial"/>
            <w:sz w:val="24"/>
            <w:szCs w:val="24"/>
          </w:rPr>
          <w:delText>sobre as seguintes situações:</w:delText>
        </w:r>
      </w:del>
      <w:ins w:id="161" w:author="Patricia Sbrissa" w:date="2019-09-27T21:37:00Z">
        <w:r w:rsidR="000367E7">
          <w:rPr>
            <w:rFonts w:ascii="Arial" w:hAnsi="Arial" w:cs="Arial"/>
            <w:sz w:val="24"/>
            <w:szCs w:val="24"/>
          </w:rPr>
          <w:t xml:space="preserve">alguns aspectos relacionados à tributação, desde a história dos tributos ao longo da humanidade até chegar </w:t>
        </w:r>
      </w:ins>
      <w:ins w:id="162" w:author="Patricia Sbrissa" w:date="2019-09-27T21:38:00Z">
        <w:r w:rsidR="000367E7">
          <w:rPr>
            <w:rFonts w:ascii="Arial" w:hAnsi="Arial" w:cs="Arial"/>
            <w:sz w:val="24"/>
            <w:szCs w:val="24"/>
          </w:rPr>
          <w:t xml:space="preserve">na imposição de encargos no Brasil. </w:t>
        </w:r>
      </w:ins>
    </w:p>
    <w:p w14:paraId="01D8858E" w14:textId="6A885B58" w:rsidR="000367E7" w:rsidRDefault="000367E7" w:rsidP="00B3372E">
      <w:pPr>
        <w:rPr>
          <w:ins w:id="163" w:author="Patricia Sbrissa" w:date="2019-09-27T21:38:00Z"/>
          <w:rFonts w:ascii="Arial" w:hAnsi="Arial" w:cs="Arial"/>
          <w:sz w:val="24"/>
          <w:szCs w:val="24"/>
        </w:rPr>
      </w:pPr>
    </w:p>
    <w:p w14:paraId="0B0C8E23" w14:textId="0C72A447" w:rsidR="000367E7" w:rsidRDefault="000367E7" w:rsidP="000367E7">
      <w:pPr>
        <w:rPr>
          <w:ins w:id="164" w:author="Patricia Sbrissa" w:date="2019-09-27T21:38:00Z"/>
          <w:rFonts w:ascii="Arial" w:hAnsi="Arial" w:cs="Arial"/>
          <w:sz w:val="24"/>
          <w:szCs w:val="24"/>
        </w:rPr>
      </w:pPr>
      <w:ins w:id="165" w:author="Patricia Sbrissa" w:date="2019-09-27T21:39:00Z">
        <w:r>
          <w:rPr>
            <w:rFonts w:ascii="Arial" w:hAnsi="Arial" w:cs="Arial"/>
            <w:sz w:val="24"/>
            <w:szCs w:val="24"/>
          </w:rPr>
          <w:t>Alguns princípios que surgiram</w:t>
        </w:r>
      </w:ins>
      <w:ins w:id="166" w:author="Patricia Sbrissa" w:date="2019-09-27T21:38:00Z">
        <w:r>
          <w:rPr>
            <w:rFonts w:ascii="Arial" w:hAnsi="Arial" w:cs="Arial"/>
            <w:sz w:val="24"/>
            <w:szCs w:val="24"/>
          </w:rPr>
          <w:t xml:space="preserve"> em épocas passadas, e que ainda hoje refletem em nosso dia a dia, como sistemáticas de tributação e alguns impostos antigos, serão objeto de estudo. Com esses entendimentos históricos, você terá contato com informações iniciais que possibilitarão evoluir no estudo dos tributos, um tema tão relevante para nós contribuintes.</w:t>
        </w:r>
        <w:r w:rsidRPr="00D92B84">
          <w:rPr>
            <w:rFonts w:ascii="Arial" w:hAnsi="Arial" w:cs="Arial"/>
            <w:sz w:val="24"/>
            <w:szCs w:val="24"/>
          </w:rPr>
          <w:t xml:space="preserve"> </w:t>
        </w:r>
      </w:ins>
    </w:p>
    <w:p w14:paraId="7BB59992" w14:textId="573D5BB6" w:rsidR="000367E7" w:rsidRDefault="000367E7" w:rsidP="00591C7F">
      <w:pPr>
        <w:spacing w:after="240"/>
        <w:rPr>
          <w:ins w:id="167" w:author="Patricia Sbrissa" w:date="2019-09-27T21:39:00Z"/>
          <w:rFonts w:ascii="Arial" w:hAnsi="Arial" w:cs="Arial"/>
          <w:sz w:val="24"/>
          <w:szCs w:val="24"/>
        </w:rPr>
        <w:pPrChange w:id="168" w:author="Patricia Sbrissa" w:date="2019-09-27T21:40:00Z">
          <w:pPr/>
        </w:pPrChange>
      </w:pPr>
      <w:ins w:id="169" w:author="Patricia Sbrissa" w:date="2019-09-27T21:38:00Z">
        <w:r>
          <w:rPr>
            <w:rFonts w:ascii="Arial" w:hAnsi="Arial" w:cs="Arial"/>
            <w:sz w:val="24"/>
            <w:szCs w:val="24"/>
          </w:rPr>
          <w:lastRenderedPageBreak/>
          <w:t>Seu entendimento sobre essa temática será ampliado – e sua capacidade crítica também –, o que permitirá usar a nova bagagem de conhecimento ao longo de sua vida profissional.</w:t>
        </w:r>
      </w:ins>
    </w:p>
    <w:p w14:paraId="214C558D" w14:textId="27B79D24" w:rsidR="00591C7F" w:rsidRDefault="00591C7F" w:rsidP="00591C7F">
      <w:pPr>
        <w:ind w:firstLine="0"/>
        <w:jc w:val="left"/>
        <w:rPr>
          <w:ins w:id="170" w:author="Patricia Sbrissa" w:date="2019-09-27T21:41:00Z"/>
          <w:rFonts w:ascii="Arial" w:eastAsia="Arial" w:hAnsi="Arial" w:cs="Arial"/>
          <w:b/>
          <w:color w:val="44546A"/>
          <w:sz w:val="28"/>
          <w:szCs w:val="28"/>
        </w:rPr>
        <w:pPrChange w:id="171" w:author="Patricia Sbrissa" w:date="2019-09-27T21:45:00Z">
          <w:pPr/>
        </w:pPrChange>
      </w:pPr>
      <w:ins w:id="172" w:author="Patricia Sbrissa" w:date="2019-09-27T21:39:00Z">
        <w:r>
          <w:rPr>
            <w:rFonts w:ascii="Arial" w:eastAsia="Arial" w:hAnsi="Arial" w:cs="Arial"/>
            <w:b/>
            <w:color w:val="44546A"/>
            <w:sz w:val="28"/>
            <w:szCs w:val="28"/>
          </w:rPr>
          <w:t xml:space="preserve">Objetivos de </w:t>
        </w:r>
      </w:ins>
      <w:ins w:id="173" w:author="Patricia Sbrissa" w:date="2019-09-27T21:40:00Z">
        <w:r>
          <w:rPr>
            <w:rFonts w:ascii="Arial" w:eastAsia="Arial" w:hAnsi="Arial" w:cs="Arial"/>
            <w:b/>
            <w:color w:val="44546A"/>
            <w:sz w:val="28"/>
            <w:szCs w:val="28"/>
          </w:rPr>
          <w:t>a</w:t>
        </w:r>
      </w:ins>
      <w:ins w:id="174" w:author="Patricia Sbrissa" w:date="2019-09-27T21:39:00Z">
        <w:r>
          <w:rPr>
            <w:rFonts w:ascii="Arial" w:eastAsia="Arial" w:hAnsi="Arial" w:cs="Arial"/>
            <w:b/>
            <w:color w:val="44546A"/>
            <w:sz w:val="28"/>
            <w:szCs w:val="28"/>
          </w:rPr>
          <w:t>prendizagem</w:t>
        </w:r>
      </w:ins>
    </w:p>
    <w:p w14:paraId="4A14425F" w14:textId="7FEE8C94" w:rsidR="00591C7F" w:rsidRPr="00591C7F" w:rsidRDefault="00591C7F" w:rsidP="00591C7F">
      <w:pPr>
        <w:pStyle w:val="PargrafodaLista"/>
        <w:numPr>
          <w:ilvl w:val="0"/>
          <w:numId w:val="3"/>
        </w:numPr>
        <w:tabs>
          <w:tab w:val="clear" w:pos="6663"/>
        </w:tabs>
        <w:spacing w:after="240" w:line="360" w:lineRule="auto"/>
        <w:ind w:left="0" w:firstLine="0"/>
        <w:jc w:val="both"/>
        <w:rPr>
          <w:ins w:id="175" w:author="Patricia Sbrissa" w:date="2019-09-27T21:41:00Z"/>
          <w:rFonts w:ascii="Arial" w:eastAsia="Arial" w:hAnsi="Arial" w:cs="Arial"/>
          <w:bCs/>
          <w:sz w:val="24"/>
          <w:szCs w:val="24"/>
          <w:rPrChange w:id="176" w:author="Patricia Sbrissa" w:date="2019-09-27T21:42:00Z">
            <w:rPr>
              <w:ins w:id="177" w:author="Patricia Sbrissa" w:date="2019-09-27T21:41:00Z"/>
              <w:rFonts w:ascii="Arial" w:eastAsia="Arial" w:hAnsi="Arial" w:cs="Arial"/>
              <w:b/>
              <w:color w:val="44546A"/>
              <w:sz w:val="28"/>
              <w:szCs w:val="28"/>
            </w:rPr>
          </w:rPrChange>
        </w:rPr>
        <w:pPrChange w:id="178" w:author="Patricia Sbrissa" w:date="2019-09-27T21:44:00Z">
          <w:pPr/>
        </w:pPrChange>
      </w:pPr>
      <w:ins w:id="179" w:author="Patricia Sbrissa" w:date="2019-09-27T21:41:00Z">
        <w:r w:rsidRPr="00591C7F">
          <w:rPr>
            <w:rFonts w:ascii="Arial" w:eastAsia="Arial" w:hAnsi="Arial" w:cs="Arial"/>
            <w:bCs/>
            <w:sz w:val="24"/>
            <w:szCs w:val="24"/>
            <w:rPrChange w:id="180" w:author="Patricia Sbrissa" w:date="2019-09-27T21:42:00Z">
              <w:rPr>
                <w:rFonts w:ascii="Arial" w:eastAsia="Arial" w:hAnsi="Arial" w:cs="Arial"/>
                <w:b/>
                <w:color w:val="44546A"/>
                <w:sz w:val="28"/>
                <w:szCs w:val="28"/>
              </w:rPr>
            </w:rPrChange>
          </w:rPr>
          <w:t>Compreender em termos gerais o início da tributação e seu desenvolvimento.</w:t>
        </w:r>
      </w:ins>
    </w:p>
    <w:p w14:paraId="74D62824" w14:textId="664AA6D1" w:rsidR="00591C7F" w:rsidRPr="00E15F24" w:rsidRDefault="00591C7F" w:rsidP="00591C7F">
      <w:pPr>
        <w:pStyle w:val="PargrafodaLista"/>
        <w:numPr>
          <w:ilvl w:val="0"/>
          <w:numId w:val="3"/>
        </w:numPr>
        <w:tabs>
          <w:tab w:val="clear" w:pos="6663"/>
        </w:tabs>
        <w:spacing w:after="240" w:line="360" w:lineRule="auto"/>
        <w:ind w:left="0" w:firstLine="0"/>
        <w:jc w:val="both"/>
        <w:rPr>
          <w:ins w:id="181" w:author="Patricia Sbrissa" w:date="2019-09-27T21:44:00Z"/>
          <w:rFonts w:ascii="Arial" w:eastAsia="Arial" w:hAnsi="Arial" w:cs="Arial"/>
          <w:bCs/>
          <w:sz w:val="24"/>
          <w:szCs w:val="24"/>
        </w:rPr>
        <w:pPrChange w:id="182" w:author="Patricia Sbrissa" w:date="2019-09-27T21:44:00Z">
          <w:pPr>
            <w:pStyle w:val="PargrafodaLista"/>
            <w:tabs>
              <w:tab w:val="clear" w:pos="6663"/>
            </w:tabs>
            <w:spacing w:line="360" w:lineRule="auto"/>
            <w:jc w:val="both"/>
          </w:pPr>
        </w:pPrChange>
      </w:pPr>
      <w:ins w:id="183" w:author="Patricia Sbrissa" w:date="2019-09-27T21:41:00Z">
        <w:r w:rsidRPr="00591C7F">
          <w:rPr>
            <w:rFonts w:ascii="Arial" w:eastAsia="Arial" w:hAnsi="Arial" w:cs="Arial"/>
            <w:bCs/>
            <w:sz w:val="24"/>
            <w:szCs w:val="24"/>
            <w:rPrChange w:id="184" w:author="Patricia Sbrissa" w:date="2019-09-27T21:42:00Z">
              <w:rPr>
                <w:rFonts w:ascii="Arial" w:eastAsia="Arial" w:hAnsi="Arial" w:cs="Arial"/>
                <w:b/>
                <w:color w:val="44546A"/>
                <w:sz w:val="28"/>
                <w:szCs w:val="28"/>
              </w:rPr>
            </w:rPrChange>
          </w:rPr>
          <w:t xml:space="preserve">Assimilar como o </w:t>
        </w:r>
      </w:ins>
      <w:ins w:id="185" w:author="Patricia Sbrissa" w:date="2019-09-28T00:09:00Z">
        <w:r w:rsidR="00221494">
          <w:rPr>
            <w:rFonts w:ascii="Arial" w:eastAsia="Arial" w:hAnsi="Arial" w:cs="Arial"/>
            <w:bCs/>
            <w:sz w:val="24"/>
            <w:szCs w:val="24"/>
          </w:rPr>
          <w:t>D</w:t>
        </w:r>
      </w:ins>
      <w:ins w:id="186" w:author="Patricia Sbrissa" w:date="2019-09-27T21:41:00Z">
        <w:r w:rsidRPr="00591C7F">
          <w:rPr>
            <w:rFonts w:ascii="Arial" w:eastAsia="Arial" w:hAnsi="Arial" w:cs="Arial"/>
            <w:bCs/>
            <w:sz w:val="24"/>
            <w:szCs w:val="24"/>
            <w:rPrChange w:id="187" w:author="Patricia Sbrissa" w:date="2019-09-27T21:42:00Z">
              <w:rPr>
                <w:rFonts w:ascii="Arial" w:eastAsia="Arial" w:hAnsi="Arial" w:cs="Arial"/>
                <w:b/>
                <w:color w:val="44546A"/>
                <w:sz w:val="28"/>
                <w:szCs w:val="28"/>
              </w:rPr>
            </w:rPrChange>
          </w:rPr>
          <w:t xml:space="preserve">ireito </w:t>
        </w:r>
      </w:ins>
      <w:ins w:id="188" w:author="Patricia Sbrissa" w:date="2019-09-28T00:09:00Z">
        <w:r w:rsidR="00221494">
          <w:rPr>
            <w:rFonts w:ascii="Arial" w:eastAsia="Arial" w:hAnsi="Arial" w:cs="Arial"/>
            <w:bCs/>
            <w:sz w:val="24"/>
            <w:szCs w:val="24"/>
          </w:rPr>
          <w:t>T</w:t>
        </w:r>
      </w:ins>
      <w:ins w:id="189" w:author="Patricia Sbrissa" w:date="2019-09-27T21:41:00Z">
        <w:r w:rsidRPr="00591C7F">
          <w:rPr>
            <w:rFonts w:ascii="Arial" w:eastAsia="Arial" w:hAnsi="Arial" w:cs="Arial"/>
            <w:bCs/>
            <w:sz w:val="24"/>
            <w:szCs w:val="24"/>
            <w:rPrChange w:id="190" w:author="Patricia Sbrissa" w:date="2019-09-27T21:42:00Z">
              <w:rPr>
                <w:rFonts w:ascii="Arial" w:eastAsia="Arial" w:hAnsi="Arial" w:cs="Arial"/>
                <w:b/>
                <w:color w:val="44546A"/>
                <w:sz w:val="28"/>
                <w:szCs w:val="28"/>
              </w:rPr>
            </w:rPrChange>
          </w:rPr>
          <w:t xml:space="preserve">ributário </w:t>
        </w:r>
      </w:ins>
      <w:ins w:id="191" w:author="Patricia Sbrissa" w:date="2019-09-27T21:42:00Z">
        <w:r w:rsidRPr="00591C7F">
          <w:rPr>
            <w:rFonts w:ascii="Arial" w:eastAsia="Arial" w:hAnsi="Arial" w:cs="Arial"/>
            <w:bCs/>
            <w:sz w:val="24"/>
            <w:szCs w:val="24"/>
            <w:rPrChange w:id="192" w:author="Patricia Sbrissa" w:date="2019-09-27T21:42:00Z">
              <w:rPr>
                <w:rFonts w:ascii="Arial" w:eastAsia="Arial" w:hAnsi="Arial" w:cs="Arial"/>
                <w:b/>
                <w:color w:val="44546A"/>
                <w:sz w:val="28"/>
                <w:szCs w:val="28"/>
              </w:rPr>
            </w:rPrChange>
          </w:rPr>
          <w:t xml:space="preserve">foi estabelecido no Brasil. </w:t>
        </w:r>
      </w:ins>
    </w:p>
    <w:p w14:paraId="1121AC74" w14:textId="1F885D8B" w:rsidR="00B3372E" w:rsidRPr="00591C7F" w:rsidDel="000367E7" w:rsidRDefault="00591C7F" w:rsidP="00591C7F">
      <w:pPr>
        <w:ind w:firstLine="0"/>
        <w:rPr>
          <w:del w:id="193" w:author="Patricia Sbrissa" w:date="2019-09-27T21:38:00Z"/>
          <w:rFonts w:ascii="Arial" w:eastAsia="Arial" w:hAnsi="Arial" w:cs="Arial"/>
          <w:b/>
          <w:color w:val="44546A"/>
          <w:sz w:val="28"/>
          <w:szCs w:val="28"/>
          <w:rPrChange w:id="194" w:author="Patricia Sbrissa" w:date="2019-09-27T21:47:00Z">
            <w:rPr>
              <w:del w:id="195" w:author="Patricia Sbrissa" w:date="2019-09-27T21:38:00Z"/>
              <w:rFonts w:ascii="Arial" w:hAnsi="Arial" w:cs="Arial"/>
              <w:sz w:val="24"/>
              <w:szCs w:val="24"/>
            </w:rPr>
          </w:rPrChange>
        </w:rPr>
        <w:pPrChange w:id="196" w:author="Patricia Sbrissa" w:date="2019-09-27T21:47:00Z">
          <w:pPr/>
        </w:pPrChange>
      </w:pPr>
      <w:ins w:id="197" w:author="Patricia Sbrissa" w:date="2019-09-27T21:44:00Z">
        <w:r w:rsidRPr="00591C7F">
          <w:rPr>
            <w:rFonts w:ascii="Arial" w:eastAsia="Arial" w:hAnsi="Arial" w:cs="Arial"/>
            <w:b/>
            <w:color w:val="44546A"/>
            <w:sz w:val="28"/>
            <w:szCs w:val="28"/>
            <w:rPrChange w:id="198" w:author="Patricia Sbrissa" w:date="2019-09-27T21:47:00Z">
              <w:rPr/>
            </w:rPrChange>
          </w:rPr>
          <w:t>Os primórdios da imposição tributári</w:t>
        </w:r>
      </w:ins>
      <w:ins w:id="199" w:author="Patricia Sbrissa" w:date="2019-09-27T21:45:00Z">
        <w:r w:rsidRPr="00591C7F">
          <w:rPr>
            <w:rFonts w:ascii="Arial" w:eastAsia="Arial" w:hAnsi="Arial" w:cs="Arial"/>
            <w:b/>
            <w:color w:val="44546A"/>
            <w:sz w:val="28"/>
            <w:szCs w:val="28"/>
            <w:rPrChange w:id="200" w:author="Patricia Sbrissa" w:date="2019-09-27T21:47:00Z">
              <w:rPr/>
            </w:rPrChange>
          </w:rPr>
          <w:t>a</w:t>
        </w:r>
      </w:ins>
    </w:p>
    <w:p w14:paraId="53E18600" w14:textId="4DBCB558" w:rsidR="00B3372E" w:rsidDel="000367E7" w:rsidRDefault="00B3372E" w:rsidP="00591C7F">
      <w:pPr>
        <w:ind w:firstLine="0"/>
        <w:rPr>
          <w:del w:id="201" w:author="Patricia Sbrissa" w:date="2019-09-27T21:38:00Z"/>
          <w:sz w:val="24"/>
          <w:szCs w:val="24"/>
        </w:rPr>
        <w:pPrChange w:id="202" w:author="Patricia Sbrissa" w:date="2019-09-27T21:47:00Z">
          <w:pPr/>
        </w:pPrChange>
      </w:pPr>
      <w:del w:id="203" w:author="Patricia Sbrissa" w:date="2019-09-27T21:38:00Z">
        <w:r w:rsidDel="000367E7">
          <w:rPr>
            <w:sz w:val="24"/>
            <w:szCs w:val="24"/>
          </w:rPr>
          <w:delText>1 – A ligação dos tributos com a Humanidade</w:delText>
        </w:r>
      </w:del>
    </w:p>
    <w:p w14:paraId="0DDEA01F" w14:textId="6489DFE9" w:rsidR="00B3372E" w:rsidDel="000367E7" w:rsidRDefault="00B3372E" w:rsidP="00591C7F">
      <w:pPr>
        <w:ind w:firstLine="0"/>
        <w:rPr>
          <w:del w:id="204" w:author="Patricia Sbrissa" w:date="2019-09-27T21:38:00Z"/>
          <w:sz w:val="24"/>
          <w:szCs w:val="24"/>
        </w:rPr>
        <w:pPrChange w:id="205" w:author="Patricia Sbrissa" w:date="2019-09-27T21:47:00Z">
          <w:pPr/>
        </w:pPrChange>
      </w:pPr>
      <w:del w:id="206" w:author="Patricia Sbrissa" w:date="2019-09-27T21:38:00Z">
        <w:r w:rsidDel="000367E7">
          <w:rPr>
            <w:sz w:val="24"/>
            <w:szCs w:val="24"/>
          </w:rPr>
          <w:delText>2 – Os Sistema</w:delText>
        </w:r>
        <w:r w:rsidR="00002B21" w:rsidDel="000367E7">
          <w:rPr>
            <w:sz w:val="24"/>
            <w:szCs w:val="24"/>
          </w:rPr>
          <w:delText>s</w:delText>
        </w:r>
        <w:r w:rsidDel="000367E7">
          <w:rPr>
            <w:sz w:val="24"/>
            <w:szCs w:val="24"/>
          </w:rPr>
          <w:delText xml:space="preserve"> de tributação ao longo da História</w:delText>
        </w:r>
      </w:del>
    </w:p>
    <w:p w14:paraId="30B16AE1" w14:textId="61D9E24F" w:rsidR="00B3372E" w:rsidDel="000367E7" w:rsidRDefault="00B3372E" w:rsidP="00591C7F">
      <w:pPr>
        <w:ind w:firstLine="0"/>
        <w:rPr>
          <w:del w:id="207" w:author="Patricia Sbrissa" w:date="2019-09-27T21:38:00Z"/>
          <w:sz w:val="24"/>
          <w:szCs w:val="24"/>
        </w:rPr>
        <w:pPrChange w:id="208" w:author="Patricia Sbrissa" w:date="2019-09-27T21:47:00Z">
          <w:pPr/>
        </w:pPrChange>
      </w:pPr>
      <w:del w:id="209" w:author="Patricia Sbrissa" w:date="2019-09-27T21:38:00Z">
        <w:r w:rsidDel="000367E7">
          <w:rPr>
            <w:sz w:val="24"/>
            <w:szCs w:val="24"/>
          </w:rPr>
          <w:delText xml:space="preserve">3 – O </w:delText>
        </w:r>
        <w:r w:rsidR="00002B21" w:rsidDel="000367E7">
          <w:rPr>
            <w:sz w:val="24"/>
            <w:szCs w:val="24"/>
          </w:rPr>
          <w:delText>Perí</w:delText>
        </w:r>
        <w:r w:rsidDel="000367E7">
          <w:rPr>
            <w:sz w:val="24"/>
            <w:szCs w:val="24"/>
          </w:rPr>
          <w:delText>odo Medieval e a atuação da Igreja</w:delText>
        </w:r>
      </w:del>
    </w:p>
    <w:p w14:paraId="215DF442" w14:textId="5D7C7EE9" w:rsidR="00B3372E" w:rsidDel="000367E7" w:rsidRDefault="00B3372E" w:rsidP="00591C7F">
      <w:pPr>
        <w:ind w:firstLine="0"/>
        <w:rPr>
          <w:del w:id="210" w:author="Patricia Sbrissa" w:date="2019-09-27T21:38:00Z"/>
          <w:sz w:val="24"/>
          <w:szCs w:val="24"/>
        </w:rPr>
        <w:pPrChange w:id="211" w:author="Patricia Sbrissa" w:date="2019-09-27T21:47:00Z">
          <w:pPr/>
        </w:pPrChange>
      </w:pPr>
      <w:del w:id="212" w:author="Patricia Sbrissa" w:date="2019-09-27T21:38:00Z">
        <w:r w:rsidDel="000367E7">
          <w:rPr>
            <w:sz w:val="24"/>
            <w:szCs w:val="24"/>
          </w:rPr>
          <w:delText>4 –</w:delText>
        </w:r>
        <w:r w:rsidR="00002B21" w:rsidDel="000367E7">
          <w:rPr>
            <w:sz w:val="24"/>
            <w:szCs w:val="24"/>
          </w:rPr>
          <w:delText xml:space="preserve"> O</w:delText>
        </w:r>
        <w:r w:rsidDel="000367E7">
          <w:rPr>
            <w:sz w:val="24"/>
            <w:szCs w:val="24"/>
          </w:rPr>
          <w:delText xml:space="preserve"> </w:delText>
        </w:r>
        <w:r w:rsidR="00002B21" w:rsidDel="000367E7">
          <w:rPr>
            <w:sz w:val="24"/>
            <w:szCs w:val="24"/>
          </w:rPr>
          <w:delText>I</w:delText>
        </w:r>
        <w:r w:rsidDel="000367E7">
          <w:rPr>
            <w:sz w:val="24"/>
            <w:szCs w:val="24"/>
          </w:rPr>
          <w:delText>nício da tributação no Brasil</w:delText>
        </w:r>
      </w:del>
    </w:p>
    <w:p w14:paraId="2C705C7F" w14:textId="674D6693" w:rsidR="00B3372E" w:rsidDel="000367E7" w:rsidRDefault="00B3372E" w:rsidP="00591C7F">
      <w:pPr>
        <w:ind w:firstLine="0"/>
        <w:rPr>
          <w:del w:id="213" w:author="Patricia Sbrissa" w:date="2019-09-27T21:38:00Z"/>
          <w:sz w:val="24"/>
          <w:szCs w:val="24"/>
        </w:rPr>
        <w:pPrChange w:id="214" w:author="Patricia Sbrissa" w:date="2019-09-27T21:47:00Z">
          <w:pPr/>
        </w:pPrChange>
      </w:pPr>
      <w:del w:id="215" w:author="Patricia Sbrissa" w:date="2019-09-27T21:38:00Z">
        <w:r w:rsidDel="000367E7">
          <w:rPr>
            <w:sz w:val="24"/>
            <w:szCs w:val="24"/>
          </w:rPr>
          <w:delText>5 – O Direito Tributário no Brasil</w:delText>
        </w:r>
      </w:del>
    </w:p>
    <w:p w14:paraId="6D9949C7" w14:textId="77777777" w:rsidR="00B3372E" w:rsidDel="00591C7F" w:rsidRDefault="00B3372E" w:rsidP="00591C7F">
      <w:pPr>
        <w:ind w:firstLine="0"/>
        <w:rPr>
          <w:del w:id="216" w:author="Patricia Sbrissa" w:date="2019-09-27T21:45:00Z"/>
          <w:sz w:val="24"/>
          <w:szCs w:val="24"/>
        </w:rPr>
        <w:pPrChange w:id="217" w:author="Patricia Sbrissa" w:date="2019-09-27T21:47:00Z">
          <w:pPr/>
        </w:pPrChange>
      </w:pPr>
    </w:p>
    <w:p w14:paraId="2CB048BC" w14:textId="51825632" w:rsidR="00D92B84" w:rsidDel="00F87DA0" w:rsidRDefault="00B3372E" w:rsidP="00591C7F">
      <w:pPr>
        <w:ind w:firstLine="0"/>
        <w:rPr>
          <w:del w:id="218" w:author="Patricia Sbrissa" w:date="2019-09-27T15:23:00Z"/>
          <w:moveTo w:id="219" w:author="Patricia Sbrissa" w:date="2019-09-27T14:36:00Z"/>
          <w:sz w:val="24"/>
          <w:szCs w:val="24"/>
        </w:rPr>
        <w:pPrChange w:id="220" w:author="Patricia Sbrissa" w:date="2019-09-27T21:47:00Z">
          <w:pPr/>
        </w:pPrChange>
      </w:pPr>
      <w:del w:id="221" w:author="Patricia Sbrissa" w:date="2019-09-27T21:38:00Z">
        <w:r w:rsidDel="000367E7">
          <w:rPr>
            <w:sz w:val="24"/>
            <w:szCs w:val="24"/>
          </w:rPr>
          <w:delText>Com esses entendimentos históricos</w:delText>
        </w:r>
      </w:del>
      <w:del w:id="222" w:author="Patricia Sbrissa" w:date="2019-09-27T14:32:00Z">
        <w:r w:rsidDel="00C5776C">
          <w:rPr>
            <w:sz w:val="24"/>
            <w:szCs w:val="24"/>
          </w:rPr>
          <w:delText xml:space="preserve"> conseguiremos </w:delText>
        </w:r>
      </w:del>
      <w:del w:id="223" w:author="Patricia Sbrissa" w:date="2019-09-27T21:38:00Z">
        <w:r w:rsidDel="000367E7">
          <w:rPr>
            <w:sz w:val="24"/>
            <w:szCs w:val="24"/>
          </w:rPr>
          <w:delText xml:space="preserve">evoluir no estudo dos tributos, </w:delText>
        </w:r>
      </w:del>
      <w:del w:id="224" w:author="Patricia Sbrissa" w:date="2019-09-27T14:32:00Z">
        <w:r w:rsidR="00353E8D" w:rsidDel="00C5776C">
          <w:rPr>
            <w:sz w:val="24"/>
            <w:szCs w:val="24"/>
          </w:rPr>
          <w:delText xml:space="preserve">obtendo com isso </w:delText>
        </w:r>
        <w:r w:rsidDel="00C5776C">
          <w:rPr>
            <w:sz w:val="24"/>
            <w:szCs w:val="24"/>
          </w:rPr>
          <w:delText xml:space="preserve">informações iniciais para o desenvolvimento desse </w:delText>
        </w:r>
      </w:del>
      <w:del w:id="225" w:author="Patricia Sbrissa" w:date="2019-09-27T21:38:00Z">
        <w:r w:rsidDel="000367E7">
          <w:rPr>
            <w:sz w:val="24"/>
            <w:szCs w:val="24"/>
          </w:rPr>
          <w:delText>tema tão relevante para nós contribuintes.</w:delText>
        </w:r>
      </w:del>
      <w:moveToRangeStart w:id="226" w:author="Patricia Sbrissa" w:date="2019-09-27T14:36:00Z" w:name="move20487406"/>
      <w:moveTo w:id="227" w:author="Patricia Sbrissa" w:date="2019-09-27T14:36:00Z">
        <w:del w:id="228" w:author="Patricia Sbrissa" w:date="2019-09-27T15:23:00Z">
          <w:r w:rsidR="00D92B84" w:rsidDel="00F87DA0">
            <w:rPr>
              <w:sz w:val="24"/>
              <w:szCs w:val="24"/>
            </w:rPr>
            <w:delText xml:space="preserve">Situações que </w:delText>
          </w:r>
        </w:del>
        <w:del w:id="229" w:author="Patricia Sbrissa" w:date="2019-09-27T15:22:00Z">
          <w:r w:rsidR="00D92B84" w:rsidDel="00B84B3D">
            <w:rPr>
              <w:sz w:val="24"/>
              <w:szCs w:val="24"/>
            </w:rPr>
            <w:delText>em</w:delText>
          </w:r>
        </w:del>
        <w:del w:id="230" w:author="Patricia Sbrissa" w:date="2019-09-27T15:23:00Z">
          <w:r w:rsidR="00D92B84" w:rsidDel="00F87DA0">
            <w:rPr>
              <w:sz w:val="24"/>
              <w:szCs w:val="24"/>
            </w:rPr>
            <w:delText xml:space="preserve"> épocas passadas </w:delText>
          </w:r>
        </w:del>
        <w:del w:id="231" w:author="Patricia Sbrissa" w:date="2019-09-27T15:22:00Z">
          <w:r w:rsidR="00D92B84" w:rsidDel="006644F8">
            <w:rPr>
              <w:sz w:val="24"/>
              <w:szCs w:val="24"/>
            </w:rPr>
            <w:delText xml:space="preserve">ocorreram </w:delText>
          </w:r>
        </w:del>
        <w:del w:id="232" w:author="Patricia Sbrissa" w:date="2019-09-27T15:23:00Z">
          <w:r w:rsidR="00D92B84" w:rsidDel="00F87DA0">
            <w:rPr>
              <w:sz w:val="24"/>
              <w:szCs w:val="24"/>
            </w:rPr>
            <w:delText>e que ainda hoje refletem em nosso dia a dia, como sistemáticas de tributação e impostos</w:delText>
          </w:r>
          <w:r w:rsidR="00D92B84" w:rsidDel="006644F8">
            <w:rPr>
              <w:sz w:val="24"/>
              <w:szCs w:val="24"/>
            </w:rPr>
            <w:delText xml:space="preserve"> criados</w:delText>
          </w:r>
          <w:r w:rsidR="00D92B84" w:rsidDel="00F87DA0">
            <w:rPr>
              <w:sz w:val="24"/>
              <w:szCs w:val="24"/>
            </w:rPr>
            <w:delText>.</w:delText>
          </w:r>
        </w:del>
      </w:moveTo>
    </w:p>
    <w:moveToRangeEnd w:id="226"/>
    <w:p w14:paraId="01E32E71" w14:textId="77777777" w:rsidR="00B3372E" w:rsidDel="00F87DA0" w:rsidRDefault="00B3372E" w:rsidP="00591C7F">
      <w:pPr>
        <w:ind w:firstLine="0"/>
        <w:rPr>
          <w:del w:id="233" w:author="Patricia Sbrissa" w:date="2019-09-27T15:23:00Z"/>
          <w:sz w:val="24"/>
          <w:szCs w:val="24"/>
        </w:rPr>
        <w:pPrChange w:id="234" w:author="Patricia Sbrissa" w:date="2019-09-27T21:47:00Z">
          <w:pPr/>
        </w:pPrChange>
      </w:pPr>
    </w:p>
    <w:p w14:paraId="037945E0" w14:textId="436134D8" w:rsidR="00B3372E" w:rsidDel="000367E7" w:rsidRDefault="00B3372E" w:rsidP="00591C7F">
      <w:pPr>
        <w:ind w:firstLine="0"/>
        <w:rPr>
          <w:del w:id="235" w:author="Patricia Sbrissa" w:date="2019-09-27T21:38:00Z"/>
          <w:sz w:val="24"/>
          <w:szCs w:val="24"/>
        </w:rPr>
        <w:pPrChange w:id="236" w:author="Patricia Sbrissa" w:date="2019-09-27T21:47:00Z">
          <w:pPr/>
        </w:pPrChange>
      </w:pPr>
    </w:p>
    <w:p w14:paraId="5E7A44EB" w14:textId="2691F0F6" w:rsidR="00B3372E" w:rsidDel="000367E7" w:rsidRDefault="00B3372E" w:rsidP="00591C7F">
      <w:pPr>
        <w:ind w:firstLine="0"/>
        <w:rPr>
          <w:del w:id="237" w:author="Patricia Sbrissa" w:date="2019-09-27T21:38:00Z"/>
          <w:sz w:val="24"/>
          <w:szCs w:val="24"/>
        </w:rPr>
        <w:pPrChange w:id="238" w:author="Patricia Sbrissa" w:date="2019-09-27T21:47:00Z">
          <w:pPr/>
        </w:pPrChange>
      </w:pPr>
      <w:del w:id="239" w:author="Patricia Sbrissa" w:date="2019-09-27T14:32:00Z">
        <w:r w:rsidDel="00D16071">
          <w:rPr>
            <w:sz w:val="24"/>
            <w:szCs w:val="24"/>
          </w:rPr>
          <w:delText>Você verá que s</w:delText>
        </w:r>
      </w:del>
      <w:del w:id="240" w:author="Patricia Sbrissa" w:date="2019-09-27T21:38:00Z">
        <w:r w:rsidDel="000367E7">
          <w:rPr>
            <w:sz w:val="24"/>
            <w:szCs w:val="24"/>
          </w:rPr>
          <w:delText>eu entendimento sobre ess</w:delText>
        </w:r>
      </w:del>
      <w:del w:id="241" w:author="Patricia Sbrissa" w:date="2019-09-27T14:32:00Z">
        <w:r w:rsidDel="00D16071">
          <w:rPr>
            <w:sz w:val="24"/>
            <w:szCs w:val="24"/>
          </w:rPr>
          <w:delText>e</w:delText>
        </w:r>
        <w:r w:rsidR="00D16071" w:rsidDel="00D16071">
          <w:rPr>
            <w:sz w:val="24"/>
            <w:szCs w:val="24"/>
          </w:rPr>
          <w:delText xml:space="preserve"> tema</w:delText>
        </w:r>
      </w:del>
      <w:del w:id="242" w:author="Patricia Sbrissa" w:date="2019-09-27T21:38:00Z">
        <w:r w:rsidDel="000367E7">
          <w:rPr>
            <w:sz w:val="24"/>
            <w:szCs w:val="24"/>
          </w:rPr>
          <w:delText xml:space="preserve"> será ampliado</w:delText>
        </w:r>
      </w:del>
      <w:del w:id="243" w:author="Patricia Sbrissa" w:date="2019-09-27T14:32:00Z">
        <w:r w:rsidDel="00D16071">
          <w:rPr>
            <w:sz w:val="24"/>
            <w:szCs w:val="24"/>
          </w:rPr>
          <w:delText>,</w:delText>
        </w:r>
      </w:del>
      <w:del w:id="244" w:author="Patricia Sbrissa" w:date="2019-09-27T21:38:00Z">
        <w:r w:rsidDel="000367E7">
          <w:rPr>
            <w:sz w:val="24"/>
            <w:szCs w:val="24"/>
          </w:rPr>
          <w:delText xml:space="preserve"> e sua capacidade crítica também</w:delText>
        </w:r>
      </w:del>
      <w:del w:id="245" w:author="Patricia Sbrissa" w:date="2019-09-27T14:32:00Z">
        <w:r w:rsidDel="00CF79F0">
          <w:rPr>
            <w:sz w:val="24"/>
            <w:szCs w:val="24"/>
          </w:rPr>
          <w:delText>,</w:delText>
        </w:r>
      </w:del>
      <w:del w:id="246" w:author="Patricia Sbrissa" w:date="2019-09-27T14:33:00Z">
        <w:r w:rsidDel="003D7D0B">
          <w:rPr>
            <w:sz w:val="24"/>
            <w:szCs w:val="24"/>
          </w:rPr>
          <w:delText xml:space="preserve"> com isso </w:delText>
        </w:r>
        <w:r w:rsidR="00353E8D" w:rsidDel="003D7D0B">
          <w:rPr>
            <w:sz w:val="24"/>
            <w:szCs w:val="24"/>
          </w:rPr>
          <w:delText xml:space="preserve">terá </w:delText>
        </w:r>
        <w:r w:rsidDel="003D7D0B">
          <w:rPr>
            <w:sz w:val="24"/>
            <w:szCs w:val="24"/>
          </w:rPr>
          <w:delText>informaçõe</w:delText>
        </w:r>
        <w:r w:rsidR="00353E8D" w:rsidDel="003D7D0B">
          <w:rPr>
            <w:sz w:val="24"/>
            <w:szCs w:val="24"/>
          </w:rPr>
          <w:delText xml:space="preserve">s que poderão ser usadas </w:delText>
        </w:r>
      </w:del>
      <w:del w:id="247" w:author="Patricia Sbrissa" w:date="2019-09-27T21:38:00Z">
        <w:r w:rsidR="00353E8D" w:rsidDel="000367E7">
          <w:rPr>
            <w:sz w:val="24"/>
            <w:szCs w:val="24"/>
          </w:rPr>
          <w:delText>ao longo de sua</w:delText>
        </w:r>
        <w:r w:rsidDel="000367E7">
          <w:rPr>
            <w:sz w:val="24"/>
            <w:szCs w:val="24"/>
          </w:rPr>
          <w:delText xml:space="preserve"> vida profissional.</w:delText>
        </w:r>
      </w:del>
    </w:p>
    <w:p w14:paraId="13B2D217" w14:textId="77777777" w:rsidR="00AF75F5" w:rsidDel="00591C7F" w:rsidRDefault="00AF75F5" w:rsidP="00591C7F">
      <w:pPr>
        <w:ind w:firstLine="0"/>
        <w:rPr>
          <w:del w:id="248" w:author="Patricia Sbrissa" w:date="2019-09-27T21:45:00Z"/>
          <w:sz w:val="24"/>
          <w:szCs w:val="24"/>
        </w:rPr>
        <w:pPrChange w:id="249" w:author="Patricia Sbrissa" w:date="2019-09-27T21:47:00Z">
          <w:pPr/>
        </w:pPrChange>
      </w:pPr>
    </w:p>
    <w:p w14:paraId="4E328808" w14:textId="77777777" w:rsidR="00AF75F5" w:rsidDel="00591C7F" w:rsidRDefault="00AF75F5" w:rsidP="00591C7F">
      <w:pPr>
        <w:ind w:firstLine="0"/>
        <w:rPr>
          <w:del w:id="250" w:author="Patricia Sbrissa" w:date="2019-09-27T21:45:00Z"/>
          <w:moveFrom w:id="251" w:author="Patricia Sbrissa" w:date="2019-09-27T14:36:00Z"/>
          <w:sz w:val="24"/>
          <w:szCs w:val="24"/>
        </w:rPr>
        <w:pPrChange w:id="252" w:author="Patricia Sbrissa" w:date="2019-09-27T21:47:00Z">
          <w:pPr/>
        </w:pPrChange>
      </w:pPr>
      <w:moveFromRangeStart w:id="253" w:author="Patricia Sbrissa" w:date="2019-09-27T14:36:00Z" w:name="move20487406"/>
      <w:moveFrom w:id="254" w:author="Patricia Sbrissa" w:date="2019-09-27T14:36:00Z">
        <w:r w:rsidDel="00D92B84">
          <w:rPr>
            <w:sz w:val="24"/>
            <w:szCs w:val="24"/>
          </w:rPr>
          <w:t>Situações que em épocas passadas ocorreram e que ainda hoje refletem em nosso dia a dia, como sistemáticas de tributação e impostos cr</w:t>
        </w:r>
        <w:del w:id="255" w:author="Patricia Sbrissa" w:date="2019-09-27T21:45:00Z">
          <w:r w:rsidDel="00591C7F">
            <w:rPr>
              <w:sz w:val="24"/>
              <w:szCs w:val="24"/>
            </w:rPr>
            <w:delText>iados.</w:delText>
          </w:r>
        </w:del>
      </w:moveFrom>
    </w:p>
    <w:moveFromRangeEnd w:id="253"/>
    <w:p w14:paraId="03998648" w14:textId="77777777" w:rsidR="00B3372E" w:rsidDel="00591C7F" w:rsidRDefault="00B3372E" w:rsidP="00591C7F">
      <w:pPr>
        <w:ind w:firstLine="0"/>
        <w:rPr>
          <w:del w:id="256" w:author="Patricia Sbrissa" w:date="2019-09-27T21:45:00Z"/>
          <w:sz w:val="24"/>
          <w:szCs w:val="24"/>
        </w:rPr>
        <w:pPrChange w:id="257" w:author="Patricia Sbrissa" w:date="2019-09-27T21:47:00Z">
          <w:pPr/>
        </w:pPrChange>
      </w:pPr>
    </w:p>
    <w:p w14:paraId="33C136CC" w14:textId="77777777" w:rsidR="00B3372E" w:rsidDel="00591C7F" w:rsidRDefault="00B3372E" w:rsidP="00591C7F">
      <w:pPr>
        <w:ind w:firstLine="0"/>
        <w:rPr>
          <w:del w:id="258" w:author="Patricia Sbrissa" w:date="2019-09-27T21:45:00Z"/>
          <w:sz w:val="24"/>
          <w:szCs w:val="24"/>
        </w:rPr>
        <w:pPrChange w:id="259" w:author="Patricia Sbrissa" w:date="2019-09-27T21:47:00Z">
          <w:pPr/>
        </w:pPrChange>
      </w:pPr>
    </w:p>
    <w:p w14:paraId="16600442" w14:textId="77777777" w:rsidR="00B3372E" w:rsidDel="00591C7F" w:rsidRDefault="00B3372E" w:rsidP="00591C7F">
      <w:pPr>
        <w:ind w:firstLine="0"/>
        <w:rPr>
          <w:del w:id="260" w:author="Patricia Sbrissa" w:date="2019-09-27T21:45:00Z"/>
          <w:sz w:val="24"/>
          <w:szCs w:val="24"/>
        </w:rPr>
        <w:pPrChange w:id="261" w:author="Patricia Sbrissa" w:date="2019-09-27T21:47:00Z">
          <w:pPr/>
        </w:pPrChange>
      </w:pPr>
    </w:p>
    <w:p w14:paraId="7C900AC6" w14:textId="77777777" w:rsidR="001909A6" w:rsidDel="00591C7F" w:rsidRDefault="001909A6" w:rsidP="00591C7F">
      <w:pPr>
        <w:ind w:firstLine="0"/>
        <w:rPr>
          <w:del w:id="262" w:author="Patricia Sbrissa" w:date="2019-09-27T21:45:00Z"/>
          <w:sz w:val="24"/>
          <w:szCs w:val="24"/>
        </w:rPr>
        <w:pPrChange w:id="263" w:author="Patricia Sbrissa" w:date="2019-09-27T21:47:00Z">
          <w:pPr/>
        </w:pPrChange>
      </w:pPr>
    </w:p>
    <w:p w14:paraId="3CFA53FA" w14:textId="77777777" w:rsidR="001909A6" w:rsidDel="00591C7F" w:rsidRDefault="001909A6" w:rsidP="00591C7F">
      <w:pPr>
        <w:ind w:firstLine="0"/>
        <w:rPr>
          <w:del w:id="264" w:author="Patricia Sbrissa" w:date="2019-09-27T21:45:00Z"/>
          <w:sz w:val="24"/>
          <w:szCs w:val="24"/>
        </w:rPr>
        <w:pPrChange w:id="265" w:author="Patricia Sbrissa" w:date="2019-09-27T21:47:00Z">
          <w:pPr/>
        </w:pPrChange>
      </w:pPr>
    </w:p>
    <w:p w14:paraId="6A747602" w14:textId="77777777" w:rsidR="001909A6" w:rsidDel="00591C7F" w:rsidRDefault="001909A6" w:rsidP="00591C7F">
      <w:pPr>
        <w:ind w:firstLine="0"/>
        <w:rPr>
          <w:del w:id="266" w:author="Patricia Sbrissa" w:date="2019-09-27T21:45:00Z"/>
          <w:sz w:val="24"/>
          <w:szCs w:val="24"/>
        </w:rPr>
        <w:pPrChange w:id="267" w:author="Patricia Sbrissa" w:date="2019-09-27T21:47:00Z">
          <w:pPr/>
        </w:pPrChange>
      </w:pPr>
    </w:p>
    <w:p w14:paraId="10E022EA" w14:textId="77777777" w:rsidR="001909A6" w:rsidDel="00591C7F" w:rsidRDefault="001909A6" w:rsidP="00591C7F">
      <w:pPr>
        <w:ind w:firstLine="0"/>
        <w:rPr>
          <w:del w:id="268" w:author="Patricia Sbrissa" w:date="2019-09-27T21:45:00Z"/>
          <w:sz w:val="24"/>
          <w:szCs w:val="24"/>
        </w:rPr>
        <w:pPrChange w:id="269" w:author="Patricia Sbrissa" w:date="2019-09-27T21:47:00Z">
          <w:pPr/>
        </w:pPrChange>
      </w:pPr>
    </w:p>
    <w:p w14:paraId="01A82BFA" w14:textId="77777777" w:rsidR="001909A6" w:rsidDel="00591C7F" w:rsidRDefault="001909A6" w:rsidP="00591C7F">
      <w:pPr>
        <w:ind w:firstLine="0"/>
        <w:rPr>
          <w:del w:id="270" w:author="Patricia Sbrissa" w:date="2019-09-27T21:44:00Z"/>
          <w:sz w:val="24"/>
          <w:szCs w:val="24"/>
        </w:rPr>
        <w:pPrChange w:id="271" w:author="Patricia Sbrissa" w:date="2019-09-27T21:47:00Z">
          <w:pPr/>
        </w:pPrChange>
      </w:pPr>
    </w:p>
    <w:p w14:paraId="2BABB571" w14:textId="77777777" w:rsidR="001909A6" w:rsidDel="00591C7F" w:rsidRDefault="001909A6" w:rsidP="00591C7F">
      <w:pPr>
        <w:ind w:firstLine="0"/>
        <w:rPr>
          <w:del w:id="272" w:author="Patricia Sbrissa" w:date="2019-09-27T21:44:00Z"/>
          <w:sz w:val="24"/>
          <w:szCs w:val="24"/>
        </w:rPr>
        <w:pPrChange w:id="273" w:author="Patricia Sbrissa" w:date="2019-09-27T21:47:00Z">
          <w:pPr/>
        </w:pPrChange>
      </w:pPr>
    </w:p>
    <w:p w14:paraId="755C7C8D" w14:textId="77777777" w:rsidR="001909A6" w:rsidDel="00591C7F" w:rsidRDefault="001909A6" w:rsidP="00591C7F">
      <w:pPr>
        <w:ind w:firstLine="0"/>
        <w:rPr>
          <w:del w:id="274" w:author="Patricia Sbrissa" w:date="2019-09-27T21:44:00Z"/>
          <w:sz w:val="24"/>
          <w:szCs w:val="24"/>
        </w:rPr>
        <w:pPrChange w:id="275" w:author="Patricia Sbrissa" w:date="2019-09-27T21:47:00Z">
          <w:pPr/>
        </w:pPrChange>
      </w:pPr>
    </w:p>
    <w:p w14:paraId="78232405" w14:textId="77777777" w:rsidR="001909A6" w:rsidDel="00591C7F" w:rsidRDefault="001909A6" w:rsidP="00591C7F">
      <w:pPr>
        <w:ind w:firstLine="0"/>
        <w:rPr>
          <w:del w:id="276" w:author="Patricia Sbrissa" w:date="2019-09-27T21:44:00Z"/>
          <w:sz w:val="24"/>
          <w:szCs w:val="24"/>
        </w:rPr>
        <w:pPrChange w:id="277" w:author="Patricia Sbrissa" w:date="2019-09-27T21:47:00Z">
          <w:pPr/>
        </w:pPrChange>
      </w:pPr>
    </w:p>
    <w:p w14:paraId="7729C089" w14:textId="77777777" w:rsidR="001909A6" w:rsidDel="00591C7F" w:rsidRDefault="001909A6" w:rsidP="00591C7F">
      <w:pPr>
        <w:ind w:firstLine="0"/>
        <w:rPr>
          <w:del w:id="278" w:author="Patricia Sbrissa" w:date="2019-09-27T21:44:00Z"/>
          <w:sz w:val="24"/>
          <w:szCs w:val="24"/>
        </w:rPr>
        <w:pPrChange w:id="279" w:author="Patricia Sbrissa" w:date="2019-09-27T21:47:00Z">
          <w:pPr/>
        </w:pPrChange>
      </w:pPr>
    </w:p>
    <w:p w14:paraId="17CC3731" w14:textId="13819EC2" w:rsidR="00187055" w:rsidRPr="001909A6" w:rsidDel="00591C7F" w:rsidRDefault="00187055" w:rsidP="00591C7F">
      <w:pPr>
        <w:ind w:firstLine="0"/>
        <w:rPr>
          <w:del w:id="280" w:author="Patricia Sbrissa" w:date="2019-09-27T21:44:00Z"/>
        </w:rPr>
        <w:pPrChange w:id="281" w:author="Patricia Sbrissa" w:date="2019-09-27T21:47:00Z">
          <w:pPr>
            <w:jc w:val="center"/>
          </w:pPr>
        </w:pPrChange>
      </w:pPr>
      <w:del w:id="282" w:author="Patricia Sbrissa" w:date="2019-09-27T21:44:00Z">
        <w:r w:rsidRPr="001909A6" w:rsidDel="00591C7F">
          <w:delText xml:space="preserve">Introdução </w:delText>
        </w:r>
      </w:del>
      <w:del w:id="283" w:author="Patricia Sbrissa" w:date="2019-09-27T14:34:00Z">
        <w:r w:rsidRPr="001909A6" w:rsidDel="005A34F3">
          <w:delText>a</w:delText>
        </w:r>
      </w:del>
      <w:del w:id="284" w:author="Patricia Sbrissa" w:date="2019-09-27T21:44:00Z">
        <w:r w:rsidRPr="001909A6" w:rsidDel="00591C7F">
          <w:delText xml:space="preserve"> </w:delText>
        </w:r>
      </w:del>
      <w:del w:id="285" w:author="Patricia Sbrissa" w:date="2019-09-27T14:34:00Z">
        <w:r w:rsidRPr="001909A6" w:rsidDel="005A34F3">
          <w:delText>H</w:delText>
        </w:r>
      </w:del>
      <w:del w:id="286" w:author="Patricia Sbrissa" w:date="2019-09-27T21:44:00Z">
        <w:r w:rsidRPr="001909A6" w:rsidDel="00591C7F">
          <w:delText xml:space="preserve">istória dos </w:delText>
        </w:r>
      </w:del>
      <w:del w:id="287" w:author="Patricia Sbrissa" w:date="2019-09-27T14:34:00Z">
        <w:r w:rsidRPr="001909A6" w:rsidDel="005A34F3">
          <w:delText>T</w:delText>
        </w:r>
      </w:del>
      <w:del w:id="288" w:author="Patricia Sbrissa" w:date="2019-09-27T21:44:00Z">
        <w:r w:rsidRPr="001909A6" w:rsidDel="00591C7F">
          <w:delText>ributos</w:delText>
        </w:r>
      </w:del>
    </w:p>
    <w:p w14:paraId="106E0A2D" w14:textId="6EB43BD6" w:rsidR="00187055" w:rsidRPr="00EE1285" w:rsidDel="00591C7F" w:rsidRDefault="00187055" w:rsidP="00591C7F">
      <w:pPr>
        <w:ind w:firstLine="0"/>
        <w:rPr>
          <w:del w:id="289" w:author="Patricia Sbrissa" w:date="2019-09-27T21:44:00Z"/>
          <w:i/>
          <w:sz w:val="24"/>
          <w:szCs w:val="24"/>
        </w:rPr>
        <w:pPrChange w:id="290" w:author="Patricia Sbrissa" w:date="2019-09-27T21:47:00Z">
          <w:pPr>
            <w:jc w:val="center"/>
          </w:pPr>
        </w:pPrChange>
      </w:pPr>
    </w:p>
    <w:p w14:paraId="68891CBD" w14:textId="1F56628F" w:rsidR="00187055" w:rsidRPr="001909A6" w:rsidDel="00591C7F" w:rsidRDefault="00187055" w:rsidP="00591C7F">
      <w:pPr>
        <w:ind w:firstLine="0"/>
        <w:rPr>
          <w:del w:id="291" w:author="Patricia Sbrissa" w:date="2019-09-27T21:44:00Z"/>
          <w:sz w:val="24"/>
          <w:szCs w:val="24"/>
        </w:rPr>
        <w:pPrChange w:id="292" w:author="Patricia Sbrissa" w:date="2019-09-27T21:47:00Z">
          <w:pPr>
            <w:ind w:firstLine="0"/>
            <w:jc w:val="left"/>
          </w:pPr>
        </w:pPrChange>
      </w:pPr>
      <w:del w:id="293" w:author="Patricia Sbrissa" w:date="2019-09-27T21:44:00Z">
        <w:r w:rsidRPr="001909A6" w:rsidDel="00591C7F">
          <w:rPr>
            <w:sz w:val="24"/>
            <w:szCs w:val="24"/>
          </w:rPr>
          <w:tab/>
          <w:delText xml:space="preserve">1. Os primórdios da </w:delText>
        </w:r>
      </w:del>
      <w:del w:id="294" w:author="Patricia Sbrissa" w:date="2019-09-27T14:34:00Z">
        <w:r w:rsidRPr="001909A6" w:rsidDel="005A34F3">
          <w:rPr>
            <w:sz w:val="24"/>
            <w:szCs w:val="24"/>
          </w:rPr>
          <w:delText>I</w:delText>
        </w:r>
      </w:del>
      <w:del w:id="295" w:author="Patricia Sbrissa" w:date="2019-09-27T21:44:00Z">
        <w:r w:rsidRPr="001909A6" w:rsidDel="00591C7F">
          <w:rPr>
            <w:sz w:val="24"/>
            <w:szCs w:val="24"/>
          </w:rPr>
          <w:delText xml:space="preserve">mposição </w:delText>
        </w:r>
      </w:del>
      <w:del w:id="296" w:author="Patricia Sbrissa" w:date="2019-09-27T14:34:00Z">
        <w:r w:rsidRPr="001909A6" w:rsidDel="005A34F3">
          <w:rPr>
            <w:sz w:val="24"/>
            <w:szCs w:val="24"/>
          </w:rPr>
          <w:delText>T</w:delText>
        </w:r>
      </w:del>
      <w:del w:id="297" w:author="Patricia Sbrissa" w:date="2019-09-27T21:44:00Z">
        <w:r w:rsidRPr="001909A6" w:rsidDel="00591C7F">
          <w:rPr>
            <w:sz w:val="24"/>
            <w:szCs w:val="24"/>
          </w:rPr>
          <w:delText>ributária</w:delText>
        </w:r>
      </w:del>
    </w:p>
    <w:p w14:paraId="6F2067EF" w14:textId="77777777" w:rsidR="001909A6" w:rsidRDefault="001909A6" w:rsidP="00591C7F">
      <w:pPr>
        <w:ind w:firstLine="0"/>
        <w:rPr>
          <w:i/>
          <w:sz w:val="24"/>
          <w:szCs w:val="24"/>
        </w:rPr>
        <w:pPrChange w:id="298" w:author="Patricia Sbrissa" w:date="2019-09-27T21:47:00Z">
          <w:pPr>
            <w:widowControl w:val="0"/>
            <w:tabs>
              <w:tab w:val="left" w:pos="6663"/>
            </w:tabs>
          </w:pPr>
        </w:pPrChange>
      </w:pPr>
    </w:p>
    <w:p w14:paraId="49401D88" w14:textId="77777777" w:rsidR="00002B21" w:rsidDel="00DB11F6" w:rsidRDefault="00FB5000" w:rsidP="00BB0046">
      <w:pPr>
        <w:widowControl w:val="0"/>
        <w:tabs>
          <w:tab w:val="left" w:pos="6663"/>
        </w:tabs>
        <w:rPr>
          <w:del w:id="299" w:author="Patricia Sbrissa" w:date="2019-09-27T15:25:00Z"/>
          <w:rFonts w:ascii="Arial" w:hAnsi="Arial" w:cs="Arial"/>
          <w:sz w:val="24"/>
          <w:szCs w:val="24"/>
        </w:rPr>
      </w:pPr>
      <w:r w:rsidRPr="00FB5000">
        <w:rPr>
          <w:rFonts w:ascii="Arial" w:hAnsi="Arial" w:cs="Arial"/>
          <w:sz w:val="24"/>
          <w:szCs w:val="24"/>
        </w:rPr>
        <w:t>A civilização e a atividade estatal</w:t>
      </w:r>
      <w:r w:rsidR="00BB0046" w:rsidRPr="00FB5000">
        <w:rPr>
          <w:rFonts w:ascii="Arial" w:hAnsi="Arial" w:cs="Arial"/>
          <w:sz w:val="24"/>
          <w:szCs w:val="24"/>
        </w:rPr>
        <w:t xml:space="preserve"> embasaram o nascimento dos tributos e </w:t>
      </w:r>
      <w:r w:rsidRPr="00FB5000">
        <w:rPr>
          <w:rFonts w:ascii="Arial" w:hAnsi="Arial" w:cs="Arial"/>
          <w:sz w:val="24"/>
          <w:szCs w:val="24"/>
        </w:rPr>
        <w:t>moldaram su</w:t>
      </w:r>
      <w:r w:rsidR="00BB0046" w:rsidRPr="00FB5000">
        <w:rPr>
          <w:rFonts w:ascii="Arial" w:hAnsi="Arial" w:cs="Arial"/>
          <w:sz w:val="24"/>
          <w:szCs w:val="24"/>
        </w:rPr>
        <w:t xml:space="preserve">as características, </w:t>
      </w:r>
      <w:r w:rsidRPr="00FB5000">
        <w:rPr>
          <w:rFonts w:ascii="Arial" w:hAnsi="Arial" w:cs="Arial"/>
          <w:sz w:val="24"/>
          <w:szCs w:val="24"/>
        </w:rPr>
        <w:t>muitas delas</w:t>
      </w:r>
      <w:ins w:id="300" w:author="Patricia Sbrissa" w:date="2019-09-27T15:25:00Z">
        <w:r w:rsidR="00CA6856">
          <w:rPr>
            <w:rFonts w:ascii="Arial" w:hAnsi="Arial" w:cs="Arial"/>
            <w:sz w:val="24"/>
            <w:szCs w:val="24"/>
          </w:rPr>
          <w:t xml:space="preserve"> presentes</w:t>
        </w:r>
      </w:ins>
      <w:r w:rsidRPr="00FB5000">
        <w:rPr>
          <w:rFonts w:ascii="Arial" w:hAnsi="Arial" w:cs="Arial"/>
          <w:sz w:val="24"/>
          <w:szCs w:val="24"/>
        </w:rPr>
        <w:t xml:space="preserve"> </w:t>
      </w:r>
      <w:del w:id="301" w:author="Patricia Sbrissa" w:date="2019-09-27T15:25:00Z">
        <w:r w:rsidRPr="00FB5000" w:rsidDel="00CA6856">
          <w:rPr>
            <w:rFonts w:ascii="Arial" w:hAnsi="Arial" w:cs="Arial"/>
            <w:sz w:val="24"/>
            <w:szCs w:val="24"/>
          </w:rPr>
          <w:delText xml:space="preserve">sendo </w:delText>
        </w:r>
      </w:del>
      <w:r w:rsidRPr="00FB5000">
        <w:rPr>
          <w:rFonts w:ascii="Arial" w:hAnsi="Arial" w:cs="Arial"/>
          <w:sz w:val="24"/>
          <w:szCs w:val="24"/>
        </w:rPr>
        <w:t>até hoje</w:t>
      </w:r>
      <w:del w:id="302" w:author="Patricia Sbrissa" w:date="2019-09-27T15:25:00Z">
        <w:r w:rsidRPr="00FB5000" w:rsidDel="00CA6856">
          <w:rPr>
            <w:rFonts w:ascii="Arial" w:hAnsi="Arial" w:cs="Arial"/>
            <w:sz w:val="24"/>
            <w:szCs w:val="24"/>
          </w:rPr>
          <w:delText xml:space="preserve"> utilizadas</w:delText>
        </w:r>
      </w:del>
      <w:r w:rsidRPr="00FB5000">
        <w:rPr>
          <w:rFonts w:ascii="Arial" w:hAnsi="Arial" w:cs="Arial"/>
          <w:sz w:val="24"/>
          <w:szCs w:val="24"/>
        </w:rPr>
        <w:t xml:space="preserve">. </w:t>
      </w:r>
    </w:p>
    <w:p w14:paraId="3BB9BEDA" w14:textId="77777777" w:rsidR="00002B21" w:rsidRDefault="00002B21">
      <w:pPr>
        <w:widowControl w:val="0"/>
        <w:tabs>
          <w:tab w:val="left" w:pos="6663"/>
        </w:tabs>
        <w:rPr>
          <w:rFonts w:ascii="Arial" w:hAnsi="Arial" w:cs="Arial"/>
          <w:sz w:val="24"/>
          <w:szCs w:val="24"/>
        </w:rPr>
      </w:pPr>
    </w:p>
    <w:p w14:paraId="5FDB7FDE" w14:textId="77777777" w:rsidR="00BB0046" w:rsidRPr="00FB5000" w:rsidDel="00591C7F" w:rsidRDefault="00FB5000" w:rsidP="00BB0046">
      <w:pPr>
        <w:widowControl w:val="0"/>
        <w:tabs>
          <w:tab w:val="left" w:pos="6663"/>
        </w:tabs>
        <w:rPr>
          <w:del w:id="303" w:author="Patricia Sbrissa" w:date="2019-09-27T21:45:00Z"/>
          <w:rFonts w:ascii="Arial" w:hAnsi="Arial" w:cs="Arial"/>
          <w:sz w:val="24"/>
          <w:szCs w:val="24"/>
        </w:rPr>
      </w:pPr>
      <w:r w:rsidRPr="00FB5000">
        <w:rPr>
          <w:rFonts w:ascii="Arial" w:hAnsi="Arial" w:cs="Arial"/>
          <w:sz w:val="24"/>
          <w:szCs w:val="24"/>
        </w:rPr>
        <w:t>D</w:t>
      </w:r>
      <w:r w:rsidR="00BB0046" w:rsidRPr="00FB5000">
        <w:rPr>
          <w:rFonts w:ascii="Arial" w:hAnsi="Arial" w:cs="Arial"/>
          <w:sz w:val="24"/>
          <w:szCs w:val="24"/>
        </w:rPr>
        <w:t>esde que</w:t>
      </w:r>
      <w:ins w:id="304" w:author="Patricia Sbrissa" w:date="2019-09-27T15:25:00Z">
        <w:r w:rsidR="00FA0F57" w:rsidRPr="00FA0F57">
          <w:rPr>
            <w:rFonts w:ascii="Arial" w:hAnsi="Arial" w:cs="Arial"/>
            <w:sz w:val="24"/>
            <w:szCs w:val="24"/>
          </w:rPr>
          <w:t xml:space="preserve"> </w:t>
        </w:r>
        <w:r w:rsidR="00FA0F57" w:rsidRPr="00FB5000">
          <w:rPr>
            <w:rFonts w:ascii="Arial" w:hAnsi="Arial" w:cs="Arial"/>
            <w:sz w:val="24"/>
            <w:szCs w:val="24"/>
          </w:rPr>
          <w:t xml:space="preserve">a ação dos entes governamentais junto </w:t>
        </w:r>
        <w:r w:rsidR="00FA0F57">
          <w:rPr>
            <w:rFonts w:ascii="Arial" w:hAnsi="Arial" w:cs="Arial"/>
            <w:sz w:val="24"/>
            <w:szCs w:val="24"/>
          </w:rPr>
          <w:t>à</w:t>
        </w:r>
        <w:r w:rsidR="00FA0F57" w:rsidRPr="00FB5000">
          <w:rPr>
            <w:rFonts w:ascii="Arial" w:hAnsi="Arial" w:cs="Arial"/>
            <w:sz w:val="24"/>
            <w:szCs w:val="24"/>
          </w:rPr>
          <w:t xml:space="preserve"> sociedade</w:t>
        </w:r>
      </w:ins>
      <w:r w:rsidR="00BB0046" w:rsidRPr="00FB5000">
        <w:rPr>
          <w:rFonts w:ascii="Arial" w:hAnsi="Arial" w:cs="Arial"/>
          <w:sz w:val="24"/>
          <w:szCs w:val="24"/>
        </w:rPr>
        <w:t xml:space="preserve"> </w:t>
      </w:r>
      <w:del w:id="305" w:author="Patricia Sbrissa" w:date="2019-09-27T15:25:00Z">
        <w:r w:rsidR="00BB0046" w:rsidRPr="00FB5000" w:rsidDel="00FA0F57">
          <w:rPr>
            <w:rFonts w:ascii="Arial" w:hAnsi="Arial" w:cs="Arial"/>
            <w:sz w:val="24"/>
            <w:szCs w:val="24"/>
          </w:rPr>
          <w:delText>f</w:delText>
        </w:r>
      </w:del>
      <w:ins w:id="306" w:author="Patricia Sbrissa" w:date="2019-09-27T15:25:00Z">
        <w:r w:rsidR="00FA0F57">
          <w:rPr>
            <w:rFonts w:ascii="Arial" w:hAnsi="Arial" w:cs="Arial"/>
            <w:sz w:val="24"/>
            <w:szCs w:val="24"/>
          </w:rPr>
          <w:t>teve</w:t>
        </w:r>
      </w:ins>
      <w:del w:id="307" w:author="Patricia Sbrissa" w:date="2019-09-27T15:25:00Z">
        <w:r w:rsidR="00BB0046" w:rsidRPr="00FB5000" w:rsidDel="00FA0F57">
          <w:rPr>
            <w:rFonts w:ascii="Arial" w:hAnsi="Arial" w:cs="Arial"/>
            <w:sz w:val="24"/>
            <w:szCs w:val="24"/>
          </w:rPr>
          <w:delText>oi</w:delText>
        </w:r>
      </w:del>
      <w:r w:rsidR="00BB0046" w:rsidRPr="00FB5000">
        <w:rPr>
          <w:rFonts w:ascii="Arial" w:hAnsi="Arial" w:cs="Arial"/>
          <w:sz w:val="24"/>
          <w:szCs w:val="24"/>
        </w:rPr>
        <w:t xml:space="preserve"> </w:t>
      </w:r>
      <w:del w:id="308" w:author="Patricia Sbrissa" w:date="2019-09-27T15:26:00Z">
        <w:r w:rsidR="00BB0046" w:rsidRPr="00FB5000" w:rsidDel="00FA0F57">
          <w:rPr>
            <w:rFonts w:ascii="Arial" w:hAnsi="Arial" w:cs="Arial"/>
            <w:sz w:val="24"/>
            <w:szCs w:val="24"/>
          </w:rPr>
          <w:delText>iniciada</w:delText>
        </w:r>
      </w:del>
      <w:ins w:id="309" w:author="Patricia Sbrissa" w:date="2019-09-27T15:26:00Z">
        <w:r w:rsidR="00FA0F57">
          <w:rPr>
            <w:rFonts w:ascii="Arial" w:hAnsi="Arial" w:cs="Arial"/>
            <w:sz w:val="24"/>
            <w:szCs w:val="24"/>
          </w:rPr>
          <w:t>início,</w:t>
        </w:r>
      </w:ins>
      <w:r w:rsidR="00BB0046" w:rsidRPr="00FB5000">
        <w:rPr>
          <w:rFonts w:ascii="Arial" w:hAnsi="Arial" w:cs="Arial"/>
          <w:sz w:val="24"/>
          <w:szCs w:val="24"/>
        </w:rPr>
        <w:t xml:space="preserve"> </w:t>
      </w:r>
      <w:del w:id="310" w:author="Patricia Sbrissa" w:date="2019-09-27T15:25:00Z">
        <w:r w:rsidR="00BB0046" w:rsidRPr="00FB5000" w:rsidDel="00FA0F57">
          <w:rPr>
            <w:rFonts w:ascii="Arial" w:hAnsi="Arial" w:cs="Arial"/>
            <w:sz w:val="24"/>
            <w:szCs w:val="24"/>
          </w:rPr>
          <w:delText xml:space="preserve">a ação dos entes governamentais junto a sociedade </w:delText>
        </w:r>
      </w:del>
      <w:r w:rsidR="00BB0046" w:rsidRPr="00FB5000">
        <w:rPr>
          <w:rFonts w:ascii="Arial" w:hAnsi="Arial" w:cs="Arial"/>
          <w:sz w:val="24"/>
          <w:szCs w:val="24"/>
        </w:rPr>
        <w:t>fez</w:t>
      </w:r>
      <w:ins w:id="311" w:author="Patricia Sbrissa" w:date="2019-09-27T15:26:00Z">
        <w:r w:rsidR="008852C0">
          <w:rPr>
            <w:rFonts w:ascii="Arial" w:hAnsi="Arial" w:cs="Arial"/>
            <w:sz w:val="24"/>
            <w:szCs w:val="24"/>
          </w:rPr>
          <w:t>-</w:t>
        </w:r>
      </w:ins>
      <w:del w:id="312" w:author="Patricia Sbrissa" w:date="2019-09-27T15:26:00Z">
        <w:r w:rsidR="00BB0046" w:rsidRPr="00FB5000" w:rsidDel="008852C0">
          <w:rPr>
            <w:rFonts w:ascii="Arial" w:hAnsi="Arial" w:cs="Arial"/>
            <w:sz w:val="24"/>
            <w:szCs w:val="24"/>
          </w:rPr>
          <w:delText xml:space="preserve"> </w:delText>
        </w:r>
      </w:del>
      <w:r w:rsidR="00BB0046" w:rsidRPr="00FB5000">
        <w:rPr>
          <w:rFonts w:ascii="Arial" w:hAnsi="Arial" w:cs="Arial"/>
          <w:sz w:val="24"/>
          <w:szCs w:val="24"/>
        </w:rPr>
        <w:t xml:space="preserve">se necessária </w:t>
      </w:r>
      <w:r w:rsidRPr="00FB5000">
        <w:rPr>
          <w:rFonts w:ascii="Arial" w:hAnsi="Arial" w:cs="Arial"/>
          <w:sz w:val="24"/>
          <w:szCs w:val="24"/>
        </w:rPr>
        <w:t xml:space="preserve">a arrecadação de fundos para </w:t>
      </w:r>
      <w:ins w:id="313" w:author="Patricia Sbrissa" w:date="2019-09-27T15:27:00Z">
        <w:r w:rsidR="000D4C75">
          <w:rPr>
            <w:rFonts w:ascii="Arial" w:hAnsi="Arial" w:cs="Arial"/>
            <w:sz w:val="24"/>
            <w:szCs w:val="24"/>
          </w:rPr>
          <w:t xml:space="preserve">a </w:t>
        </w:r>
      </w:ins>
      <w:r w:rsidRPr="00FB5000">
        <w:rPr>
          <w:rFonts w:ascii="Arial" w:hAnsi="Arial" w:cs="Arial"/>
          <w:sz w:val="24"/>
          <w:szCs w:val="24"/>
        </w:rPr>
        <w:t>manutenção d</w:t>
      </w:r>
      <w:del w:id="314" w:author="Patricia Sbrissa" w:date="2019-09-27T15:27:00Z">
        <w:r w:rsidRPr="00FB5000" w:rsidDel="00524482">
          <w:rPr>
            <w:rFonts w:ascii="Arial" w:hAnsi="Arial" w:cs="Arial"/>
            <w:sz w:val="24"/>
            <w:szCs w:val="24"/>
          </w:rPr>
          <w:delText>essa</w:delText>
        </w:r>
      </w:del>
      <w:ins w:id="315" w:author="Patricia Sbrissa" w:date="2019-09-27T15:27:00Z">
        <w:r w:rsidR="00524482">
          <w:rPr>
            <w:rFonts w:ascii="Arial" w:hAnsi="Arial" w:cs="Arial"/>
            <w:sz w:val="24"/>
            <w:szCs w:val="24"/>
          </w:rPr>
          <w:t>as</w:t>
        </w:r>
      </w:ins>
      <w:r w:rsidRPr="00FB5000">
        <w:rPr>
          <w:rFonts w:ascii="Arial" w:hAnsi="Arial" w:cs="Arial"/>
          <w:sz w:val="24"/>
          <w:szCs w:val="24"/>
        </w:rPr>
        <w:t xml:space="preserve"> </w:t>
      </w:r>
      <w:r w:rsidR="00BB0046" w:rsidRPr="00FB5000">
        <w:rPr>
          <w:rFonts w:ascii="Arial" w:hAnsi="Arial" w:cs="Arial"/>
          <w:sz w:val="24"/>
          <w:szCs w:val="24"/>
        </w:rPr>
        <w:t>atividade</w:t>
      </w:r>
      <w:ins w:id="316" w:author="Patricia Sbrissa" w:date="2019-09-27T15:27:00Z">
        <w:r w:rsidR="00524482">
          <w:rPr>
            <w:rFonts w:ascii="Arial" w:hAnsi="Arial" w:cs="Arial"/>
            <w:sz w:val="24"/>
            <w:szCs w:val="24"/>
          </w:rPr>
          <w:t>s do Estado</w:t>
        </w:r>
      </w:ins>
      <w:r w:rsidR="00BB0046" w:rsidRPr="00FB5000">
        <w:rPr>
          <w:rFonts w:ascii="Arial" w:hAnsi="Arial" w:cs="Arial"/>
          <w:sz w:val="24"/>
          <w:szCs w:val="24"/>
        </w:rPr>
        <w:t xml:space="preserve">, </w:t>
      </w:r>
      <w:r w:rsidRPr="00FB5000">
        <w:rPr>
          <w:rFonts w:ascii="Arial" w:hAnsi="Arial" w:cs="Arial"/>
          <w:sz w:val="24"/>
          <w:szCs w:val="24"/>
        </w:rPr>
        <w:t>sendo essa pr</w:t>
      </w:r>
      <w:ins w:id="317" w:author="Patricia Sbrissa" w:date="2019-09-27T15:27:00Z">
        <w:r w:rsidR="00524482">
          <w:rPr>
            <w:rFonts w:ascii="Arial" w:hAnsi="Arial" w:cs="Arial"/>
            <w:sz w:val="24"/>
            <w:szCs w:val="24"/>
          </w:rPr>
          <w:t>á</w:t>
        </w:r>
      </w:ins>
      <w:del w:id="318" w:author="Patricia Sbrissa" w:date="2019-09-27T15:27:00Z">
        <w:r w:rsidRPr="00FB5000" w:rsidDel="00524482">
          <w:rPr>
            <w:rFonts w:ascii="Arial" w:hAnsi="Arial" w:cs="Arial"/>
            <w:sz w:val="24"/>
            <w:szCs w:val="24"/>
          </w:rPr>
          <w:delText>a</w:delText>
        </w:r>
      </w:del>
      <w:r w:rsidRPr="00FB5000">
        <w:rPr>
          <w:rFonts w:ascii="Arial" w:hAnsi="Arial" w:cs="Arial"/>
          <w:sz w:val="24"/>
          <w:szCs w:val="24"/>
        </w:rPr>
        <w:t>tica até hoje utilizada</w:t>
      </w:r>
      <w:r w:rsidR="00BB0046" w:rsidRPr="00FB5000">
        <w:rPr>
          <w:rFonts w:ascii="Arial" w:hAnsi="Arial" w:cs="Arial"/>
          <w:sz w:val="24"/>
          <w:szCs w:val="24"/>
        </w:rPr>
        <w:t xml:space="preserve"> </w:t>
      </w:r>
      <w:del w:id="319" w:author="Patricia Sbrissa" w:date="2019-09-27T15:28:00Z">
        <w:r w:rsidR="00BB0046" w:rsidRPr="00FB5000" w:rsidDel="00837AEB">
          <w:rPr>
            <w:rFonts w:ascii="Arial" w:hAnsi="Arial" w:cs="Arial"/>
            <w:sz w:val="24"/>
            <w:szCs w:val="24"/>
          </w:rPr>
          <w:delText>a</w:delText>
        </w:r>
      </w:del>
      <w:ins w:id="320" w:author="Patricia Sbrissa" w:date="2019-09-27T15:28:00Z">
        <w:r w:rsidR="00837AEB">
          <w:rPr>
            <w:rFonts w:ascii="Arial" w:hAnsi="Arial" w:cs="Arial"/>
            <w:sz w:val="24"/>
            <w:szCs w:val="24"/>
          </w:rPr>
          <w:t>por meio d</w:t>
        </w:r>
      </w:ins>
      <w:del w:id="321" w:author="Patricia Sbrissa" w:date="2019-09-27T15:28:00Z">
        <w:r w:rsidR="00BB0046" w:rsidRPr="00FB5000" w:rsidDel="00837AEB">
          <w:rPr>
            <w:rFonts w:ascii="Arial" w:hAnsi="Arial" w:cs="Arial"/>
            <w:sz w:val="24"/>
            <w:szCs w:val="24"/>
          </w:rPr>
          <w:delText>través d</w:delText>
        </w:r>
      </w:del>
      <w:r w:rsidR="00BB0046" w:rsidRPr="00FB5000">
        <w:rPr>
          <w:rFonts w:ascii="Arial" w:hAnsi="Arial" w:cs="Arial"/>
          <w:sz w:val="24"/>
          <w:szCs w:val="24"/>
        </w:rPr>
        <w:t xml:space="preserve">a cobrança dos </w:t>
      </w:r>
      <w:ins w:id="322" w:author="Patricia Sbrissa" w:date="2019-09-27T15:28:00Z">
        <w:r w:rsidR="00837AEB">
          <w:rPr>
            <w:rFonts w:ascii="Arial" w:hAnsi="Arial" w:cs="Arial"/>
            <w:sz w:val="24"/>
            <w:szCs w:val="24"/>
          </w:rPr>
          <w:t>t</w:t>
        </w:r>
      </w:ins>
      <w:del w:id="323" w:author="Patricia Sbrissa" w:date="2019-09-27T15:28:00Z">
        <w:r w:rsidR="00BB0046" w:rsidRPr="00FB5000" w:rsidDel="00837AEB">
          <w:rPr>
            <w:rFonts w:ascii="Arial" w:hAnsi="Arial" w:cs="Arial"/>
            <w:sz w:val="24"/>
            <w:szCs w:val="24"/>
          </w:rPr>
          <w:delText>T</w:delText>
        </w:r>
      </w:del>
      <w:r w:rsidR="00BB0046" w:rsidRPr="00FB5000">
        <w:rPr>
          <w:rFonts w:ascii="Arial" w:hAnsi="Arial" w:cs="Arial"/>
          <w:sz w:val="24"/>
          <w:szCs w:val="24"/>
        </w:rPr>
        <w:t>ributos,</w:t>
      </w:r>
      <w:ins w:id="324" w:author="Patricia Sbrissa" w:date="2019-09-27T15:28:00Z">
        <w:r w:rsidR="00837AEB">
          <w:rPr>
            <w:rFonts w:ascii="Arial" w:hAnsi="Arial" w:cs="Arial"/>
            <w:sz w:val="24"/>
            <w:szCs w:val="24"/>
          </w:rPr>
          <w:t xml:space="preserve"> os quais</w:t>
        </w:r>
      </w:ins>
      <w:r w:rsidR="00BB0046" w:rsidRPr="00FB5000">
        <w:rPr>
          <w:rFonts w:ascii="Arial" w:hAnsi="Arial" w:cs="Arial"/>
          <w:sz w:val="24"/>
          <w:szCs w:val="24"/>
        </w:rPr>
        <w:t xml:space="preserve"> </w:t>
      </w:r>
      <w:r w:rsidRPr="00FB5000">
        <w:rPr>
          <w:rFonts w:ascii="Arial" w:hAnsi="Arial" w:cs="Arial"/>
          <w:sz w:val="24"/>
          <w:szCs w:val="24"/>
        </w:rPr>
        <w:t>garant</w:t>
      </w:r>
      <w:ins w:id="325" w:author="Patricia Sbrissa" w:date="2019-09-27T15:28:00Z">
        <w:r w:rsidR="00837AEB">
          <w:rPr>
            <w:rFonts w:ascii="Arial" w:hAnsi="Arial" w:cs="Arial"/>
            <w:sz w:val="24"/>
            <w:szCs w:val="24"/>
          </w:rPr>
          <w:t>em</w:t>
        </w:r>
      </w:ins>
      <w:del w:id="326" w:author="Patricia Sbrissa" w:date="2019-09-27T15:28:00Z">
        <w:r w:rsidRPr="00FB5000" w:rsidDel="00837AEB">
          <w:rPr>
            <w:rFonts w:ascii="Arial" w:hAnsi="Arial" w:cs="Arial"/>
            <w:sz w:val="24"/>
            <w:szCs w:val="24"/>
          </w:rPr>
          <w:delText>indo</w:delText>
        </w:r>
        <w:r w:rsidRPr="00FB5000" w:rsidDel="00502726">
          <w:rPr>
            <w:rFonts w:ascii="Arial" w:hAnsi="Arial" w:cs="Arial"/>
            <w:sz w:val="24"/>
            <w:szCs w:val="24"/>
          </w:rPr>
          <w:delText xml:space="preserve"> com </w:delText>
        </w:r>
        <w:r w:rsidDel="00502726">
          <w:rPr>
            <w:rFonts w:ascii="Arial" w:hAnsi="Arial" w:cs="Arial"/>
            <w:sz w:val="24"/>
            <w:szCs w:val="24"/>
          </w:rPr>
          <w:delText>isso</w:delText>
        </w:r>
      </w:del>
      <w:r w:rsidR="00BB0046" w:rsidRPr="00FB5000">
        <w:rPr>
          <w:rFonts w:ascii="Arial" w:hAnsi="Arial" w:cs="Arial"/>
          <w:sz w:val="24"/>
          <w:szCs w:val="24"/>
        </w:rPr>
        <w:t xml:space="preserve"> </w:t>
      </w:r>
      <w:r w:rsidRPr="00FB5000">
        <w:rPr>
          <w:rFonts w:ascii="Arial" w:hAnsi="Arial" w:cs="Arial"/>
          <w:sz w:val="24"/>
          <w:szCs w:val="24"/>
        </w:rPr>
        <w:t>a captação de recursos.</w:t>
      </w:r>
    </w:p>
    <w:p w14:paraId="02C55D37" w14:textId="77777777" w:rsidR="00BB0046" w:rsidRPr="00FB5000" w:rsidRDefault="00BB0046" w:rsidP="00E15F24">
      <w:pPr>
        <w:widowControl w:val="0"/>
        <w:tabs>
          <w:tab w:val="left" w:pos="6663"/>
        </w:tabs>
        <w:rPr>
          <w:rFonts w:ascii="Arial" w:hAnsi="Arial" w:cs="Arial"/>
          <w:sz w:val="24"/>
          <w:szCs w:val="24"/>
        </w:rPr>
      </w:pPr>
    </w:p>
    <w:p w14:paraId="6895BA3B" w14:textId="4CC5C812" w:rsidR="00BB0046" w:rsidRPr="007D000E" w:rsidDel="00591C7F" w:rsidRDefault="007D000E" w:rsidP="00BB0046">
      <w:pPr>
        <w:widowControl w:val="0"/>
        <w:tabs>
          <w:tab w:val="left" w:pos="6663"/>
        </w:tabs>
        <w:rPr>
          <w:del w:id="327" w:author="Patricia Sbrissa" w:date="2019-09-27T21:45:00Z"/>
          <w:rFonts w:ascii="Arial" w:hAnsi="Arial" w:cs="Arial"/>
          <w:sz w:val="24"/>
          <w:szCs w:val="24"/>
        </w:rPr>
      </w:pPr>
      <w:r w:rsidRPr="00E15F24">
        <w:rPr>
          <w:rFonts w:ascii="Arial" w:hAnsi="Arial" w:cs="Arial"/>
          <w:sz w:val="24"/>
          <w:szCs w:val="24"/>
        </w:rPr>
        <w:t>P</w:t>
      </w:r>
      <w:r w:rsidR="00BB0046" w:rsidRPr="00E15F24">
        <w:rPr>
          <w:rFonts w:ascii="Arial" w:hAnsi="Arial" w:cs="Arial"/>
          <w:sz w:val="24"/>
          <w:szCs w:val="24"/>
        </w:rPr>
        <w:t>ela análise de registros arqueológicos de 3.000 a</w:t>
      </w:r>
      <w:del w:id="328" w:author="Patricia Sbrissa" w:date="2019-09-27T15:28:00Z">
        <w:r w:rsidR="00BB0046" w:rsidRPr="00591C7F" w:rsidDel="00502726">
          <w:rPr>
            <w:rFonts w:ascii="Arial" w:hAnsi="Arial" w:cs="Arial"/>
            <w:sz w:val="24"/>
            <w:szCs w:val="24"/>
            <w:rPrChange w:id="329" w:author="Patricia Sbrissa" w:date="2019-09-27T21:46:00Z">
              <w:rPr>
                <w:rFonts w:ascii="Arial" w:hAnsi="Arial" w:cs="Arial"/>
                <w:sz w:val="24"/>
                <w:szCs w:val="24"/>
              </w:rPr>
            </w:rPrChange>
          </w:rPr>
          <w:delText>nos antes</w:delText>
        </w:r>
      </w:del>
      <w:ins w:id="330" w:author="Patricia Sbrissa" w:date="2019-09-27T15:28:00Z">
        <w:r w:rsidR="00502726" w:rsidRPr="00591C7F">
          <w:rPr>
            <w:rFonts w:ascii="Arial" w:hAnsi="Arial" w:cs="Arial"/>
            <w:sz w:val="24"/>
            <w:szCs w:val="24"/>
            <w:rPrChange w:id="331" w:author="Patricia Sbrissa" w:date="2019-09-27T21:46:00Z">
              <w:rPr>
                <w:rFonts w:ascii="Arial" w:hAnsi="Arial" w:cs="Arial"/>
                <w:sz w:val="24"/>
                <w:szCs w:val="24"/>
              </w:rPr>
            </w:rPrChange>
          </w:rPr>
          <w:t>.</w:t>
        </w:r>
      </w:ins>
      <w:del w:id="332" w:author="Patricia Sbrissa" w:date="2019-09-27T15:28:00Z">
        <w:r w:rsidR="00BB0046" w:rsidRPr="00591C7F" w:rsidDel="00502726">
          <w:rPr>
            <w:rFonts w:ascii="Arial" w:hAnsi="Arial" w:cs="Arial"/>
            <w:sz w:val="24"/>
            <w:szCs w:val="24"/>
            <w:rPrChange w:id="333" w:author="Patricia Sbrissa" w:date="2019-09-27T21:46:00Z">
              <w:rPr>
                <w:rFonts w:ascii="Arial" w:hAnsi="Arial" w:cs="Arial"/>
                <w:sz w:val="24"/>
                <w:szCs w:val="24"/>
              </w:rPr>
            </w:rPrChange>
          </w:rPr>
          <w:delText xml:space="preserve"> de </w:delText>
        </w:r>
      </w:del>
      <w:r w:rsidR="00BB0046" w:rsidRPr="00591C7F">
        <w:rPr>
          <w:rFonts w:ascii="Arial" w:hAnsi="Arial" w:cs="Arial"/>
          <w:sz w:val="24"/>
          <w:szCs w:val="24"/>
          <w:rPrChange w:id="334" w:author="Patricia Sbrissa" w:date="2019-09-27T21:46:00Z">
            <w:rPr>
              <w:rFonts w:ascii="Arial" w:hAnsi="Arial" w:cs="Arial"/>
              <w:sz w:val="24"/>
              <w:szCs w:val="24"/>
            </w:rPr>
          </w:rPrChange>
        </w:rPr>
        <w:t>C</w:t>
      </w:r>
      <w:ins w:id="335" w:author="Patricia Sbrissa" w:date="2019-09-27T21:45:00Z">
        <w:r w:rsidR="00591C7F" w:rsidRPr="00591C7F">
          <w:rPr>
            <w:rFonts w:ascii="Arial" w:hAnsi="Arial" w:cs="Arial"/>
            <w:sz w:val="24"/>
            <w:szCs w:val="24"/>
            <w:rPrChange w:id="336" w:author="Patricia Sbrissa" w:date="2019-09-27T21:46:00Z">
              <w:rPr>
                <w:rFonts w:ascii="Arial" w:hAnsi="Arial" w:cs="Arial"/>
                <w:sz w:val="24"/>
                <w:szCs w:val="24"/>
              </w:rPr>
            </w:rPrChange>
          </w:rPr>
          <w:t>.</w:t>
        </w:r>
      </w:ins>
      <w:del w:id="337" w:author="Patricia Sbrissa" w:date="2019-09-27T15:29:00Z">
        <w:r w:rsidR="00BB0046" w:rsidRPr="00591C7F" w:rsidDel="00502726">
          <w:rPr>
            <w:rFonts w:ascii="Arial" w:hAnsi="Arial" w:cs="Arial"/>
            <w:sz w:val="24"/>
            <w:szCs w:val="24"/>
            <w:rPrChange w:id="338" w:author="Patricia Sbrissa" w:date="2019-09-27T21:46:00Z">
              <w:rPr>
                <w:rFonts w:ascii="Arial" w:hAnsi="Arial" w:cs="Arial"/>
                <w:sz w:val="24"/>
                <w:szCs w:val="24"/>
              </w:rPr>
            </w:rPrChange>
          </w:rPr>
          <w:delText>r</w:delText>
        </w:r>
      </w:del>
      <w:del w:id="339" w:author="Patricia Sbrissa" w:date="2019-09-27T15:28:00Z">
        <w:r w:rsidR="00BB0046" w:rsidRPr="00591C7F" w:rsidDel="00502726">
          <w:rPr>
            <w:rFonts w:ascii="Arial" w:hAnsi="Arial" w:cs="Arial"/>
            <w:sz w:val="24"/>
            <w:szCs w:val="24"/>
            <w:rPrChange w:id="340" w:author="Patricia Sbrissa" w:date="2019-09-27T21:46:00Z">
              <w:rPr>
                <w:rFonts w:ascii="Arial" w:hAnsi="Arial" w:cs="Arial"/>
                <w:sz w:val="24"/>
                <w:szCs w:val="24"/>
              </w:rPr>
            </w:rPrChange>
          </w:rPr>
          <w:delText>isto</w:delText>
        </w:r>
      </w:del>
      <w:r w:rsidR="00BB0046" w:rsidRPr="00591C7F">
        <w:rPr>
          <w:rFonts w:ascii="Arial" w:hAnsi="Arial" w:cs="Arial"/>
          <w:sz w:val="24"/>
          <w:szCs w:val="24"/>
          <w:rPrChange w:id="341" w:author="Patricia Sbrissa" w:date="2019-09-27T21:46:00Z">
            <w:rPr>
              <w:rFonts w:ascii="Arial" w:hAnsi="Arial" w:cs="Arial"/>
              <w:sz w:val="24"/>
              <w:szCs w:val="24"/>
            </w:rPr>
          </w:rPrChange>
        </w:rPr>
        <w:t xml:space="preserve">, </w:t>
      </w:r>
      <w:ins w:id="342" w:author="Patricia Sbrissa" w:date="2019-09-27T15:29:00Z">
        <w:r w:rsidR="00502726" w:rsidRPr="00591C7F">
          <w:rPr>
            <w:rFonts w:ascii="Arial" w:hAnsi="Arial" w:cs="Arial"/>
            <w:sz w:val="24"/>
            <w:szCs w:val="24"/>
            <w:rPrChange w:id="343" w:author="Patricia Sbrissa" w:date="2019-09-27T21:46:00Z">
              <w:rPr>
                <w:rFonts w:ascii="Arial" w:hAnsi="Arial" w:cs="Arial"/>
                <w:sz w:val="24"/>
                <w:szCs w:val="24"/>
              </w:rPr>
            </w:rPrChange>
          </w:rPr>
          <w:t xml:space="preserve">sabemos que </w:t>
        </w:r>
      </w:ins>
      <w:r w:rsidRPr="00591C7F">
        <w:rPr>
          <w:rFonts w:ascii="Arial" w:hAnsi="Arial" w:cs="Arial"/>
          <w:sz w:val="24"/>
          <w:szCs w:val="24"/>
          <w:rPrChange w:id="344" w:author="Patricia Sbrissa" w:date="2019-09-27T21:46:00Z">
            <w:rPr>
              <w:rFonts w:ascii="Arial" w:hAnsi="Arial" w:cs="Arial"/>
              <w:sz w:val="24"/>
              <w:szCs w:val="24"/>
            </w:rPr>
          </w:rPrChange>
        </w:rPr>
        <w:t xml:space="preserve">a </w:t>
      </w:r>
      <w:ins w:id="345" w:author="Patricia Sbrissa" w:date="2019-09-27T15:29:00Z">
        <w:r w:rsidR="00502726" w:rsidRPr="00591C7F">
          <w:rPr>
            <w:rFonts w:ascii="Arial" w:hAnsi="Arial" w:cs="Arial"/>
            <w:sz w:val="24"/>
            <w:szCs w:val="24"/>
            <w:rPrChange w:id="346" w:author="Patricia Sbrissa" w:date="2019-09-27T21:46:00Z">
              <w:rPr>
                <w:rFonts w:ascii="Arial" w:hAnsi="Arial" w:cs="Arial"/>
                <w:sz w:val="24"/>
                <w:szCs w:val="24"/>
              </w:rPr>
            </w:rPrChange>
          </w:rPr>
          <w:t>c</w:t>
        </w:r>
      </w:ins>
      <w:del w:id="347" w:author="Patricia Sbrissa" w:date="2019-09-27T15:29:00Z">
        <w:r w:rsidRPr="00591C7F" w:rsidDel="00502726">
          <w:rPr>
            <w:rFonts w:ascii="Arial" w:hAnsi="Arial" w:cs="Arial"/>
            <w:sz w:val="24"/>
            <w:szCs w:val="24"/>
            <w:rPrChange w:id="348" w:author="Patricia Sbrissa" w:date="2019-09-27T21:46:00Z">
              <w:rPr>
                <w:rFonts w:ascii="Arial" w:hAnsi="Arial" w:cs="Arial"/>
                <w:sz w:val="24"/>
                <w:szCs w:val="24"/>
              </w:rPr>
            </w:rPrChange>
          </w:rPr>
          <w:delText>C</w:delText>
        </w:r>
      </w:del>
      <w:r w:rsidRPr="00591C7F">
        <w:rPr>
          <w:rFonts w:ascii="Arial" w:hAnsi="Arial" w:cs="Arial"/>
          <w:sz w:val="24"/>
          <w:szCs w:val="24"/>
          <w:rPrChange w:id="349" w:author="Patricia Sbrissa" w:date="2019-09-27T21:46:00Z">
            <w:rPr>
              <w:rFonts w:ascii="Arial" w:hAnsi="Arial" w:cs="Arial"/>
              <w:sz w:val="24"/>
              <w:szCs w:val="24"/>
            </w:rPr>
          </w:rPrChange>
        </w:rPr>
        <w:t xml:space="preserve">ivilização </w:t>
      </w:r>
      <w:ins w:id="350" w:author="Patricia Sbrissa" w:date="2019-09-27T15:29:00Z">
        <w:r w:rsidR="00502726" w:rsidRPr="00591C7F">
          <w:rPr>
            <w:rFonts w:ascii="Arial" w:hAnsi="Arial" w:cs="Arial"/>
            <w:sz w:val="24"/>
            <w:szCs w:val="24"/>
            <w:rPrChange w:id="351" w:author="Patricia Sbrissa" w:date="2019-09-27T21:46:00Z">
              <w:rPr>
                <w:rFonts w:ascii="Arial" w:hAnsi="Arial" w:cs="Arial"/>
                <w:sz w:val="24"/>
                <w:szCs w:val="24"/>
              </w:rPr>
            </w:rPrChange>
          </w:rPr>
          <w:t>s</w:t>
        </w:r>
      </w:ins>
      <w:del w:id="352" w:author="Patricia Sbrissa" w:date="2019-09-27T15:29:00Z">
        <w:r w:rsidRPr="00591C7F" w:rsidDel="00502726">
          <w:rPr>
            <w:rFonts w:ascii="Arial" w:hAnsi="Arial" w:cs="Arial"/>
            <w:sz w:val="24"/>
            <w:szCs w:val="24"/>
            <w:rPrChange w:id="353" w:author="Patricia Sbrissa" w:date="2019-09-27T21:46:00Z">
              <w:rPr>
                <w:rFonts w:ascii="Arial" w:hAnsi="Arial" w:cs="Arial"/>
                <w:sz w:val="24"/>
                <w:szCs w:val="24"/>
              </w:rPr>
            </w:rPrChange>
          </w:rPr>
          <w:delText>S</w:delText>
        </w:r>
      </w:del>
      <w:r w:rsidRPr="00591C7F">
        <w:rPr>
          <w:rFonts w:ascii="Arial" w:hAnsi="Arial" w:cs="Arial"/>
          <w:sz w:val="24"/>
          <w:szCs w:val="24"/>
          <w:rPrChange w:id="354" w:author="Patricia Sbrissa" w:date="2019-09-27T21:46:00Z">
            <w:rPr>
              <w:rFonts w:ascii="Arial" w:hAnsi="Arial" w:cs="Arial"/>
              <w:sz w:val="24"/>
              <w:szCs w:val="24"/>
            </w:rPr>
          </w:rPrChange>
        </w:rPr>
        <w:t xml:space="preserve">uméria </w:t>
      </w:r>
      <w:r w:rsidR="00251ED3" w:rsidRPr="00591C7F">
        <w:rPr>
          <w:rFonts w:ascii="Arial" w:hAnsi="Arial" w:cs="Arial"/>
          <w:sz w:val="24"/>
          <w:szCs w:val="24"/>
          <w:rPrChange w:id="355" w:author="Patricia Sbrissa" w:date="2019-09-27T21:46:00Z">
            <w:rPr>
              <w:rFonts w:ascii="Arial" w:hAnsi="Arial" w:cs="Arial"/>
              <w:sz w:val="24"/>
              <w:szCs w:val="24"/>
            </w:rPr>
          </w:rPrChange>
        </w:rPr>
        <w:t>praticou</w:t>
      </w:r>
      <w:r w:rsidR="00BB0046" w:rsidRPr="00591C7F">
        <w:rPr>
          <w:rFonts w:ascii="Arial" w:hAnsi="Arial" w:cs="Arial"/>
          <w:sz w:val="24"/>
          <w:szCs w:val="24"/>
          <w:rPrChange w:id="356" w:author="Patricia Sbrissa" w:date="2019-09-27T21:46:00Z">
            <w:rPr>
              <w:rFonts w:ascii="Arial" w:hAnsi="Arial" w:cs="Arial"/>
              <w:sz w:val="24"/>
              <w:szCs w:val="24"/>
            </w:rPr>
          </w:rPrChange>
        </w:rPr>
        <w:t xml:space="preserve"> a cobrança e</w:t>
      </w:r>
      <w:ins w:id="357" w:author="Patricia Sbrissa" w:date="2019-09-27T15:29:00Z">
        <w:r w:rsidR="00B72821" w:rsidRPr="00591C7F">
          <w:rPr>
            <w:rFonts w:ascii="Arial" w:hAnsi="Arial" w:cs="Arial"/>
            <w:sz w:val="24"/>
            <w:szCs w:val="24"/>
            <w:rPrChange w:id="358" w:author="Patricia Sbrissa" w:date="2019-09-27T21:46:00Z">
              <w:rPr>
                <w:rFonts w:ascii="Arial" w:hAnsi="Arial" w:cs="Arial"/>
                <w:sz w:val="24"/>
                <w:szCs w:val="24"/>
              </w:rPr>
            </w:rPrChange>
          </w:rPr>
          <w:t xml:space="preserve"> o</w:t>
        </w:r>
      </w:ins>
      <w:r w:rsidR="00BB0046" w:rsidRPr="00591C7F">
        <w:rPr>
          <w:rFonts w:ascii="Arial" w:hAnsi="Arial" w:cs="Arial"/>
          <w:sz w:val="24"/>
          <w:szCs w:val="24"/>
          <w:rPrChange w:id="359" w:author="Patricia Sbrissa" w:date="2019-09-27T21:46:00Z">
            <w:rPr>
              <w:rFonts w:ascii="Arial" w:hAnsi="Arial" w:cs="Arial"/>
              <w:sz w:val="24"/>
              <w:szCs w:val="24"/>
            </w:rPr>
          </w:rPrChange>
        </w:rPr>
        <w:t xml:space="preserve"> controle d</w:t>
      </w:r>
      <w:ins w:id="360" w:author="Patricia Sbrissa" w:date="2019-09-27T15:29:00Z">
        <w:r w:rsidR="00B72821" w:rsidRPr="00591C7F">
          <w:rPr>
            <w:rFonts w:ascii="Arial" w:hAnsi="Arial" w:cs="Arial"/>
            <w:sz w:val="24"/>
            <w:szCs w:val="24"/>
            <w:rPrChange w:id="361" w:author="Patricia Sbrissa" w:date="2019-09-27T21:46:00Z">
              <w:rPr>
                <w:rFonts w:ascii="Arial" w:hAnsi="Arial" w:cs="Arial"/>
                <w:sz w:val="24"/>
                <w:szCs w:val="24"/>
              </w:rPr>
            </w:rPrChange>
          </w:rPr>
          <w:t>e</w:t>
        </w:r>
      </w:ins>
      <w:del w:id="362" w:author="Patricia Sbrissa" w:date="2019-09-27T15:29:00Z">
        <w:r w:rsidR="00BB0046" w:rsidRPr="00591C7F" w:rsidDel="00B72821">
          <w:rPr>
            <w:rFonts w:ascii="Arial" w:hAnsi="Arial" w:cs="Arial"/>
            <w:sz w:val="24"/>
            <w:szCs w:val="24"/>
            <w:rPrChange w:id="363" w:author="Patricia Sbrissa" w:date="2019-09-27T21:46:00Z">
              <w:rPr>
                <w:rFonts w:ascii="Arial" w:hAnsi="Arial" w:cs="Arial"/>
                <w:sz w:val="24"/>
                <w:szCs w:val="24"/>
              </w:rPr>
            </w:rPrChange>
          </w:rPr>
          <w:delText>os</w:delText>
        </w:r>
      </w:del>
      <w:r w:rsidR="00BB0046" w:rsidRPr="00591C7F">
        <w:rPr>
          <w:rFonts w:ascii="Arial" w:hAnsi="Arial" w:cs="Arial"/>
          <w:sz w:val="24"/>
          <w:szCs w:val="24"/>
          <w:rPrChange w:id="364" w:author="Patricia Sbrissa" w:date="2019-09-27T21:46:00Z">
            <w:rPr>
              <w:rFonts w:ascii="Arial" w:hAnsi="Arial" w:cs="Arial"/>
              <w:sz w:val="24"/>
              <w:szCs w:val="24"/>
            </w:rPr>
          </w:rPrChange>
        </w:rPr>
        <w:t xml:space="preserve"> </w:t>
      </w:r>
      <w:r w:rsidRPr="00591C7F">
        <w:rPr>
          <w:rFonts w:ascii="Arial" w:hAnsi="Arial" w:cs="Arial"/>
          <w:sz w:val="24"/>
          <w:szCs w:val="24"/>
          <w:rPrChange w:id="365" w:author="Patricia Sbrissa" w:date="2019-09-27T21:46:00Z">
            <w:rPr>
              <w:rFonts w:ascii="Arial" w:hAnsi="Arial" w:cs="Arial"/>
              <w:sz w:val="24"/>
              <w:szCs w:val="24"/>
            </w:rPr>
          </w:rPrChange>
        </w:rPr>
        <w:t xml:space="preserve">seus </w:t>
      </w:r>
      <w:r w:rsidR="00BB0046" w:rsidRPr="00591C7F">
        <w:rPr>
          <w:rFonts w:ascii="Arial" w:hAnsi="Arial" w:cs="Arial"/>
          <w:sz w:val="24"/>
          <w:szCs w:val="24"/>
          <w:rPrChange w:id="366" w:author="Patricia Sbrissa" w:date="2019-09-27T21:46:00Z">
            <w:rPr>
              <w:rFonts w:ascii="Arial" w:hAnsi="Arial" w:cs="Arial"/>
              <w:sz w:val="24"/>
              <w:szCs w:val="24"/>
            </w:rPr>
          </w:rPrChange>
        </w:rPr>
        <w:t>tributos</w:t>
      </w:r>
      <w:ins w:id="367" w:author="Patricia Sbrissa" w:date="2019-09-27T15:30:00Z">
        <w:r w:rsidR="003700B3" w:rsidRPr="00591C7F">
          <w:rPr>
            <w:rFonts w:ascii="Arial" w:hAnsi="Arial" w:cs="Arial"/>
            <w:sz w:val="24"/>
            <w:szCs w:val="24"/>
            <w:rPrChange w:id="368" w:author="Patricia Sbrissa" w:date="2019-09-27T21:46:00Z">
              <w:rPr>
                <w:rFonts w:ascii="Arial" w:hAnsi="Arial" w:cs="Arial"/>
                <w:sz w:val="24"/>
                <w:szCs w:val="24"/>
              </w:rPr>
            </w:rPrChange>
          </w:rPr>
          <w:t>.</w:t>
        </w:r>
      </w:ins>
      <w:del w:id="369" w:author="Patricia Sbrissa" w:date="2019-09-27T15:29:00Z">
        <w:r w:rsidR="00BB0046" w:rsidRPr="00591C7F" w:rsidDel="00B72821">
          <w:rPr>
            <w:rFonts w:ascii="Arial" w:hAnsi="Arial" w:cs="Arial"/>
            <w:sz w:val="24"/>
            <w:szCs w:val="24"/>
            <w:rPrChange w:id="370" w:author="Patricia Sbrissa" w:date="2019-09-27T21:46:00Z">
              <w:rPr>
                <w:rFonts w:ascii="Arial" w:hAnsi="Arial" w:cs="Arial"/>
                <w:sz w:val="24"/>
                <w:szCs w:val="24"/>
              </w:rPr>
            </w:rPrChange>
          </w:rPr>
          <w:delText>,</w:delText>
        </w:r>
      </w:del>
      <w:del w:id="371" w:author="Patricia Sbrissa" w:date="2019-09-27T15:30:00Z">
        <w:r w:rsidR="00BB0046" w:rsidRPr="00591C7F" w:rsidDel="003700B3">
          <w:rPr>
            <w:rFonts w:ascii="Arial" w:hAnsi="Arial" w:cs="Arial"/>
            <w:sz w:val="24"/>
            <w:szCs w:val="24"/>
            <w:rPrChange w:id="372" w:author="Patricia Sbrissa" w:date="2019-09-27T21:46:00Z">
              <w:rPr>
                <w:rFonts w:ascii="Arial" w:hAnsi="Arial" w:cs="Arial"/>
                <w:sz w:val="24"/>
                <w:szCs w:val="24"/>
              </w:rPr>
            </w:rPrChange>
          </w:rPr>
          <w:delText xml:space="preserve"> </w:delText>
        </w:r>
        <w:r w:rsidRPr="00591C7F" w:rsidDel="003700B3">
          <w:rPr>
            <w:rFonts w:ascii="Arial" w:hAnsi="Arial" w:cs="Arial"/>
            <w:sz w:val="24"/>
            <w:szCs w:val="24"/>
            <w:rPrChange w:id="373" w:author="Patricia Sbrissa" w:date="2019-09-27T21:46:00Z">
              <w:rPr>
                <w:rFonts w:ascii="Arial" w:hAnsi="Arial" w:cs="Arial"/>
                <w:sz w:val="24"/>
                <w:szCs w:val="24"/>
              </w:rPr>
            </w:rPrChange>
          </w:rPr>
          <w:delText>e</w:delText>
        </w:r>
      </w:del>
      <w:r w:rsidRPr="00591C7F">
        <w:rPr>
          <w:rFonts w:ascii="Arial" w:hAnsi="Arial" w:cs="Arial"/>
          <w:sz w:val="24"/>
          <w:szCs w:val="24"/>
          <w:rPrChange w:id="374" w:author="Patricia Sbrissa" w:date="2019-09-27T21:46:00Z">
            <w:rPr>
              <w:rFonts w:ascii="Arial" w:hAnsi="Arial" w:cs="Arial"/>
              <w:sz w:val="24"/>
              <w:szCs w:val="24"/>
            </w:rPr>
          </w:rPrChange>
        </w:rPr>
        <w:t xml:space="preserve"> </w:t>
      </w:r>
      <w:ins w:id="375" w:author="Patricia Sbrissa" w:date="2019-09-27T15:30:00Z">
        <w:r w:rsidR="003700B3" w:rsidRPr="00591C7F">
          <w:rPr>
            <w:rFonts w:ascii="Arial" w:hAnsi="Arial" w:cs="Arial"/>
            <w:sz w:val="24"/>
            <w:szCs w:val="24"/>
            <w:rPrChange w:id="376" w:author="Patricia Sbrissa" w:date="2019-09-27T21:46:00Z">
              <w:rPr>
                <w:rFonts w:ascii="Arial" w:hAnsi="Arial" w:cs="Arial"/>
                <w:sz w:val="24"/>
                <w:szCs w:val="24"/>
              </w:rPr>
            </w:rPrChange>
          </w:rPr>
          <w:t>A</w:t>
        </w:r>
      </w:ins>
      <w:del w:id="377" w:author="Patricia Sbrissa" w:date="2019-09-27T15:30:00Z">
        <w:r w:rsidR="00BB0046" w:rsidRPr="00591C7F" w:rsidDel="003700B3">
          <w:rPr>
            <w:rFonts w:ascii="Arial" w:hAnsi="Arial" w:cs="Arial"/>
            <w:sz w:val="24"/>
            <w:szCs w:val="24"/>
            <w:rPrChange w:id="378" w:author="Patricia Sbrissa" w:date="2019-09-27T21:46:00Z">
              <w:rPr>
                <w:rFonts w:ascii="Arial" w:hAnsi="Arial" w:cs="Arial"/>
                <w:sz w:val="24"/>
                <w:szCs w:val="24"/>
              </w:rPr>
            </w:rPrChange>
          </w:rPr>
          <w:delText>a</w:delText>
        </w:r>
      </w:del>
      <w:r w:rsidR="00BB0046" w:rsidRPr="00591C7F">
        <w:rPr>
          <w:rFonts w:ascii="Arial" w:hAnsi="Arial" w:cs="Arial"/>
          <w:sz w:val="24"/>
          <w:szCs w:val="24"/>
          <w:rPrChange w:id="379" w:author="Patricia Sbrissa" w:date="2019-09-27T21:46:00Z">
            <w:rPr>
              <w:rFonts w:ascii="Arial" w:hAnsi="Arial" w:cs="Arial"/>
              <w:sz w:val="24"/>
              <w:szCs w:val="24"/>
            </w:rPr>
          </w:rPrChange>
        </w:rPr>
        <w:t>parentemente</w:t>
      </w:r>
      <w:r w:rsidRPr="00591C7F">
        <w:rPr>
          <w:rFonts w:ascii="Arial" w:hAnsi="Arial" w:cs="Arial"/>
          <w:sz w:val="24"/>
          <w:szCs w:val="24"/>
          <w:rPrChange w:id="380" w:author="Patricia Sbrissa" w:date="2019-09-27T21:46:00Z">
            <w:rPr>
              <w:rFonts w:ascii="Arial" w:hAnsi="Arial" w:cs="Arial"/>
              <w:sz w:val="24"/>
              <w:szCs w:val="24"/>
            </w:rPr>
          </w:rPrChange>
        </w:rPr>
        <w:t>, pela interpretação de tais achados,</w:t>
      </w:r>
      <w:r w:rsidR="00BB0046" w:rsidRPr="00591C7F">
        <w:rPr>
          <w:rFonts w:ascii="Arial" w:hAnsi="Arial" w:cs="Arial"/>
          <w:sz w:val="24"/>
          <w:szCs w:val="24"/>
          <w:rPrChange w:id="381" w:author="Patricia Sbrissa" w:date="2019-09-27T21:46:00Z">
            <w:rPr>
              <w:rFonts w:ascii="Arial" w:hAnsi="Arial" w:cs="Arial"/>
              <w:sz w:val="24"/>
              <w:szCs w:val="24"/>
            </w:rPr>
          </w:rPrChange>
        </w:rPr>
        <w:t xml:space="preserve"> </w:t>
      </w:r>
      <w:r w:rsidRPr="00591C7F">
        <w:rPr>
          <w:rFonts w:ascii="Arial" w:hAnsi="Arial" w:cs="Arial"/>
          <w:sz w:val="24"/>
          <w:szCs w:val="24"/>
          <w:rPrChange w:id="382" w:author="Patricia Sbrissa" w:date="2019-09-27T21:46:00Z">
            <w:rPr>
              <w:rFonts w:ascii="Arial" w:hAnsi="Arial" w:cs="Arial"/>
              <w:sz w:val="24"/>
              <w:szCs w:val="24"/>
            </w:rPr>
          </w:rPrChange>
        </w:rPr>
        <w:t xml:space="preserve">o </w:t>
      </w:r>
      <w:r w:rsidR="00BB0046" w:rsidRPr="00591C7F">
        <w:rPr>
          <w:rFonts w:ascii="Arial" w:hAnsi="Arial" w:cs="Arial"/>
          <w:sz w:val="24"/>
          <w:szCs w:val="24"/>
          <w:rPrChange w:id="383" w:author="Patricia Sbrissa" w:date="2019-09-27T21:46:00Z">
            <w:rPr>
              <w:rFonts w:ascii="Arial" w:hAnsi="Arial" w:cs="Arial"/>
              <w:sz w:val="24"/>
              <w:szCs w:val="24"/>
            </w:rPr>
          </w:rPrChange>
        </w:rPr>
        <w:t>tributo</w:t>
      </w:r>
      <w:del w:id="384" w:author="Patricia Sbrissa" w:date="2019-09-27T15:30:00Z">
        <w:r w:rsidR="00BB0046" w:rsidRPr="00591C7F" w:rsidDel="003700B3">
          <w:rPr>
            <w:rFonts w:ascii="Arial" w:hAnsi="Arial" w:cs="Arial"/>
            <w:sz w:val="24"/>
            <w:szCs w:val="24"/>
            <w:rPrChange w:id="385" w:author="Patricia Sbrissa" w:date="2019-09-27T21:46:00Z">
              <w:rPr>
                <w:rFonts w:ascii="Arial" w:hAnsi="Arial" w:cs="Arial"/>
                <w:sz w:val="24"/>
                <w:szCs w:val="24"/>
              </w:rPr>
            </w:rPrChange>
          </w:rPr>
          <w:delText xml:space="preserve"> </w:delText>
        </w:r>
        <w:r w:rsidRPr="00591C7F" w:rsidDel="003700B3">
          <w:rPr>
            <w:rFonts w:ascii="Arial" w:hAnsi="Arial" w:cs="Arial"/>
            <w:sz w:val="24"/>
            <w:szCs w:val="24"/>
            <w:rPrChange w:id="386" w:author="Patricia Sbrissa" w:date="2019-09-27T21:46:00Z">
              <w:rPr>
                <w:rFonts w:ascii="Arial" w:hAnsi="Arial" w:cs="Arial"/>
                <w:sz w:val="24"/>
                <w:szCs w:val="24"/>
              </w:rPr>
            </w:rPrChange>
          </w:rPr>
          <w:delText>que foi</w:delText>
        </w:r>
      </w:del>
      <w:r w:rsidRPr="00591C7F">
        <w:rPr>
          <w:rFonts w:ascii="Arial" w:hAnsi="Arial" w:cs="Arial"/>
          <w:sz w:val="24"/>
          <w:szCs w:val="24"/>
          <w:rPrChange w:id="387" w:author="Patricia Sbrissa" w:date="2019-09-27T21:46:00Z">
            <w:rPr>
              <w:rFonts w:ascii="Arial" w:hAnsi="Arial" w:cs="Arial"/>
              <w:sz w:val="24"/>
              <w:szCs w:val="24"/>
            </w:rPr>
          </w:rPrChange>
        </w:rPr>
        <w:t xml:space="preserve"> arrecadado na época </w:t>
      </w:r>
      <w:del w:id="388" w:author="Patricia Sbrissa" w:date="2019-09-27T15:30:00Z">
        <w:r w:rsidR="00BB0046" w:rsidRPr="00591C7F" w:rsidDel="004657FB">
          <w:rPr>
            <w:rFonts w:ascii="Arial" w:hAnsi="Arial" w:cs="Arial"/>
            <w:sz w:val="24"/>
            <w:szCs w:val="24"/>
            <w:rPrChange w:id="389" w:author="Patricia Sbrissa" w:date="2019-09-27T21:46:00Z">
              <w:rPr>
                <w:rFonts w:ascii="Arial" w:hAnsi="Arial" w:cs="Arial"/>
                <w:sz w:val="24"/>
                <w:szCs w:val="24"/>
              </w:rPr>
            </w:rPrChange>
          </w:rPr>
          <w:delText>seria</w:delText>
        </w:r>
      </w:del>
      <w:ins w:id="390" w:author="Patricia Sbrissa" w:date="2019-09-27T15:30:00Z">
        <w:r w:rsidR="004657FB" w:rsidRPr="00591C7F">
          <w:rPr>
            <w:rFonts w:ascii="Arial" w:hAnsi="Arial" w:cs="Arial"/>
            <w:sz w:val="24"/>
            <w:szCs w:val="24"/>
            <w:rPrChange w:id="391" w:author="Patricia Sbrissa" w:date="2019-09-27T21:46:00Z">
              <w:rPr>
                <w:rFonts w:ascii="Arial" w:hAnsi="Arial" w:cs="Arial"/>
                <w:sz w:val="24"/>
                <w:szCs w:val="24"/>
              </w:rPr>
            </w:rPrChange>
          </w:rPr>
          <w:t>teria sido</w:t>
        </w:r>
      </w:ins>
      <w:r w:rsidR="00BB0046" w:rsidRPr="00591C7F">
        <w:rPr>
          <w:rFonts w:ascii="Arial" w:hAnsi="Arial" w:cs="Arial"/>
          <w:sz w:val="24"/>
          <w:szCs w:val="24"/>
          <w:rPrChange w:id="392" w:author="Patricia Sbrissa" w:date="2019-09-27T21:46:00Z">
            <w:rPr>
              <w:rFonts w:ascii="Arial" w:hAnsi="Arial" w:cs="Arial"/>
              <w:sz w:val="24"/>
              <w:szCs w:val="24"/>
            </w:rPr>
          </w:rPrChange>
        </w:rPr>
        <w:t xml:space="preserve"> </w:t>
      </w:r>
      <w:r w:rsidRPr="00591C7F">
        <w:rPr>
          <w:rFonts w:ascii="Arial" w:hAnsi="Arial" w:cs="Arial"/>
          <w:sz w:val="24"/>
          <w:szCs w:val="24"/>
          <w:rPrChange w:id="393" w:author="Patricia Sbrissa" w:date="2019-09-27T21:46:00Z">
            <w:rPr>
              <w:rFonts w:ascii="Arial" w:hAnsi="Arial" w:cs="Arial"/>
              <w:sz w:val="24"/>
              <w:szCs w:val="24"/>
            </w:rPr>
          </w:rPrChange>
        </w:rPr>
        <w:t xml:space="preserve">utilizado </w:t>
      </w:r>
      <w:r w:rsidR="00BB0046" w:rsidRPr="00591C7F">
        <w:rPr>
          <w:rFonts w:ascii="Arial" w:hAnsi="Arial" w:cs="Arial"/>
          <w:sz w:val="24"/>
          <w:szCs w:val="24"/>
          <w:rPrChange w:id="394" w:author="Patricia Sbrissa" w:date="2019-09-27T21:46:00Z">
            <w:rPr>
              <w:rFonts w:ascii="Arial" w:hAnsi="Arial" w:cs="Arial"/>
              <w:sz w:val="24"/>
              <w:szCs w:val="24"/>
            </w:rPr>
          </w:rPrChange>
        </w:rPr>
        <w:t xml:space="preserve">para </w:t>
      </w:r>
      <w:del w:id="395" w:author="Patricia Sbrissa" w:date="2019-09-27T15:30:00Z">
        <w:r w:rsidRPr="00591C7F" w:rsidDel="004657FB">
          <w:rPr>
            <w:rFonts w:ascii="Arial" w:hAnsi="Arial" w:cs="Arial"/>
            <w:sz w:val="24"/>
            <w:szCs w:val="24"/>
            <w:rPrChange w:id="396" w:author="Patricia Sbrissa" w:date="2019-09-27T21:46:00Z">
              <w:rPr>
                <w:rFonts w:ascii="Arial" w:hAnsi="Arial" w:cs="Arial"/>
                <w:sz w:val="24"/>
                <w:szCs w:val="24"/>
              </w:rPr>
            </w:rPrChange>
          </w:rPr>
          <w:delText>o</w:delText>
        </w:r>
      </w:del>
      <w:ins w:id="397" w:author="Patricia Sbrissa" w:date="2019-09-27T15:31:00Z">
        <w:r w:rsidR="00764F8A" w:rsidRPr="00591C7F">
          <w:rPr>
            <w:rFonts w:ascii="Arial" w:hAnsi="Arial" w:cs="Arial"/>
            <w:sz w:val="24"/>
            <w:szCs w:val="24"/>
            <w:rPrChange w:id="398" w:author="Patricia Sbrissa" w:date="2019-09-27T21:46:00Z">
              <w:rPr>
                <w:rFonts w:ascii="Arial" w:hAnsi="Arial" w:cs="Arial"/>
                <w:sz w:val="24"/>
                <w:szCs w:val="24"/>
              </w:rPr>
            </w:rPrChange>
          </w:rPr>
          <w:t>garantir o custeio de atividades inerentes a uma iminente guerra</w:t>
        </w:r>
        <w:r w:rsidR="00AE0A2F" w:rsidRPr="00591C7F">
          <w:rPr>
            <w:rFonts w:ascii="Arial" w:hAnsi="Arial" w:cs="Arial"/>
            <w:sz w:val="24"/>
            <w:szCs w:val="24"/>
            <w:rPrChange w:id="399" w:author="Patricia Sbrissa" w:date="2019-09-27T21:46:00Z">
              <w:rPr>
                <w:rFonts w:ascii="Arial" w:hAnsi="Arial" w:cs="Arial"/>
                <w:sz w:val="24"/>
                <w:szCs w:val="24"/>
              </w:rPr>
            </w:rPrChange>
          </w:rPr>
          <w:t xml:space="preserve"> em</w:t>
        </w:r>
      </w:ins>
      <w:del w:id="400" w:author="Patricia Sbrissa" w:date="2019-09-27T15:30:00Z">
        <w:r w:rsidRPr="00591C7F" w:rsidDel="004657FB">
          <w:rPr>
            <w:rFonts w:ascii="Arial" w:hAnsi="Arial" w:cs="Arial"/>
            <w:sz w:val="24"/>
            <w:szCs w:val="24"/>
            <w:rPrChange w:id="401" w:author="Patricia Sbrissa" w:date="2019-09-27T21:46:00Z">
              <w:rPr>
                <w:rFonts w:ascii="Arial" w:hAnsi="Arial" w:cs="Arial"/>
                <w:sz w:val="24"/>
                <w:szCs w:val="24"/>
              </w:rPr>
            </w:rPrChange>
          </w:rPr>
          <w:delText xml:space="preserve"> </w:delText>
        </w:r>
        <w:r w:rsidR="00BB0046" w:rsidRPr="00591C7F" w:rsidDel="004657FB">
          <w:rPr>
            <w:rFonts w:ascii="Arial" w:hAnsi="Arial" w:cs="Arial"/>
            <w:sz w:val="24"/>
            <w:szCs w:val="24"/>
            <w:rPrChange w:id="402" w:author="Patricia Sbrissa" w:date="2019-09-27T21:46:00Z">
              <w:rPr>
                <w:rFonts w:ascii="Arial" w:hAnsi="Arial" w:cs="Arial"/>
                <w:sz w:val="24"/>
                <w:szCs w:val="24"/>
              </w:rPr>
            </w:rPrChange>
          </w:rPr>
          <w:delText>custeio,</w:delText>
        </w:r>
      </w:del>
      <w:del w:id="403" w:author="Patricia Sbrissa" w:date="2019-09-27T15:31:00Z">
        <w:r w:rsidR="00BB0046" w:rsidRPr="00591C7F" w:rsidDel="00AE0A2F">
          <w:rPr>
            <w:rFonts w:ascii="Arial" w:hAnsi="Arial" w:cs="Arial"/>
            <w:sz w:val="24"/>
            <w:szCs w:val="24"/>
            <w:rPrChange w:id="404" w:author="Patricia Sbrissa" w:date="2019-09-27T21:46:00Z">
              <w:rPr>
                <w:rFonts w:ascii="Arial" w:hAnsi="Arial" w:cs="Arial"/>
                <w:sz w:val="24"/>
                <w:szCs w:val="24"/>
              </w:rPr>
            </w:rPrChange>
          </w:rPr>
          <w:delText xml:space="preserve"> pela população de</w:delText>
        </w:r>
      </w:del>
      <w:r w:rsidR="00BB0046" w:rsidRPr="00591C7F">
        <w:rPr>
          <w:rFonts w:ascii="Arial" w:hAnsi="Arial" w:cs="Arial"/>
          <w:sz w:val="24"/>
          <w:szCs w:val="24"/>
          <w:rPrChange w:id="405" w:author="Patricia Sbrissa" w:date="2019-09-27T21:46:00Z">
            <w:rPr>
              <w:rFonts w:ascii="Arial" w:hAnsi="Arial" w:cs="Arial"/>
              <w:sz w:val="24"/>
              <w:szCs w:val="24"/>
            </w:rPr>
          </w:rPrChange>
        </w:rPr>
        <w:t xml:space="preserve"> uma determinada região </w:t>
      </w:r>
      <w:del w:id="406" w:author="Patricia Sbrissa" w:date="2019-09-27T15:31:00Z">
        <w:r w:rsidR="00BB0046" w:rsidRPr="00591C7F" w:rsidDel="00AE0A2F">
          <w:rPr>
            <w:rFonts w:ascii="Arial" w:hAnsi="Arial" w:cs="Arial"/>
            <w:sz w:val="24"/>
            <w:szCs w:val="24"/>
            <w:rPrChange w:id="407" w:author="Patricia Sbrissa" w:date="2019-09-27T21:46:00Z">
              <w:rPr>
                <w:rFonts w:ascii="Arial" w:hAnsi="Arial" w:cs="Arial"/>
                <w:sz w:val="24"/>
                <w:szCs w:val="24"/>
              </w:rPr>
            </w:rPrChange>
          </w:rPr>
          <w:delText>perto d</w:delText>
        </w:r>
      </w:del>
      <w:ins w:id="408" w:author="Patricia Sbrissa" w:date="2019-09-27T15:31:00Z">
        <w:r w:rsidR="00AE0A2F" w:rsidRPr="00591C7F">
          <w:rPr>
            <w:rFonts w:ascii="Arial" w:hAnsi="Arial" w:cs="Arial"/>
            <w:sz w:val="24"/>
            <w:szCs w:val="24"/>
            <w:rPrChange w:id="409" w:author="Patricia Sbrissa" w:date="2019-09-27T21:46:00Z">
              <w:rPr>
                <w:rFonts w:ascii="Arial" w:hAnsi="Arial" w:cs="Arial"/>
                <w:sz w:val="24"/>
                <w:szCs w:val="24"/>
              </w:rPr>
            </w:rPrChange>
          </w:rPr>
          <w:t>próxima a</w:t>
        </w:r>
      </w:ins>
      <w:r w:rsidR="00BB0046" w:rsidRPr="00591C7F">
        <w:rPr>
          <w:rFonts w:ascii="Arial" w:hAnsi="Arial" w:cs="Arial"/>
          <w:sz w:val="24"/>
          <w:szCs w:val="24"/>
          <w:rPrChange w:id="410" w:author="Patricia Sbrissa" w:date="2019-09-27T21:46:00Z">
            <w:rPr>
              <w:rFonts w:ascii="Arial" w:hAnsi="Arial" w:cs="Arial"/>
              <w:sz w:val="24"/>
              <w:szCs w:val="24"/>
            </w:rPr>
          </w:rPrChange>
        </w:rPr>
        <w:t>o Rio Tigre</w:t>
      </w:r>
      <w:del w:id="411" w:author="Patricia Sbrissa" w:date="2019-09-27T15:31:00Z">
        <w:r w:rsidR="00BB0046" w:rsidRPr="00591C7F" w:rsidDel="00AE0A2F">
          <w:rPr>
            <w:rFonts w:ascii="Arial" w:hAnsi="Arial" w:cs="Arial"/>
            <w:sz w:val="24"/>
            <w:szCs w:val="24"/>
            <w:rPrChange w:id="412" w:author="Patricia Sbrissa" w:date="2019-09-27T21:46:00Z">
              <w:rPr>
                <w:rFonts w:ascii="Arial" w:hAnsi="Arial" w:cs="Arial"/>
                <w:sz w:val="24"/>
                <w:szCs w:val="24"/>
              </w:rPr>
            </w:rPrChange>
          </w:rPr>
          <w:delText>,</w:delText>
        </w:r>
      </w:del>
      <w:ins w:id="413" w:author="Patricia Sbrissa" w:date="2019-09-27T15:31:00Z">
        <w:r w:rsidR="00AE0A2F" w:rsidRPr="00591C7F">
          <w:rPr>
            <w:rFonts w:ascii="Arial" w:hAnsi="Arial" w:cs="Arial"/>
            <w:sz w:val="24"/>
            <w:szCs w:val="24"/>
            <w:rPrChange w:id="414" w:author="Patricia Sbrissa" w:date="2019-09-27T21:46:00Z">
              <w:rPr>
                <w:rFonts w:ascii="Arial" w:hAnsi="Arial" w:cs="Arial"/>
                <w:sz w:val="24"/>
                <w:szCs w:val="24"/>
              </w:rPr>
            </w:rPrChange>
          </w:rPr>
          <w:t>.</w:t>
        </w:r>
      </w:ins>
      <w:del w:id="415" w:author="Patricia Sbrissa" w:date="2019-09-27T15:31:00Z">
        <w:r w:rsidR="00BB0046" w:rsidRPr="00591C7F" w:rsidDel="00AE0A2F">
          <w:rPr>
            <w:rFonts w:ascii="Arial" w:hAnsi="Arial" w:cs="Arial"/>
            <w:sz w:val="24"/>
            <w:szCs w:val="24"/>
            <w:rPrChange w:id="416" w:author="Patricia Sbrissa" w:date="2019-09-27T21:46:00Z">
              <w:rPr>
                <w:rFonts w:ascii="Arial" w:hAnsi="Arial" w:cs="Arial"/>
                <w:sz w:val="24"/>
                <w:szCs w:val="24"/>
              </w:rPr>
            </w:rPrChange>
          </w:rPr>
          <w:delText xml:space="preserve"> </w:delText>
        </w:r>
        <w:r w:rsidRPr="00591C7F" w:rsidDel="00764F8A">
          <w:rPr>
            <w:rFonts w:ascii="Arial" w:hAnsi="Arial" w:cs="Arial"/>
            <w:sz w:val="24"/>
            <w:szCs w:val="24"/>
            <w:rPrChange w:id="417" w:author="Patricia Sbrissa" w:date="2019-09-27T21:46:00Z">
              <w:rPr>
                <w:rFonts w:ascii="Arial" w:hAnsi="Arial" w:cs="Arial"/>
                <w:sz w:val="24"/>
                <w:szCs w:val="24"/>
              </w:rPr>
            </w:rPrChange>
          </w:rPr>
          <w:delText xml:space="preserve">de atividades inerentes </w:delText>
        </w:r>
        <w:r w:rsidR="00BB0046" w:rsidRPr="00591C7F" w:rsidDel="00764F8A">
          <w:rPr>
            <w:rFonts w:ascii="Arial" w:hAnsi="Arial" w:cs="Arial"/>
            <w:sz w:val="24"/>
            <w:szCs w:val="24"/>
            <w:rPrChange w:id="418" w:author="Patricia Sbrissa" w:date="2019-09-27T21:46:00Z">
              <w:rPr>
                <w:rFonts w:ascii="Arial" w:hAnsi="Arial" w:cs="Arial"/>
                <w:sz w:val="24"/>
                <w:szCs w:val="24"/>
              </w:rPr>
            </w:rPrChange>
          </w:rPr>
          <w:delText>a uma iminente guerra.</w:delText>
        </w:r>
        <w:r w:rsidR="00BB0046" w:rsidRPr="007D000E" w:rsidDel="00764F8A">
          <w:rPr>
            <w:rFonts w:ascii="Arial" w:hAnsi="Arial" w:cs="Arial"/>
            <w:sz w:val="24"/>
            <w:szCs w:val="24"/>
          </w:rPr>
          <w:delText xml:space="preserve"> </w:delText>
        </w:r>
      </w:del>
    </w:p>
    <w:p w14:paraId="53164C91" w14:textId="77777777" w:rsidR="00BB0046" w:rsidRPr="00EE1285" w:rsidRDefault="00BB0046" w:rsidP="00E15F24">
      <w:pPr>
        <w:widowControl w:val="0"/>
        <w:tabs>
          <w:tab w:val="left" w:pos="6663"/>
        </w:tabs>
        <w:rPr>
          <w:rFonts w:ascii="Arial" w:hAnsi="Arial" w:cs="Arial"/>
          <w:i/>
          <w:sz w:val="24"/>
          <w:szCs w:val="24"/>
        </w:rPr>
      </w:pPr>
    </w:p>
    <w:p w14:paraId="19842D12" w14:textId="77777777" w:rsidR="00251ED3" w:rsidRPr="00251ED3" w:rsidDel="00591C7F" w:rsidRDefault="00251ED3" w:rsidP="00BB0046">
      <w:pPr>
        <w:widowControl w:val="0"/>
        <w:tabs>
          <w:tab w:val="left" w:pos="6663"/>
        </w:tabs>
        <w:rPr>
          <w:del w:id="419" w:author="Patricia Sbrissa" w:date="2019-09-27T21:45:00Z"/>
          <w:rFonts w:ascii="Arial" w:hAnsi="Arial" w:cs="Arial"/>
          <w:sz w:val="24"/>
          <w:szCs w:val="24"/>
        </w:rPr>
      </w:pPr>
      <w:del w:id="420" w:author="Patricia Sbrissa" w:date="2019-09-27T15:32:00Z">
        <w:r w:rsidRPr="00251ED3" w:rsidDel="00966B5E">
          <w:rPr>
            <w:rFonts w:ascii="Arial" w:hAnsi="Arial" w:cs="Arial"/>
            <w:sz w:val="24"/>
            <w:szCs w:val="24"/>
          </w:rPr>
          <w:delText>E pelos</w:delText>
        </w:r>
      </w:del>
      <w:ins w:id="421" w:author="Patricia Sbrissa" w:date="2019-09-27T15:32:00Z">
        <w:r w:rsidR="00966B5E">
          <w:rPr>
            <w:rFonts w:ascii="Arial" w:hAnsi="Arial" w:cs="Arial"/>
            <w:sz w:val="24"/>
            <w:szCs w:val="24"/>
          </w:rPr>
          <w:t>De acordo com os</w:t>
        </w:r>
      </w:ins>
      <w:r w:rsidRPr="00251ED3">
        <w:rPr>
          <w:rFonts w:ascii="Arial" w:hAnsi="Arial" w:cs="Arial"/>
          <w:sz w:val="24"/>
          <w:szCs w:val="24"/>
        </w:rPr>
        <w:t xml:space="preserve"> registros</w:t>
      </w:r>
      <w:ins w:id="422" w:author="Patricia Sbrissa" w:date="2019-09-27T15:32:00Z">
        <w:r w:rsidR="00966B5E">
          <w:rPr>
            <w:rFonts w:ascii="Arial" w:hAnsi="Arial" w:cs="Arial"/>
            <w:sz w:val="24"/>
            <w:szCs w:val="24"/>
          </w:rPr>
          <w:t>,</w:t>
        </w:r>
      </w:ins>
      <w:r w:rsidRPr="00251ED3">
        <w:rPr>
          <w:rFonts w:ascii="Arial" w:hAnsi="Arial" w:cs="Arial"/>
          <w:sz w:val="24"/>
          <w:szCs w:val="24"/>
        </w:rPr>
        <w:t xml:space="preserve"> </w:t>
      </w:r>
      <w:del w:id="423" w:author="Patricia Sbrissa" w:date="2019-09-27T15:32:00Z">
        <w:r w:rsidRPr="00251ED3" w:rsidDel="00966B5E">
          <w:rPr>
            <w:rFonts w:ascii="Arial" w:hAnsi="Arial" w:cs="Arial"/>
            <w:sz w:val="24"/>
            <w:szCs w:val="24"/>
          </w:rPr>
          <w:delText xml:space="preserve">obtidos </w:delText>
        </w:r>
      </w:del>
      <w:ins w:id="424" w:author="Patricia Sbrissa" w:date="2019-09-27T15:32:00Z">
        <w:r w:rsidR="004B4108">
          <w:rPr>
            <w:rFonts w:ascii="Arial" w:hAnsi="Arial" w:cs="Arial"/>
            <w:sz w:val="24"/>
            <w:szCs w:val="24"/>
          </w:rPr>
          <w:t>após o término da</w:t>
        </w:r>
      </w:ins>
      <w:del w:id="425" w:author="Patricia Sbrissa" w:date="2019-09-27T15:32:00Z">
        <w:r w:rsidRPr="00251ED3" w:rsidDel="004B4108">
          <w:rPr>
            <w:rFonts w:ascii="Arial" w:hAnsi="Arial" w:cs="Arial"/>
            <w:sz w:val="24"/>
            <w:szCs w:val="24"/>
          </w:rPr>
          <w:delText>essa</w:delText>
        </w:r>
      </w:del>
      <w:r w:rsidRPr="00251ED3">
        <w:rPr>
          <w:rFonts w:ascii="Arial" w:hAnsi="Arial" w:cs="Arial"/>
          <w:sz w:val="24"/>
          <w:szCs w:val="24"/>
        </w:rPr>
        <w:t xml:space="preserve"> </w:t>
      </w:r>
      <w:r w:rsidR="00BB0046" w:rsidRPr="00251ED3">
        <w:rPr>
          <w:rFonts w:ascii="Arial" w:hAnsi="Arial" w:cs="Arial"/>
          <w:sz w:val="24"/>
          <w:szCs w:val="24"/>
        </w:rPr>
        <w:t>guerra</w:t>
      </w:r>
      <w:del w:id="426" w:author="Patricia Sbrissa" w:date="2019-09-27T15:32:00Z">
        <w:r w:rsidR="00BB0046" w:rsidRPr="00251ED3" w:rsidDel="004B4108">
          <w:rPr>
            <w:rFonts w:ascii="Arial" w:hAnsi="Arial" w:cs="Arial"/>
            <w:sz w:val="24"/>
            <w:szCs w:val="24"/>
          </w:rPr>
          <w:delText xml:space="preserve"> foi </w:delText>
        </w:r>
        <w:r w:rsidRPr="00251ED3" w:rsidDel="004B4108">
          <w:rPr>
            <w:rFonts w:ascii="Arial" w:hAnsi="Arial" w:cs="Arial"/>
            <w:sz w:val="24"/>
            <w:szCs w:val="24"/>
          </w:rPr>
          <w:delText>finalizada, mas</w:delText>
        </w:r>
      </w:del>
      <w:ins w:id="427" w:author="Patricia Sbrissa" w:date="2019-09-27T15:32:00Z">
        <w:r w:rsidR="004B4108">
          <w:rPr>
            <w:rFonts w:ascii="Arial" w:hAnsi="Arial" w:cs="Arial"/>
            <w:sz w:val="24"/>
            <w:szCs w:val="24"/>
          </w:rPr>
          <w:t>,</w:t>
        </w:r>
      </w:ins>
      <w:r w:rsidRPr="00251ED3">
        <w:rPr>
          <w:rFonts w:ascii="Arial" w:hAnsi="Arial" w:cs="Arial"/>
          <w:sz w:val="24"/>
          <w:szCs w:val="24"/>
        </w:rPr>
        <w:t xml:space="preserve"> a cobrança do tributo </w:t>
      </w:r>
      <w:del w:id="428" w:author="Patricia Sbrissa" w:date="2019-09-27T15:32:00Z">
        <w:r w:rsidRPr="00251ED3" w:rsidDel="004B4108">
          <w:rPr>
            <w:rFonts w:ascii="Arial" w:hAnsi="Arial" w:cs="Arial"/>
            <w:sz w:val="24"/>
            <w:szCs w:val="24"/>
          </w:rPr>
          <w:delText>destinado a essa guerra continuou,</w:delText>
        </w:r>
      </w:del>
      <w:ins w:id="429" w:author="Patricia Sbrissa" w:date="2019-09-27T15:33:00Z">
        <w:r w:rsidR="004B4108">
          <w:rPr>
            <w:rFonts w:ascii="Arial" w:hAnsi="Arial" w:cs="Arial"/>
            <w:sz w:val="24"/>
            <w:szCs w:val="24"/>
          </w:rPr>
          <w:t>perdurou,</w:t>
        </w:r>
      </w:ins>
      <w:del w:id="430" w:author="Patricia Sbrissa" w:date="2019-09-27T15:33:00Z">
        <w:r w:rsidRPr="00251ED3" w:rsidDel="004B4108">
          <w:rPr>
            <w:rFonts w:ascii="Arial" w:hAnsi="Arial" w:cs="Arial"/>
            <w:sz w:val="24"/>
            <w:szCs w:val="24"/>
          </w:rPr>
          <w:delText xml:space="preserve"> e esse foi o </w:delText>
        </w:r>
      </w:del>
      <w:ins w:id="431" w:author="Patricia Sbrissa" w:date="2019-09-27T15:33:00Z">
        <w:r w:rsidR="004B4108">
          <w:rPr>
            <w:rFonts w:ascii="Arial" w:hAnsi="Arial" w:cs="Arial"/>
            <w:sz w:val="24"/>
            <w:szCs w:val="24"/>
          </w:rPr>
          <w:t xml:space="preserve"> </w:t>
        </w:r>
      </w:ins>
      <w:r w:rsidRPr="00251ED3">
        <w:rPr>
          <w:rFonts w:ascii="Arial" w:hAnsi="Arial" w:cs="Arial"/>
          <w:sz w:val="24"/>
          <w:szCs w:val="24"/>
        </w:rPr>
        <w:t xml:space="preserve">motivo </w:t>
      </w:r>
      <w:ins w:id="432" w:author="Patricia Sbrissa" w:date="2019-09-27T15:33:00Z">
        <w:r w:rsidR="004B4108">
          <w:rPr>
            <w:rFonts w:ascii="Arial" w:hAnsi="Arial" w:cs="Arial"/>
            <w:sz w:val="24"/>
            <w:szCs w:val="24"/>
          </w:rPr>
          <w:t xml:space="preserve">que deu ensejo </w:t>
        </w:r>
        <w:r w:rsidR="00370B39">
          <w:rPr>
            <w:rFonts w:ascii="Arial" w:hAnsi="Arial" w:cs="Arial"/>
            <w:sz w:val="24"/>
            <w:szCs w:val="24"/>
          </w:rPr>
          <w:t>às</w:t>
        </w:r>
      </w:ins>
      <w:del w:id="433" w:author="Patricia Sbrissa" w:date="2019-09-27T15:33:00Z">
        <w:r w:rsidRPr="00251ED3" w:rsidDel="00370B39">
          <w:rPr>
            <w:rFonts w:ascii="Arial" w:hAnsi="Arial" w:cs="Arial"/>
            <w:sz w:val="24"/>
            <w:szCs w:val="24"/>
          </w:rPr>
          <w:delText xml:space="preserve">para </w:delText>
        </w:r>
        <w:r w:rsidR="00BB0046" w:rsidRPr="00251ED3" w:rsidDel="00370B39">
          <w:rPr>
            <w:rFonts w:ascii="Arial" w:hAnsi="Arial" w:cs="Arial"/>
            <w:sz w:val="24"/>
            <w:szCs w:val="24"/>
          </w:rPr>
          <w:delText xml:space="preserve">uma das </w:delText>
        </w:r>
      </w:del>
      <w:ins w:id="434" w:author="Patricia Sbrissa" w:date="2019-09-27T15:33:00Z">
        <w:r w:rsidR="00370B39">
          <w:rPr>
            <w:rFonts w:ascii="Arial" w:hAnsi="Arial" w:cs="Arial"/>
            <w:sz w:val="24"/>
            <w:szCs w:val="24"/>
          </w:rPr>
          <w:t xml:space="preserve"> </w:t>
        </w:r>
      </w:ins>
      <w:r w:rsidR="00BB0046" w:rsidRPr="00251ED3">
        <w:rPr>
          <w:rFonts w:ascii="Arial" w:hAnsi="Arial" w:cs="Arial"/>
          <w:sz w:val="24"/>
          <w:szCs w:val="24"/>
        </w:rPr>
        <w:t>primeiras revol</w:t>
      </w:r>
      <w:r w:rsidRPr="00251ED3">
        <w:rPr>
          <w:rFonts w:ascii="Arial" w:hAnsi="Arial" w:cs="Arial"/>
          <w:sz w:val="24"/>
          <w:szCs w:val="24"/>
        </w:rPr>
        <w:t>tas sociais a que se tem conhecimento</w:t>
      </w:r>
      <w:del w:id="435" w:author="Patricia Sbrissa" w:date="2019-09-27T15:33:00Z">
        <w:r w:rsidDel="00370B39">
          <w:rPr>
            <w:rFonts w:ascii="Arial" w:hAnsi="Arial" w:cs="Arial"/>
            <w:sz w:val="24"/>
            <w:szCs w:val="24"/>
          </w:rPr>
          <w:delText xml:space="preserve"> na história</w:delText>
        </w:r>
      </w:del>
      <w:r w:rsidRPr="00251ED3">
        <w:rPr>
          <w:rFonts w:ascii="Arial" w:hAnsi="Arial" w:cs="Arial"/>
          <w:sz w:val="24"/>
          <w:szCs w:val="24"/>
        </w:rPr>
        <w:t xml:space="preserve">. </w:t>
      </w:r>
    </w:p>
    <w:p w14:paraId="7EC1CF92" w14:textId="77777777" w:rsidR="00251ED3" w:rsidRDefault="00251ED3" w:rsidP="00E15F24">
      <w:pPr>
        <w:widowControl w:val="0"/>
        <w:tabs>
          <w:tab w:val="left" w:pos="6663"/>
        </w:tabs>
        <w:rPr>
          <w:rFonts w:ascii="Arial" w:hAnsi="Arial" w:cs="Arial"/>
          <w:i/>
          <w:sz w:val="24"/>
          <w:szCs w:val="24"/>
        </w:rPr>
      </w:pPr>
    </w:p>
    <w:p w14:paraId="6C45118B" w14:textId="77777777" w:rsidR="00075FF4" w:rsidRPr="00075FF4" w:rsidDel="00591C7F" w:rsidRDefault="00251ED3" w:rsidP="00BB0046">
      <w:pPr>
        <w:widowControl w:val="0"/>
        <w:tabs>
          <w:tab w:val="left" w:pos="6663"/>
        </w:tabs>
        <w:rPr>
          <w:del w:id="436" w:author="Patricia Sbrissa" w:date="2019-09-27T21:46:00Z"/>
          <w:rFonts w:ascii="Arial" w:hAnsi="Arial" w:cs="Arial"/>
          <w:sz w:val="24"/>
          <w:szCs w:val="24"/>
        </w:rPr>
      </w:pPr>
      <w:r w:rsidRPr="00075FF4">
        <w:rPr>
          <w:rFonts w:ascii="Arial" w:hAnsi="Arial" w:cs="Arial"/>
          <w:sz w:val="24"/>
          <w:szCs w:val="24"/>
        </w:rPr>
        <w:t xml:space="preserve">Nessa época, </w:t>
      </w:r>
      <w:r w:rsidR="00BB0046" w:rsidRPr="00075FF4">
        <w:rPr>
          <w:rFonts w:ascii="Arial" w:hAnsi="Arial" w:cs="Arial"/>
          <w:sz w:val="24"/>
          <w:szCs w:val="24"/>
        </w:rPr>
        <w:t>o</w:t>
      </w:r>
      <w:r w:rsidRPr="00075FF4">
        <w:rPr>
          <w:rFonts w:ascii="Arial" w:hAnsi="Arial" w:cs="Arial"/>
          <w:sz w:val="24"/>
          <w:szCs w:val="24"/>
        </w:rPr>
        <w:t>s</w:t>
      </w:r>
      <w:r w:rsidR="00BB0046" w:rsidRPr="00075FF4">
        <w:rPr>
          <w:rFonts w:ascii="Arial" w:hAnsi="Arial" w:cs="Arial"/>
          <w:sz w:val="24"/>
          <w:szCs w:val="24"/>
        </w:rPr>
        <w:t xml:space="preserve"> proclamados coletores de tributos</w:t>
      </w:r>
      <w:del w:id="437" w:author="Patricia Sbrissa" w:date="2019-09-27T15:33:00Z">
        <w:r w:rsidR="00BB0046" w:rsidRPr="00075FF4" w:rsidDel="00370B39">
          <w:rPr>
            <w:rFonts w:ascii="Arial" w:hAnsi="Arial" w:cs="Arial"/>
            <w:sz w:val="24"/>
            <w:szCs w:val="24"/>
          </w:rPr>
          <w:delText>,</w:delText>
        </w:r>
      </w:del>
      <w:r w:rsidR="00BB0046" w:rsidRPr="00075FF4">
        <w:rPr>
          <w:rFonts w:ascii="Arial" w:hAnsi="Arial" w:cs="Arial"/>
          <w:sz w:val="24"/>
          <w:szCs w:val="24"/>
        </w:rPr>
        <w:t xml:space="preserve"> </w:t>
      </w:r>
      <w:r w:rsidRPr="00075FF4">
        <w:rPr>
          <w:rFonts w:ascii="Arial" w:hAnsi="Arial" w:cs="Arial"/>
          <w:sz w:val="24"/>
          <w:szCs w:val="24"/>
        </w:rPr>
        <w:t xml:space="preserve">mantiveram </w:t>
      </w:r>
      <w:r w:rsidR="00BB0046" w:rsidRPr="00075FF4">
        <w:rPr>
          <w:rFonts w:ascii="Arial" w:hAnsi="Arial" w:cs="Arial"/>
          <w:sz w:val="24"/>
          <w:szCs w:val="24"/>
        </w:rPr>
        <w:t xml:space="preserve">as cobranças </w:t>
      </w:r>
      <w:r w:rsidR="00075FF4" w:rsidRPr="00075FF4">
        <w:rPr>
          <w:rFonts w:ascii="Arial" w:hAnsi="Arial" w:cs="Arial"/>
          <w:sz w:val="24"/>
          <w:szCs w:val="24"/>
        </w:rPr>
        <w:t>tributárias</w:t>
      </w:r>
      <w:r w:rsidRPr="00075FF4">
        <w:rPr>
          <w:rFonts w:ascii="Arial" w:hAnsi="Arial" w:cs="Arial"/>
          <w:sz w:val="24"/>
          <w:szCs w:val="24"/>
        </w:rPr>
        <w:t xml:space="preserve"> de forma </w:t>
      </w:r>
      <w:r w:rsidR="00BB0046" w:rsidRPr="00075FF4">
        <w:rPr>
          <w:rFonts w:ascii="Arial" w:hAnsi="Arial" w:cs="Arial"/>
          <w:sz w:val="24"/>
          <w:szCs w:val="24"/>
        </w:rPr>
        <w:t xml:space="preserve">coercitiva, </w:t>
      </w:r>
      <w:r w:rsidR="00075FF4" w:rsidRPr="00075FF4">
        <w:rPr>
          <w:rFonts w:ascii="Arial" w:hAnsi="Arial" w:cs="Arial"/>
          <w:sz w:val="24"/>
          <w:szCs w:val="24"/>
        </w:rPr>
        <w:t>ou seja, impond</w:t>
      </w:r>
      <w:r w:rsidR="00BB0046" w:rsidRPr="00075FF4">
        <w:rPr>
          <w:rFonts w:ascii="Arial" w:hAnsi="Arial" w:cs="Arial"/>
          <w:sz w:val="24"/>
          <w:szCs w:val="24"/>
        </w:rPr>
        <w:t xml:space="preserve">o </w:t>
      </w:r>
      <w:del w:id="438" w:author="Patricia Sbrissa" w:date="2019-09-27T15:33:00Z">
        <w:r w:rsidR="00075FF4" w:rsidRPr="00075FF4" w:rsidDel="0024595D">
          <w:rPr>
            <w:rFonts w:ascii="Arial" w:hAnsi="Arial" w:cs="Arial"/>
            <w:sz w:val="24"/>
            <w:szCs w:val="24"/>
          </w:rPr>
          <w:delText>de forma obrigatória</w:delText>
        </w:r>
      </w:del>
      <w:del w:id="439" w:author="Patricia Sbrissa" w:date="2019-09-27T15:34:00Z">
        <w:r w:rsidR="00075FF4" w:rsidRPr="00075FF4" w:rsidDel="0024595D">
          <w:rPr>
            <w:rFonts w:ascii="Arial" w:hAnsi="Arial" w:cs="Arial"/>
            <w:sz w:val="24"/>
            <w:szCs w:val="24"/>
          </w:rPr>
          <w:delText xml:space="preserve"> </w:delText>
        </w:r>
      </w:del>
      <w:r w:rsidR="00BB0046" w:rsidRPr="00075FF4">
        <w:rPr>
          <w:rFonts w:ascii="Arial" w:hAnsi="Arial" w:cs="Arial"/>
          <w:sz w:val="24"/>
          <w:szCs w:val="24"/>
        </w:rPr>
        <w:t xml:space="preserve">a cada residência dessa </w:t>
      </w:r>
      <w:r w:rsidR="00075FF4" w:rsidRPr="00075FF4">
        <w:rPr>
          <w:rFonts w:ascii="Arial" w:hAnsi="Arial" w:cs="Arial"/>
          <w:sz w:val="24"/>
          <w:szCs w:val="24"/>
        </w:rPr>
        <w:t>comunidade a entrega de parte dos seus</w:t>
      </w:r>
      <w:r w:rsidR="00BB0046" w:rsidRPr="00075FF4">
        <w:rPr>
          <w:rFonts w:ascii="Arial" w:hAnsi="Arial" w:cs="Arial"/>
          <w:sz w:val="24"/>
          <w:szCs w:val="24"/>
        </w:rPr>
        <w:t xml:space="preserve"> bens e</w:t>
      </w:r>
      <w:r w:rsidR="00075FF4" w:rsidRPr="00075FF4">
        <w:rPr>
          <w:rFonts w:ascii="Arial" w:hAnsi="Arial" w:cs="Arial"/>
          <w:sz w:val="24"/>
          <w:szCs w:val="24"/>
        </w:rPr>
        <w:t xml:space="preserve"> de suas </w:t>
      </w:r>
      <w:r w:rsidR="00BB0046" w:rsidRPr="00075FF4">
        <w:rPr>
          <w:rFonts w:ascii="Arial" w:hAnsi="Arial" w:cs="Arial"/>
          <w:sz w:val="24"/>
          <w:szCs w:val="24"/>
        </w:rPr>
        <w:t>mercadorias</w:t>
      </w:r>
      <w:r w:rsidR="00075FF4" w:rsidRPr="00075FF4">
        <w:rPr>
          <w:rFonts w:ascii="Arial" w:hAnsi="Arial" w:cs="Arial"/>
          <w:sz w:val="24"/>
          <w:szCs w:val="24"/>
        </w:rPr>
        <w:t>.</w:t>
      </w:r>
    </w:p>
    <w:p w14:paraId="30BEE4ED" w14:textId="77777777" w:rsidR="00075FF4" w:rsidRDefault="00075FF4" w:rsidP="00E15F24">
      <w:pPr>
        <w:widowControl w:val="0"/>
        <w:tabs>
          <w:tab w:val="left" w:pos="6663"/>
        </w:tabs>
        <w:rPr>
          <w:rFonts w:ascii="Arial" w:hAnsi="Arial" w:cs="Arial"/>
          <w:i/>
          <w:sz w:val="24"/>
          <w:szCs w:val="24"/>
        </w:rPr>
      </w:pPr>
    </w:p>
    <w:p w14:paraId="26613370" w14:textId="77777777" w:rsidR="00BB0046" w:rsidRPr="00FF5C48" w:rsidRDefault="00075FF4" w:rsidP="00BB0046">
      <w:pPr>
        <w:widowControl w:val="0"/>
        <w:tabs>
          <w:tab w:val="left" w:pos="6663"/>
        </w:tabs>
        <w:rPr>
          <w:rFonts w:ascii="Arial" w:hAnsi="Arial" w:cs="Arial"/>
          <w:sz w:val="24"/>
          <w:szCs w:val="24"/>
        </w:rPr>
      </w:pPr>
      <w:r w:rsidRPr="00FF5C48">
        <w:rPr>
          <w:rFonts w:ascii="Arial" w:hAnsi="Arial" w:cs="Arial"/>
          <w:sz w:val="24"/>
          <w:szCs w:val="24"/>
        </w:rPr>
        <w:t>Assim, os tributos</w:t>
      </w:r>
      <w:ins w:id="440" w:author="Patricia Sbrissa" w:date="2019-09-27T15:34:00Z">
        <w:r w:rsidR="0024595D">
          <w:rPr>
            <w:rFonts w:ascii="Arial" w:hAnsi="Arial" w:cs="Arial"/>
            <w:sz w:val="24"/>
            <w:szCs w:val="24"/>
          </w:rPr>
          <w:t>,</w:t>
        </w:r>
      </w:ins>
      <w:r w:rsidRPr="00FF5C48">
        <w:rPr>
          <w:rFonts w:ascii="Arial" w:hAnsi="Arial" w:cs="Arial"/>
          <w:sz w:val="24"/>
          <w:szCs w:val="24"/>
        </w:rPr>
        <w:t xml:space="preserve"> além de </w:t>
      </w:r>
      <w:del w:id="441" w:author="Patricia Sbrissa" w:date="2019-09-27T15:34:00Z">
        <w:r w:rsidRPr="00FF5C48" w:rsidDel="0024595D">
          <w:rPr>
            <w:rFonts w:ascii="Arial" w:hAnsi="Arial" w:cs="Arial"/>
            <w:sz w:val="24"/>
            <w:szCs w:val="24"/>
          </w:rPr>
          <w:delText>manter</w:delText>
        </w:r>
      </w:del>
      <w:ins w:id="442" w:author="Patricia Sbrissa" w:date="2019-09-27T15:34:00Z">
        <w:r w:rsidR="0024595D">
          <w:rPr>
            <w:rFonts w:ascii="Arial" w:hAnsi="Arial" w:cs="Arial"/>
            <w:sz w:val="24"/>
            <w:szCs w:val="24"/>
          </w:rPr>
          <w:t>manterem</w:t>
        </w:r>
      </w:ins>
      <w:r w:rsidRPr="00FF5C48">
        <w:rPr>
          <w:rFonts w:ascii="Arial" w:hAnsi="Arial" w:cs="Arial"/>
          <w:sz w:val="24"/>
          <w:szCs w:val="24"/>
        </w:rPr>
        <w:t xml:space="preserve"> </w:t>
      </w:r>
      <w:r w:rsidR="00BB0046" w:rsidRPr="00FF5C48">
        <w:rPr>
          <w:rFonts w:ascii="Arial" w:hAnsi="Arial" w:cs="Arial"/>
          <w:sz w:val="24"/>
          <w:szCs w:val="24"/>
        </w:rPr>
        <w:t xml:space="preserve">a atividade militar, também </w:t>
      </w:r>
      <w:r w:rsidRPr="00FF5C48">
        <w:rPr>
          <w:rFonts w:ascii="Arial" w:hAnsi="Arial" w:cs="Arial"/>
          <w:sz w:val="24"/>
          <w:szCs w:val="24"/>
        </w:rPr>
        <w:t xml:space="preserve">eram utilizados para </w:t>
      </w:r>
      <w:ins w:id="443" w:author="Patricia Sbrissa" w:date="2019-09-27T15:34:00Z">
        <w:r w:rsidR="0024595D">
          <w:rPr>
            <w:rFonts w:ascii="Arial" w:hAnsi="Arial" w:cs="Arial"/>
            <w:sz w:val="24"/>
            <w:szCs w:val="24"/>
          </w:rPr>
          <w:t xml:space="preserve">a </w:t>
        </w:r>
      </w:ins>
      <w:r w:rsidR="00BB0046" w:rsidRPr="00FF5C48">
        <w:rPr>
          <w:rFonts w:ascii="Arial" w:hAnsi="Arial" w:cs="Arial"/>
          <w:sz w:val="24"/>
          <w:szCs w:val="24"/>
        </w:rPr>
        <w:t xml:space="preserve">construção de templos, monumentos, e demais </w:t>
      </w:r>
      <w:r w:rsidRPr="00FF5C48">
        <w:rPr>
          <w:rFonts w:ascii="Arial" w:hAnsi="Arial" w:cs="Arial"/>
          <w:sz w:val="24"/>
          <w:szCs w:val="24"/>
        </w:rPr>
        <w:t xml:space="preserve">obras e </w:t>
      </w:r>
      <w:r w:rsidR="00BB0046" w:rsidRPr="00FF5C48">
        <w:rPr>
          <w:rFonts w:ascii="Arial" w:hAnsi="Arial" w:cs="Arial"/>
          <w:sz w:val="24"/>
          <w:szCs w:val="24"/>
        </w:rPr>
        <w:t xml:space="preserve">atividades </w:t>
      </w:r>
      <w:del w:id="444" w:author="Patricia Sbrissa" w:date="2019-09-27T15:35:00Z">
        <w:r w:rsidRPr="00FF5C48" w:rsidDel="0067592D">
          <w:rPr>
            <w:rFonts w:ascii="Arial" w:hAnsi="Arial" w:cs="Arial"/>
            <w:sz w:val="24"/>
            <w:szCs w:val="24"/>
          </w:rPr>
          <w:delText xml:space="preserve">entendidas </w:delText>
        </w:r>
      </w:del>
      <w:ins w:id="445" w:author="Patricia Sbrissa" w:date="2019-09-27T15:34:00Z">
        <w:r w:rsidR="005007DE">
          <w:rPr>
            <w:rFonts w:ascii="Arial" w:hAnsi="Arial" w:cs="Arial"/>
            <w:sz w:val="24"/>
            <w:szCs w:val="24"/>
          </w:rPr>
          <w:t xml:space="preserve">tidas como </w:t>
        </w:r>
      </w:ins>
      <w:r w:rsidRPr="00FF5C48">
        <w:rPr>
          <w:rFonts w:ascii="Arial" w:hAnsi="Arial" w:cs="Arial"/>
          <w:sz w:val="24"/>
          <w:szCs w:val="24"/>
        </w:rPr>
        <w:t xml:space="preserve">necessárias pelos </w:t>
      </w:r>
      <w:r w:rsidR="00BB0046" w:rsidRPr="00FF5C48">
        <w:rPr>
          <w:rFonts w:ascii="Arial" w:hAnsi="Arial" w:cs="Arial"/>
          <w:sz w:val="24"/>
          <w:szCs w:val="24"/>
        </w:rPr>
        <w:t>governantes</w:t>
      </w:r>
      <w:del w:id="446" w:author="Patricia Sbrissa" w:date="2019-09-27T15:35:00Z">
        <w:r w:rsidR="00BB0046" w:rsidRPr="00FF5C48" w:rsidDel="007F0E89">
          <w:rPr>
            <w:rFonts w:ascii="Arial" w:hAnsi="Arial" w:cs="Arial"/>
            <w:sz w:val="24"/>
            <w:szCs w:val="24"/>
          </w:rPr>
          <w:delText xml:space="preserve"> da época</w:delText>
        </w:r>
      </w:del>
      <w:r w:rsidR="00BB0046" w:rsidRPr="00FF5C48">
        <w:rPr>
          <w:rFonts w:ascii="Arial" w:hAnsi="Arial" w:cs="Arial"/>
          <w:sz w:val="24"/>
          <w:szCs w:val="24"/>
        </w:rPr>
        <w:t xml:space="preserve">, </w:t>
      </w:r>
      <w:del w:id="447" w:author="Patricia Sbrissa" w:date="2019-09-27T15:35:00Z">
        <w:r w:rsidR="00BB0046" w:rsidRPr="00FF5C48" w:rsidDel="007F0E89">
          <w:rPr>
            <w:rFonts w:ascii="Arial" w:hAnsi="Arial" w:cs="Arial"/>
            <w:sz w:val="24"/>
            <w:szCs w:val="24"/>
          </w:rPr>
          <w:delText>mas</w:delText>
        </w:r>
      </w:del>
      <w:ins w:id="448" w:author="Patricia Sbrissa" w:date="2019-09-27T15:35:00Z">
        <w:r w:rsidR="007F0E89">
          <w:rPr>
            <w:rFonts w:ascii="Arial" w:hAnsi="Arial" w:cs="Arial"/>
            <w:sz w:val="24"/>
            <w:szCs w:val="24"/>
          </w:rPr>
          <w:t>o</w:t>
        </w:r>
      </w:ins>
      <w:r w:rsidR="00BB0046" w:rsidRPr="00FF5C48">
        <w:rPr>
          <w:rFonts w:ascii="Arial" w:hAnsi="Arial" w:cs="Arial"/>
          <w:sz w:val="24"/>
          <w:szCs w:val="24"/>
        </w:rPr>
        <w:t xml:space="preserve"> que </w:t>
      </w:r>
      <w:del w:id="449" w:author="Patricia Sbrissa" w:date="2019-09-27T15:35:00Z">
        <w:r w:rsidRPr="00FF5C48" w:rsidDel="007F0E89">
          <w:rPr>
            <w:rFonts w:ascii="Arial" w:hAnsi="Arial" w:cs="Arial"/>
            <w:sz w:val="24"/>
            <w:szCs w:val="24"/>
          </w:rPr>
          <w:delText>provocava a irritação d</w:delText>
        </w:r>
      </w:del>
      <w:ins w:id="450" w:author="Patricia Sbrissa" w:date="2019-09-27T15:35:00Z">
        <w:r w:rsidR="007F0E89">
          <w:rPr>
            <w:rFonts w:ascii="Arial" w:hAnsi="Arial" w:cs="Arial"/>
            <w:sz w:val="24"/>
            <w:szCs w:val="24"/>
          </w:rPr>
          <w:t xml:space="preserve"> não agradava </w:t>
        </w:r>
      </w:ins>
      <w:r w:rsidRPr="00FF5C48">
        <w:rPr>
          <w:rFonts w:ascii="Arial" w:hAnsi="Arial" w:cs="Arial"/>
          <w:sz w:val="24"/>
          <w:szCs w:val="24"/>
        </w:rPr>
        <w:t>a população</w:t>
      </w:r>
      <w:del w:id="451" w:author="Patricia Sbrissa" w:date="2019-09-27T15:35:00Z">
        <w:r w:rsidRPr="00FF5C48" w:rsidDel="007F0E89">
          <w:rPr>
            <w:rFonts w:ascii="Arial" w:hAnsi="Arial" w:cs="Arial"/>
            <w:sz w:val="24"/>
            <w:szCs w:val="24"/>
          </w:rPr>
          <w:delText xml:space="preserve"> que não aprovava tal situação</w:delText>
        </w:r>
      </w:del>
      <w:r w:rsidRPr="00FF5C48">
        <w:rPr>
          <w:rFonts w:ascii="Arial" w:hAnsi="Arial" w:cs="Arial"/>
          <w:sz w:val="24"/>
          <w:szCs w:val="24"/>
        </w:rPr>
        <w:t>.</w:t>
      </w:r>
    </w:p>
    <w:p w14:paraId="79FF1345" w14:textId="77777777" w:rsidR="00251ED3" w:rsidRPr="00002B21" w:rsidRDefault="00251ED3" w:rsidP="00002B21">
      <w:pPr>
        <w:widowControl w:val="0"/>
        <w:tabs>
          <w:tab w:val="left" w:pos="6663"/>
        </w:tabs>
        <w:rPr>
          <w:rFonts w:ascii="Arial" w:hAnsi="Arial" w:cs="Arial"/>
          <w:sz w:val="24"/>
          <w:szCs w:val="24"/>
        </w:rPr>
      </w:pPr>
    </w:p>
    <w:p w14:paraId="49933820" w14:textId="77777777" w:rsidR="00567846" w:rsidRPr="00002B21" w:rsidRDefault="00567846" w:rsidP="00002B21">
      <w:pPr>
        <w:pStyle w:val="0TITULO1TXT"/>
        <w:spacing w:before="0" w:after="0"/>
        <w:rPr>
          <w:rFonts w:ascii="Arial" w:hAnsi="Arial" w:cs="Arial"/>
          <w:b w:val="0"/>
          <w:color w:val="E36C0A" w:themeColor="accent6" w:themeShade="BF"/>
        </w:rPr>
      </w:pPr>
    </w:p>
    <w:p w14:paraId="2FDCF96B" w14:textId="77777777" w:rsidR="00BB0046" w:rsidRPr="00591C7F" w:rsidDel="00591C7F" w:rsidRDefault="00BB0046" w:rsidP="00281E9B">
      <w:pPr>
        <w:pStyle w:val="0TITULO1TXT"/>
        <w:spacing w:before="0" w:after="0" w:line="360" w:lineRule="auto"/>
        <w:ind w:firstLine="0"/>
        <w:rPr>
          <w:del w:id="452" w:author="Patricia Sbrissa" w:date="2019-09-27T21:49:00Z"/>
          <w:rFonts w:ascii="Arial" w:hAnsi="Arial" w:cs="Arial"/>
          <w:color w:val="365F91" w:themeColor="accent1" w:themeShade="BF"/>
          <w:sz w:val="28"/>
          <w:szCs w:val="28"/>
          <w:rPrChange w:id="453" w:author="Patricia Sbrissa" w:date="2019-09-27T21:48:00Z">
            <w:rPr>
              <w:del w:id="454" w:author="Patricia Sbrissa" w:date="2019-09-27T21:49:00Z"/>
              <w:rFonts w:ascii="Arial" w:hAnsi="Arial" w:cs="Arial"/>
              <w:color w:val="auto"/>
              <w:sz w:val="28"/>
              <w:szCs w:val="28"/>
            </w:rPr>
          </w:rPrChange>
        </w:rPr>
        <w:pPrChange w:id="455" w:author="Patricia Sbrissa" w:date="2019-09-27T23:11:00Z">
          <w:pPr>
            <w:pStyle w:val="0TITULO1TXT"/>
            <w:spacing w:before="0" w:after="0" w:line="360" w:lineRule="auto"/>
            <w:jc w:val="center"/>
          </w:pPr>
        </w:pPrChange>
      </w:pPr>
      <w:r w:rsidRPr="00591C7F">
        <w:rPr>
          <w:rFonts w:ascii="Arial" w:hAnsi="Arial" w:cs="Arial"/>
          <w:color w:val="365F91" w:themeColor="accent1" w:themeShade="BF"/>
          <w:sz w:val="28"/>
          <w:szCs w:val="28"/>
          <w:rPrChange w:id="456" w:author="Patricia Sbrissa" w:date="2019-09-27T21:48:00Z">
            <w:rPr>
              <w:rFonts w:ascii="Arial" w:hAnsi="Arial" w:cs="Arial"/>
              <w:color w:val="auto"/>
              <w:sz w:val="28"/>
              <w:szCs w:val="28"/>
            </w:rPr>
          </w:rPrChange>
        </w:rPr>
        <w:t xml:space="preserve">O </w:t>
      </w:r>
      <w:ins w:id="457" w:author="Patricia Sbrissa" w:date="2019-09-27T15:35:00Z">
        <w:r w:rsidR="007F0E89" w:rsidRPr="00591C7F">
          <w:rPr>
            <w:rFonts w:ascii="Arial" w:hAnsi="Arial" w:cs="Arial"/>
            <w:color w:val="365F91" w:themeColor="accent1" w:themeShade="BF"/>
            <w:sz w:val="28"/>
            <w:szCs w:val="28"/>
            <w:rPrChange w:id="458" w:author="Patricia Sbrissa" w:date="2019-09-27T21:48:00Z">
              <w:rPr>
                <w:rFonts w:ascii="Arial" w:hAnsi="Arial" w:cs="Arial"/>
                <w:color w:val="auto"/>
                <w:sz w:val="28"/>
                <w:szCs w:val="28"/>
              </w:rPr>
            </w:rPrChange>
          </w:rPr>
          <w:t>s</w:t>
        </w:r>
      </w:ins>
      <w:del w:id="459" w:author="Patricia Sbrissa" w:date="2019-09-27T15:35:00Z">
        <w:r w:rsidRPr="00591C7F" w:rsidDel="007F0E89">
          <w:rPr>
            <w:rFonts w:ascii="Arial" w:hAnsi="Arial" w:cs="Arial"/>
            <w:color w:val="365F91" w:themeColor="accent1" w:themeShade="BF"/>
            <w:sz w:val="28"/>
            <w:szCs w:val="28"/>
            <w:rPrChange w:id="460" w:author="Patricia Sbrissa" w:date="2019-09-27T21:48:00Z">
              <w:rPr>
                <w:rFonts w:ascii="Arial" w:hAnsi="Arial" w:cs="Arial"/>
                <w:color w:val="auto"/>
                <w:sz w:val="28"/>
                <w:szCs w:val="28"/>
              </w:rPr>
            </w:rPrChange>
          </w:rPr>
          <w:delText>S</w:delText>
        </w:r>
      </w:del>
      <w:r w:rsidRPr="00591C7F">
        <w:rPr>
          <w:rFonts w:ascii="Arial" w:hAnsi="Arial" w:cs="Arial"/>
          <w:color w:val="365F91" w:themeColor="accent1" w:themeShade="BF"/>
          <w:sz w:val="28"/>
          <w:szCs w:val="28"/>
          <w:rPrChange w:id="461" w:author="Patricia Sbrissa" w:date="2019-09-27T21:48:00Z">
            <w:rPr>
              <w:rFonts w:ascii="Arial" w:hAnsi="Arial" w:cs="Arial"/>
              <w:color w:val="auto"/>
              <w:sz w:val="28"/>
              <w:szCs w:val="28"/>
            </w:rPr>
          </w:rPrChange>
        </w:rPr>
        <w:t xml:space="preserve">istema </w:t>
      </w:r>
      <w:ins w:id="462" w:author="Patricia Sbrissa" w:date="2019-09-27T15:35:00Z">
        <w:r w:rsidR="007F0E89" w:rsidRPr="00591C7F">
          <w:rPr>
            <w:rFonts w:ascii="Arial" w:hAnsi="Arial" w:cs="Arial"/>
            <w:color w:val="365F91" w:themeColor="accent1" w:themeShade="BF"/>
            <w:sz w:val="28"/>
            <w:szCs w:val="28"/>
            <w:rPrChange w:id="463" w:author="Patricia Sbrissa" w:date="2019-09-27T21:48:00Z">
              <w:rPr>
                <w:rFonts w:ascii="Arial" w:hAnsi="Arial" w:cs="Arial"/>
                <w:color w:val="auto"/>
                <w:sz w:val="28"/>
                <w:szCs w:val="28"/>
              </w:rPr>
            </w:rPrChange>
          </w:rPr>
          <w:t>e</w:t>
        </w:r>
      </w:ins>
      <w:del w:id="464" w:author="Patricia Sbrissa" w:date="2019-09-27T15:35:00Z">
        <w:r w:rsidRPr="00591C7F" w:rsidDel="007F0E89">
          <w:rPr>
            <w:rFonts w:ascii="Arial" w:hAnsi="Arial" w:cs="Arial"/>
            <w:color w:val="365F91" w:themeColor="accent1" w:themeShade="BF"/>
            <w:sz w:val="28"/>
            <w:szCs w:val="28"/>
            <w:rPrChange w:id="465" w:author="Patricia Sbrissa" w:date="2019-09-27T21:48:00Z">
              <w:rPr>
                <w:rFonts w:ascii="Arial" w:hAnsi="Arial" w:cs="Arial"/>
                <w:color w:val="auto"/>
                <w:sz w:val="28"/>
                <w:szCs w:val="28"/>
              </w:rPr>
            </w:rPrChange>
          </w:rPr>
          <w:delText>E</w:delText>
        </w:r>
      </w:del>
      <w:r w:rsidRPr="00591C7F">
        <w:rPr>
          <w:rFonts w:ascii="Arial" w:hAnsi="Arial" w:cs="Arial"/>
          <w:color w:val="365F91" w:themeColor="accent1" w:themeShade="BF"/>
          <w:sz w:val="28"/>
          <w:szCs w:val="28"/>
          <w:rPrChange w:id="466" w:author="Patricia Sbrissa" w:date="2019-09-27T21:48:00Z">
            <w:rPr>
              <w:rFonts w:ascii="Arial" w:hAnsi="Arial" w:cs="Arial"/>
              <w:color w:val="auto"/>
              <w:sz w:val="28"/>
              <w:szCs w:val="28"/>
            </w:rPr>
          </w:rPrChange>
        </w:rPr>
        <w:t xml:space="preserve">gípcio de </w:t>
      </w:r>
      <w:ins w:id="467" w:author="Patricia Sbrissa" w:date="2019-09-27T15:35:00Z">
        <w:r w:rsidR="007F0E89" w:rsidRPr="00591C7F">
          <w:rPr>
            <w:rFonts w:ascii="Arial" w:hAnsi="Arial" w:cs="Arial"/>
            <w:color w:val="365F91" w:themeColor="accent1" w:themeShade="BF"/>
            <w:sz w:val="28"/>
            <w:szCs w:val="28"/>
            <w:rPrChange w:id="468" w:author="Patricia Sbrissa" w:date="2019-09-27T21:48:00Z">
              <w:rPr>
                <w:rFonts w:ascii="Arial" w:hAnsi="Arial" w:cs="Arial"/>
                <w:color w:val="auto"/>
                <w:sz w:val="28"/>
                <w:szCs w:val="28"/>
              </w:rPr>
            </w:rPrChange>
          </w:rPr>
          <w:t>t</w:t>
        </w:r>
      </w:ins>
      <w:del w:id="469" w:author="Patricia Sbrissa" w:date="2019-09-27T15:35:00Z">
        <w:r w:rsidRPr="00591C7F" w:rsidDel="007F0E89">
          <w:rPr>
            <w:rFonts w:ascii="Arial" w:hAnsi="Arial" w:cs="Arial"/>
            <w:color w:val="365F91" w:themeColor="accent1" w:themeShade="BF"/>
            <w:sz w:val="28"/>
            <w:szCs w:val="28"/>
            <w:rPrChange w:id="470" w:author="Patricia Sbrissa" w:date="2019-09-27T21:48:00Z">
              <w:rPr>
                <w:rFonts w:ascii="Arial" w:hAnsi="Arial" w:cs="Arial"/>
                <w:color w:val="auto"/>
                <w:sz w:val="28"/>
                <w:szCs w:val="28"/>
              </w:rPr>
            </w:rPrChange>
          </w:rPr>
          <w:delText>T</w:delText>
        </w:r>
      </w:del>
      <w:r w:rsidRPr="00591C7F">
        <w:rPr>
          <w:rFonts w:ascii="Arial" w:hAnsi="Arial" w:cs="Arial"/>
          <w:color w:val="365F91" w:themeColor="accent1" w:themeShade="BF"/>
          <w:sz w:val="28"/>
          <w:szCs w:val="28"/>
          <w:rPrChange w:id="471" w:author="Patricia Sbrissa" w:date="2019-09-27T21:48:00Z">
            <w:rPr>
              <w:rFonts w:ascii="Arial" w:hAnsi="Arial" w:cs="Arial"/>
              <w:color w:val="auto"/>
              <w:sz w:val="28"/>
              <w:szCs w:val="28"/>
            </w:rPr>
          </w:rPrChange>
        </w:rPr>
        <w:t>ributação</w:t>
      </w:r>
    </w:p>
    <w:p w14:paraId="4B5956E3" w14:textId="77777777" w:rsidR="007D3CC8" w:rsidRPr="007D3CC8" w:rsidRDefault="007D3CC8" w:rsidP="00281E9B">
      <w:pPr>
        <w:pStyle w:val="0TITULO1TXT"/>
        <w:spacing w:before="0" w:after="0" w:line="360" w:lineRule="auto"/>
        <w:ind w:firstLine="0"/>
        <w:rPr>
          <w:rFonts w:ascii="Arial" w:hAnsi="Arial" w:cs="Arial"/>
          <w:color w:val="auto"/>
          <w:sz w:val="24"/>
          <w:szCs w:val="24"/>
        </w:rPr>
        <w:pPrChange w:id="472" w:author="Patricia Sbrissa" w:date="2019-09-27T23:11:00Z">
          <w:pPr>
            <w:pStyle w:val="0TITULO1TXT"/>
            <w:spacing w:before="0" w:after="0" w:line="360" w:lineRule="auto"/>
            <w:jc w:val="center"/>
          </w:pPr>
        </w:pPrChange>
      </w:pPr>
    </w:p>
    <w:p w14:paraId="3D671436" w14:textId="77777777" w:rsidR="00BB0046" w:rsidRPr="007D3CC8" w:rsidDel="00591C7F" w:rsidRDefault="00BB0046" w:rsidP="007D3CC8">
      <w:pPr>
        <w:widowControl w:val="0"/>
        <w:tabs>
          <w:tab w:val="left" w:pos="6663"/>
        </w:tabs>
        <w:rPr>
          <w:del w:id="473" w:author="Patricia Sbrissa" w:date="2019-09-27T21:49:00Z"/>
          <w:rFonts w:ascii="Arial" w:hAnsi="Arial" w:cs="Arial"/>
          <w:sz w:val="24"/>
          <w:szCs w:val="24"/>
        </w:rPr>
      </w:pPr>
      <w:r w:rsidRPr="007D3CC8">
        <w:rPr>
          <w:rFonts w:ascii="Arial" w:hAnsi="Arial" w:cs="Arial"/>
          <w:sz w:val="24"/>
          <w:szCs w:val="24"/>
        </w:rPr>
        <w:t>No Antigo Egito</w:t>
      </w:r>
      <w:ins w:id="474" w:author="Patricia Sbrissa" w:date="2019-09-27T15:35:00Z">
        <w:r w:rsidR="007F0E89">
          <w:rPr>
            <w:rFonts w:ascii="Arial" w:hAnsi="Arial" w:cs="Arial"/>
            <w:sz w:val="24"/>
            <w:szCs w:val="24"/>
          </w:rPr>
          <w:t>,</w:t>
        </w:r>
      </w:ins>
      <w:r w:rsidRPr="007D3CC8">
        <w:rPr>
          <w:rFonts w:ascii="Arial" w:hAnsi="Arial" w:cs="Arial"/>
          <w:sz w:val="24"/>
          <w:szCs w:val="24"/>
        </w:rPr>
        <w:t xml:space="preserve"> </w:t>
      </w:r>
      <w:r w:rsidR="007D3CC8" w:rsidRPr="007D3CC8">
        <w:rPr>
          <w:rFonts w:ascii="Arial" w:hAnsi="Arial" w:cs="Arial"/>
          <w:sz w:val="24"/>
          <w:szCs w:val="24"/>
        </w:rPr>
        <w:t xml:space="preserve">os </w:t>
      </w:r>
      <w:ins w:id="475" w:author="Patricia Sbrissa" w:date="2019-09-27T15:36:00Z">
        <w:r w:rsidR="007F0E89">
          <w:rPr>
            <w:rFonts w:ascii="Arial" w:hAnsi="Arial" w:cs="Arial"/>
            <w:sz w:val="24"/>
            <w:szCs w:val="24"/>
          </w:rPr>
          <w:t>e</w:t>
        </w:r>
      </w:ins>
      <w:del w:id="476" w:author="Patricia Sbrissa" w:date="2019-09-27T15:36:00Z">
        <w:r w:rsidR="007D3CC8" w:rsidRPr="007D3CC8" w:rsidDel="007F0E89">
          <w:rPr>
            <w:rFonts w:ascii="Arial" w:hAnsi="Arial" w:cs="Arial"/>
            <w:sz w:val="24"/>
            <w:szCs w:val="24"/>
          </w:rPr>
          <w:delText>E</w:delText>
        </w:r>
      </w:del>
      <w:r w:rsidR="007D3CC8" w:rsidRPr="007D3CC8">
        <w:rPr>
          <w:rFonts w:ascii="Arial" w:hAnsi="Arial" w:cs="Arial"/>
          <w:sz w:val="24"/>
          <w:szCs w:val="24"/>
        </w:rPr>
        <w:t>scribas eram os responsáveis pel</w:t>
      </w:r>
      <w:r w:rsidRPr="007D3CC8">
        <w:rPr>
          <w:rFonts w:ascii="Arial" w:hAnsi="Arial" w:cs="Arial"/>
          <w:sz w:val="24"/>
          <w:szCs w:val="24"/>
        </w:rPr>
        <w:t>as questões tributárias</w:t>
      </w:r>
      <w:ins w:id="477" w:author="Patricia Sbrissa" w:date="2019-09-27T15:36:00Z">
        <w:r w:rsidR="000C743E">
          <w:rPr>
            <w:rFonts w:ascii="Arial" w:hAnsi="Arial" w:cs="Arial"/>
            <w:sz w:val="24"/>
            <w:szCs w:val="24"/>
          </w:rPr>
          <w:t>.</w:t>
        </w:r>
      </w:ins>
      <w:del w:id="478" w:author="Patricia Sbrissa" w:date="2019-09-27T15:36:00Z">
        <w:r w:rsidR="007D3CC8" w:rsidRPr="007D3CC8" w:rsidDel="000C743E">
          <w:rPr>
            <w:rFonts w:ascii="Arial" w:hAnsi="Arial" w:cs="Arial"/>
            <w:sz w:val="24"/>
            <w:szCs w:val="24"/>
          </w:rPr>
          <w:delText>,</w:delText>
        </w:r>
      </w:del>
      <w:r w:rsidRPr="007D3CC8">
        <w:rPr>
          <w:rFonts w:ascii="Arial" w:hAnsi="Arial" w:cs="Arial"/>
          <w:sz w:val="24"/>
          <w:szCs w:val="24"/>
        </w:rPr>
        <w:t xml:space="preserve"> </w:t>
      </w:r>
      <w:del w:id="479" w:author="Patricia Sbrissa" w:date="2019-09-27T15:36:00Z">
        <w:r w:rsidR="007D3CC8" w:rsidRPr="007D3CC8" w:rsidDel="0012406A">
          <w:rPr>
            <w:rFonts w:ascii="Arial" w:hAnsi="Arial" w:cs="Arial"/>
            <w:sz w:val="24"/>
            <w:szCs w:val="24"/>
          </w:rPr>
          <w:delText xml:space="preserve">tendo </w:delText>
        </w:r>
        <w:r w:rsidRPr="007D3CC8" w:rsidDel="0012406A">
          <w:rPr>
            <w:rFonts w:ascii="Arial" w:hAnsi="Arial" w:cs="Arial"/>
            <w:sz w:val="24"/>
            <w:szCs w:val="24"/>
          </w:rPr>
          <w:delText>eles</w:delText>
        </w:r>
      </w:del>
      <w:ins w:id="480" w:author="Patricia Sbrissa" w:date="2019-09-27T15:36:00Z">
        <w:r w:rsidR="000C743E">
          <w:rPr>
            <w:rFonts w:ascii="Arial" w:hAnsi="Arial" w:cs="Arial"/>
            <w:sz w:val="24"/>
            <w:szCs w:val="24"/>
          </w:rPr>
          <w:t xml:space="preserve">Eles </w:t>
        </w:r>
      </w:ins>
      <w:ins w:id="481" w:author="Patricia Sbrissa" w:date="2019-09-27T15:37:00Z">
        <w:r w:rsidR="000C743E">
          <w:rPr>
            <w:rFonts w:ascii="Arial" w:hAnsi="Arial" w:cs="Arial"/>
            <w:sz w:val="24"/>
            <w:szCs w:val="24"/>
          </w:rPr>
          <w:t>detinham</w:t>
        </w:r>
      </w:ins>
      <w:r w:rsidRPr="007D3CC8">
        <w:rPr>
          <w:rFonts w:ascii="Arial" w:hAnsi="Arial" w:cs="Arial"/>
          <w:sz w:val="24"/>
          <w:szCs w:val="24"/>
        </w:rPr>
        <w:t xml:space="preserve"> amplos poderes nesse quesito, inclusive </w:t>
      </w:r>
      <w:del w:id="482" w:author="Patricia Sbrissa" w:date="2019-09-27T15:36:00Z">
        <w:r w:rsidR="007D3CC8" w:rsidRPr="007D3CC8" w:rsidDel="0012406A">
          <w:rPr>
            <w:rFonts w:ascii="Arial" w:hAnsi="Arial" w:cs="Arial"/>
            <w:sz w:val="24"/>
            <w:szCs w:val="24"/>
          </w:rPr>
          <w:delText>podendo</w:delText>
        </w:r>
      </w:del>
      <w:ins w:id="483" w:author="Patricia Sbrissa" w:date="2019-09-27T15:36:00Z">
        <w:r w:rsidR="0012406A">
          <w:rPr>
            <w:rFonts w:ascii="Arial" w:hAnsi="Arial" w:cs="Arial"/>
            <w:sz w:val="24"/>
            <w:szCs w:val="24"/>
          </w:rPr>
          <w:t>com a possibilidade de</w:t>
        </w:r>
      </w:ins>
      <w:r w:rsidR="007D3CC8" w:rsidRPr="007D3CC8">
        <w:rPr>
          <w:rFonts w:ascii="Arial" w:hAnsi="Arial" w:cs="Arial"/>
          <w:sz w:val="24"/>
          <w:szCs w:val="24"/>
        </w:rPr>
        <w:t xml:space="preserve"> </w:t>
      </w:r>
      <w:del w:id="484" w:author="Patricia Sbrissa" w:date="2019-09-27T15:36:00Z">
        <w:r w:rsidRPr="007D3CC8" w:rsidDel="0012406A">
          <w:rPr>
            <w:rFonts w:ascii="Arial" w:hAnsi="Arial" w:cs="Arial"/>
            <w:sz w:val="24"/>
            <w:szCs w:val="24"/>
          </w:rPr>
          <w:delText>efetuar</w:delText>
        </w:r>
      </w:del>
      <w:ins w:id="485" w:author="Patricia Sbrissa" w:date="2019-09-27T15:36:00Z">
        <w:r w:rsidR="0012406A">
          <w:rPr>
            <w:rFonts w:ascii="Arial" w:hAnsi="Arial" w:cs="Arial"/>
            <w:sz w:val="24"/>
            <w:szCs w:val="24"/>
          </w:rPr>
          <w:t>efetuar</w:t>
        </w:r>
      </w:ins>
      <w:r w:rsidRPr="007D3CC8">
        <w:rPr>
          <w:rFonts w:ascii="Arial" w:hAnsi="Arial" w:cs="Arial"/>
          <w:sz w:val="24"/>
          <w:szCs w:val="24"/>
        </w:rPr>
        <w:t xml:space="preserve"> auditorias</w:t>
      </w:r>
      <w:r w:rsidR="007D3CC8" w:rsidRPr="007D3CC8">
        <w:rPr>
          <w:rFonts w:ascii="Arial" w:hAnsi="Arial" w:cs="Arial"/>
          <w:sz w:val="24"/>
          <w:szCs w:val="24"/>
        </w:rPr>
        <w:t xml:space="preserve">, </w:t>
      </w:r>
      <w:r w:rsidRPr="007D3CC8">
        <w:rPr>
          <w:rFonts w:ascii="Arial" w:hAnsi="Arial" w:cs="Arial"/>
          <w:sz w:val="24"/>
          <w:szCs w:val="24"/>
        </w:rPr>
        <w:t>processar sonegadores</w:t>
      </w:r>
      <w:del w:id="486" w:author="Patricia Sbrissa" w:date="2019-09-27T15:37:00Z">
        <w:r w:rsidRPr="007D3CC8" w:rsidDel="009612CD">
          <w:rPr>
            <w:rFonts w:ascii="Arial" w:hAnsi="Arial" w:cs="Arial"/>
            <w:sz w:val="24"/>
            <w:szCs w:val="24"/>
          </w:rPr>
          <w:delText>,</w:delText>
        </w:r>
      </w:del>
      <w:r w:rsidRPr="007D3CC8">
        <w:rPr>
          <w:rFonts w:ascii="Arial" w:hAnsi="Arial" w:cs="Arial"/>
          <w:sz w:val="24"/>
          <w:szCs w:val="24"/>
        </w:rPr>
        <w:t xml:space="preserve"> e</w:t>
      </w:r>
      <w:ins w:id="487" w:author="Patricia Sbrissa" w:date="2019-09-27T15:37:00Z">
        <w:r w:rsidR="009612CD">
          <w:rPr>
            <w:rFonts w:ascii="Arial" w:hAnsi="Arial" w:cs="Arial"/>
            <w:sz w:val="24"/>
            <w:szCs w:val="24"/>
          </w:rPr>
          <w:t>,</w:t>
        </w:r>
      </w:ins>
      <w:r w:rsidRPr="007D3CC8">
        <w:rPr>
          <w:rFonts w:ascii="Arial" w:hAnsi="Arial" w:cs="Arial"/>
          <w:sz w:val="24"/>
          <w:szCs w:val="24"/>
        </w:rPr>
        <w:t xml:space="preserve"> além de todo esse poder</w:t>
      </w:r>
      <w:ins w:id="488" w:author="Patricia Sbrissa" w:date="2019-09-27T15:37:00Z">
        <w:r w:rsidR="009612CD">
          <w:rPr>
            <w:rFonts w:ascii="Arial" w:hAnsi="Arial" w:cs="Arial"/>
            <w:sz w:val="24"/>
            <w:szCs w:val="24"/>
          </w:rPr>
          <w:t>io</w:t>
        </w:r>
      </w:ins>
      <w:del w:id="489" w:author="Patricia Sbrissa" w:date="2019-09-27T15:37:00Z">
        <w:r w:rsidRPr="007D3CC8" w:rsidDel="009612CD">
          <w:rPr>
            <w:rFonts w:ascii="Arial" w:hAnsi="Arial" w:cs="Arial"/>
            <w:sz w:val="24"/>
            <w:szCs w:val="24"/>
          </w:rPr>
          <w:delText xml:space="preserve"> sobre eles não </w:delText>
        </w:r>
        <w:r w:rsidR="007D3CC8" w:rsidRPr="007D3CC8" w:rsidDel="009612CD">
          <w:rPr>
            <w:rFonts w:ascii="Arial" w:hAnsi="Arial" w:cs="Arial"/>
            <w:sz w:val="24"/>
            <w:szCs w:val="24"/>
          </w:rPr>
          <w:delText>havia a incidência de tributos</w:delText>
        </w:r>
        <w:r w:rsidRPr="007D3CC8" w:rsidDel="009612CD">
          <w:rPr>
            <w:rFonts w:ascii="Arial" w:hAnsi="Arial" w:cs="Arial"/>
            <w:sz w:val="24"/>
            <w:szCs w:val="24"/>
          </w:rPr>
          <w:delText xml:space="preserve">, </w:delText>
        </w:r>
        <w:r w:rsidR="007D3CC8" w:rsidRPr="007D3CC8" w:rsidDel="009612CD">
          <w:rPr>
            <w:rFonts w:ascii="Arial" w:hAnsi="Arial" w:cs="Arial"/>
            <w:sz w:val="24"/>
            <w:szCs w:val="24"/>
          </w:rPr>
          <w:delText>ou seja</w:delText>
        </w:r>
      </w:del>
      <w:r w:rsidR="007D3CC8" w:rsidRPr="007D3CC8">
        <w:rPr>
          <w:rFonts w:ascii="Arial" w:hAnsi="Arial" w:cs="Arial"/>
          <w:sz w:val="24"/>
          <w:szCs w:val="24"/>
        </w:rPr>
        <w:t xml:space="preserve">, </w:t>
      </w:r>
      <w:del w:id="490" w:author="Patricia Sbrissa" w:date="2019-09-27T15:37:00Z">
        <w:r w:rsidR="007D3CC8" w:rsidRPr="007D3CC8" w:rsidDel="009612CD">
          <w:rPr>
            <w:rFonts w:ascii="Arial" w:hAnsi="Arial" w:cs="Arial"/>
            <w:sz w:val="24"/>
            <w:szCs w:val="24"/>
          </w:rPr>
          <w:delText>ti</w:delText>
        </w:r>
      </w:del>
      <w:ins w:id="491" w:author="Patricia Sbrissa" w:date="2019-09-27T15:37:00Z">
        <w:r w:rsidR="009612CD">
          <w:rPr>
            <w:rFonts w:ascii="Arial" w:hAnsi="Arial" w:cs="Arial"/>
            <w:sz w:val="24"/>
            <w:szCs w:val="24"/>
          </w:rPr>
          <w:t xml:space="preserve">contavam </w:t>
        </w:r>
      </w:ins>
      <w:del w:id="492" w:author="Patricia Sbrissa" w:date="2019-09-27T15:37:00Z">
        <w:r w:rsidR="007D3CC8" w:rsidRPr="007D3CC8" w:rsidDel="009612CD">
          <w:rPr>
            <w:rFonts w:ascii="Arial" w:hAnsi="Arial" w:cs="Arial"/>
            <w:sz w:val="24"/>
            <w:szCs w:val="24"/>
          </w:rPr>
          <w:delText>nham</w:delText>
        </w:r>
      </w:del>
      <w:ins w:id="493" w:author="Patricia Sbrissa" w:date="2019-09-27T15:37:00Z">
        <w:r w:rsidR="009612CD">
          <w:rPr>
            <w:rFonts w:ascii="Arial" w:hAnsi="Arial" w:cs="Arial"/>
            <w:sz w:val="24"/>
            <w:szCs w:val="24"/>
          </w:rPr>
          <w:t>com</w:t>
        </w:r>
      </w:ins>
      <w:r w:rsidR="007D3CC8" w:rsidRPr="007D3CC8">
        <w:rPr>
          <w:rFonts w:ascii="Arial" w:hAnsi="Arial" w:cs="Arial"/>
          <w:sz w:val="24"/>
          <w:szCs w:val="24"/>
        </w:rPr>
        <w:t xml:space="preserve"> total isenção </w:t>
      </w:r>
      <w:r w:rsidRPr="007D3CC8">
        <w:rPr>
          <w:rFonts w:ascii="Arial" w:hAnsi="Arial" w:cs="Arial"/>
          <w:sz w:val="24"/>
          <w:szCs w:val="24"/>
        </w:rPr>
        <w:t>de tributos.</w:t>
      </w:r>
    </w:p>
    <w:p w14:paraId="367F3BFA" w14:textId="77777777" w:rsidR="00BB0046" w:rsidRPr="007D3CC8" w:rsidRDefault="00BB0046" w:rsidP="00E15F24">
      <w:pPr>
        <w:widowControl w:val="0"/>
        <w:tabs>
          <w:tab w:val="left" w:pos="6663"/>
        </w:tabs>
        <w:rPr>
          <w:rFonts w:ascii="Arial" w:hAnsi="Arial" w:cs="Arial"/>
          <w:sz w:val="24"/>
          <w:szCs w:val="24"/>
        </w:rPr>
      </w:pPr>
    </w:p>
    <w:p w14:paraId="4A2CAFED" w14:textId="77777777" w:rsidR="00BB0046" w:rsidRPr="007D3CC8" w:rsidDel="00591C7F" w:rsidRDefault="007D3CC8">
      <w:pPr>
        <w:widowControl w:val="0"/>
        <w:tabs>
          <w:tab w:val="left" w:pos="6663"/>
        </w:tabs>
        <w:rPr>
          <w:del w:id="494" w:author="Patricia Sbrissa" w:date="2019-09-27T21:49:00Z"/>
          <w:rFonts w:ascii="Arial" w:hAnsi="Arial" w:cs="Arial"/>
          <w:sz w:val="24"/>
          <w:szCs w:val="24"/>
        </w:rPr>
      </w:pPr>
      <w:del w:id="495" w:author="Patricia Sbrissa" w:date="2019-09-27T15:37:00Z">
        <w:r w:rsidDel="008508F7">
          <w:rPr>
            <w:rFonts w:ascii="Arial" w:hAnsi="Arial" w:cs="Arial"/>
            <w:sz w:val="24"/>
            <w:szCs w:val="24"/>
          </w:rPr>
          <w:delText>Tamanho era esse poder que o</w:delText>
        </w:r>
        <w:r w:rsidR="00BB0046" w:rsidRPr="007D3CC8" w:rsidDel="008508F7">
          <w:rPr>
            <w:rFonts w:ascii="Arial" w:hAnsi="Arial" w:cs="Arial"/>
            <w:sz w:val="24"/>
            <w:szCs w:val="24"/>
          </w:rPr>
          <w:delText>s</w:delText>
        </w:r>
      </w:del>
      <w:ins w:id="496" w:author="Patricia Sbrissa" w:date="2019-09-27T15:37:00Z">
        <w:r w:rsidR="008508F7">
          <w:rPr>
            <w:rFonts w:ascii="Arial" w:hAnsi="Arial" w:cs="Arial"/>
            <w:sz w:val="24"/>
            <w:szCs w:val="24"/>
          </w:rPr>
          <w:t>Os</w:t>
        </w:r>
      </w:ins>
      <w:r w:rsidR="00BB0046" w:rsidRPr="007D3CC8">
        <w:rPr>
          <w:rFonts w:ascii="Arial" w:hAnsi="Arial" w:cs="Arial"/>
          <w:sz w:val="24"/>
          <w:szCs w:val="24"/>
        </w:rPr>
        <w:t xml:space="preserve"> </w:t>
      </w:r>
      <w:ins w:id="497" w:author="Patricia Sbrissa" w:date="2019-09-27T15:38:00Z">
        <w:r w:rsidR="008508F7">
          <w:rPr>
            <w:rFonts w:ascii="Arial" w:hAnsi="Arial" w:cs="Arial"/>
            <w:sz w:val="24"/>
            <w:szCs w:val="24"/>
          </w:rPr>
          <w:t>es</w:t>
        </w:r>
      </w:ins>
      <w:del w:id="498" w:author="Patricia Sbrissa" w:date="2019-09-27T15:38:00Z">
        <w:r w:rsidR="00BB0046" w:rsidRPr="007D3CC8" w:rsidDel="008508F7">
          <w:rPr>
            <w:rFonts w:ascii="Arial" w:hAnsi="Arial" w:cs="Arial"/>
            <w:sz w:val="24"/>
            <w:szCs w:val="24"/>
          </w:rPr>
          <w:delText>Es</w:delText>
        </w:r>
      </w:del>
      <w:r w:rsidR="00BB0046" w:rsidRPr="007D3CC8">
        <w:rPr>
          <w:rFonts w:ascii="Arial" w:hAnsi="Arial" w:cs="Arial"/>
          <w:sz w:val="24"/>
          <w:szCs w:val="24"/>
        </w:rPr>
        <w:t xml:space="preserve">cribas </w:t>
      </w:r>
      <w:del w:id="499" w:author="Patricia Sbrissa" w:date="2019-09-27T15:38:00Z">
        <w:r w:rsidR="00BB0046" w:rsidRPr="007D3CC8" w:rsidDel="008508F7">
          <w:rPr>
            <w:rFonts w:ascii="Arial" w:hAnsi="Arial" w:cs="Arial"/>
            <w:sz w:val="24"/>
            <w:szCs w:val="24"/>
          </w:rPr>
          <w:delText>inclusive</w:delText>
        </w:r>
      </w:del>
      <w:ins w:id="500" w:author="Patricia Sbrissa" w:date="2019-09-27T15:38:00Z">
        <w:r w:rsidR="008508F7">
          <w:rPr>
            <w:rFonts w:ascii="Arial" w:hAnsi="Arial" w:cs="Arial"/>
            <w:sz w:val="24"/>
            <w:szCs w:val="24"/>
          </w:rPr>
          <w:t>também</w:t>
        </w:r>
      </w:ins>
      <w:r w:rsidR="00BB0046" w:rsidRPr="007D3CC8">
        <w:rPr>
          <w:rFonts w:ascii="Arial" w:hAnsi="Arial" w:cs="Arial"/>
          <w:sz w:val="24"/>
          <w:szCs w:val="24"/>
        </w:rPr>
        <w:t xml:space="preserve"> </w:t>
      </w:r>
      <w:r>
        <w:rPr>
          <w:rFonts w:ascii="Arial" w:hAnsi="Arial" w:cs="Arial"/>
          <w:sz w:val="24"/>
          <w:szCs w:val="24"/>
        </w:rPr>
        <w:t>forneciam</w:t>
      </w:r>
      <w:ins w:id="501" w:author="Patricia Sbrissa" w:date="2019-09-27T15:38:00Z">
        <w:r w:rsidR="008508F7">
          <w:rPr>
            <w:rFonts w:ascii="Arial" w:hAnsi="Arial" w:cs="Arial"/>
            <w:sz w:val="24"/>
            <w:szCs w:val="24"/>
          </w:rPr>
          <w:t xml:space="preserve"> as sementes </w:t>
        </w:r>
      </w:ins>
      <w:del w:id="502" w:author="Patricia Sbrissa" w:date="2019-09-27T15:38:00Z">
        <w:r w:rsidDel="008508F7">
          <w:rPr>
            <w:rFonts w:ascii="Arial" w:hAnsi="Arial" w:cs="Arial"/>
            <w:sz w:val="24"/>
            <w:szCs w:val="24"/>
          </w:rPr>
          <w:delText xml:space="preserve"> </w:delText>
        </w:r>
      </w:del>
      <w:r>
        <w:rPr>
          <w:rFonts w:ascii="Arial" w:hAnsi="Arial" w:cs="Arial"/>
          <w:sz w:val="24"/>
          <w:szCs w:val="24"/>
        </w:rPr>
        <w:t>e controlavam o cultivo</w:t>
      </w:r>
      <w:r w:rsidR="00ED5277">
        <w:rPr>
          <w:rFonts w:ascii="Arial" w:hAnsi="Arial" w:cs="Arial"/>
          <w:sz w:val="24"/>
          <w:szCs w:val="24"/>
        </w:rPr>
        <w:t xml:space="preserve"> </w:t>
      </w:r>
      <w:del w:id="503" w:author="Patricia Sbrissa" w:date="2019-09-27T15:38:00Z">
        <w:r w:rsidR="00ED5277" w:rsidDel="008036E9">
          <w:rPr>
            <w:rFonts w:ascii="Arial" w:hAnsi="Arial" w:cs="Arial"/>
            <w:sz w:val="24"/>
            <w:szCs w:val="24"/>
          </w:rPr>
          <w:delText>das sementes</w:delText>
        </w:r>
      </w:del>
      <w:ins w:id="504" w:author="Patricia Sbrissa" w:date="2019-09-27T15:38:00Z">
        <w:r w:rsidR="008036E9">
          <w:rPr>
            <w:rFonts w:ascii="Arial" w:hAnsi="Arial" w:cs="Arial"/>
            <w:sz w:val="24"/>
            <w:szCs w:val="24"/>
          </w:rPr>
          <w:t>dos alimentos</w:t>
        </w:r>
      </w:ins>
      <w:ins w:id="505" w:author="Patricia Sbrissa" w:date="2019-09-27T15:39:00Z">
        <w:r w:rsidR="00CE4118">
          <w:rPr>
            <w:rFonts w:ascii="Arial" w:hAnsi="Arial" w:cs="Arial"/>
            <w:sz w:val="24"/>
            <w:szCs w:val="24"/>
          </w:rPr>
          <w:t>. Sabendo o que era produzido e quais os ganhos e perdas, garantiam</w:t>
        </w:r>
      </w:ins>
      <w:del w:id="506" w:author="Patricia Sbrissa" w:date="2019-09-27T15:39:00Z">
        <w:r w:rsidR="00ED5277" w:rsidDel="00CE4118">
          <w:rPr>
            <w:rFonts w:ascii="Arial" w:hAnsi="Arial" w:cs="Arial"/>
            <w:sz w:val="24"/>
            <w:szCs w:val="24"/>
          </w:rPr>
          <w:delText>, com isso</w:delText>
        </w:r>
      </w:del>
      <w:r w:rsidR="00ED5277">
        <w:rPr>
          <w:rFonts w:ascii="Arial" w:hAnsi="Arial" w:cs="Arial"/>
          <w:sz w:val="24"/>
          <w:szCs w:val="24"/>
        </w:rPr>
        <w:t xml:space="preserve"> </w:t>
      </w:r>
      <w:del w:id="507" w:author="Patricia Sbrissa" w:date="2019-09-27T15:39:00Z">
        <w:r w:rsidR="00ED5277" w:rsidDel="00D84C96">
          <w:rPr>
            <w:rFonts w:ascii="Arial" w:hAnsi="Arial" w:cs="Arial"/>
            <w:sz w:val="24"/>
            <w:szCs w:val="24"/>
          </w:rPr>
          <w:delText>ele</w:delText>
        </w:r>
        <w:r w:rsidR="00E341B3" w:rsidDel="00D84C96">
          <w:rPr>
            <w:rFonts w:ascii="Arial" w:hAnsi="Arial" w:cs="Arial"/>
            <w:sz w:val="24"/>
            <w:szCs w:val="24"/>
          </w:rPr>
          <w:delText>s</w:delText>
        </w:r>
        <w:r w:rsidR="00ED5277" w:rsidDel="00D84C96">
          <w:rPr>
            <w:rFonts w:ascii="Arial" w:hAnsi="Arial" w:cs="Arial"/>
            <w:sz w:val="24"/>
            <w:szCs w:val="24"/>
          </w:rPr>
          <w:delText xml:space="preserve"> detinha</w:delText>
        </w:r>
        <w:r w:rsidR="00E341B3" w:rsidDel="00D84C96">
          <w:rPr>
            <w:rFonts w:ascii="Arial" w:hAnsi="Arial" w:cs="Arial"/>
            <w:sz w:val="24"/>
            <w:szCs w:val="24"/>
          </w:rPr>
          <w:delText>m</w:delText>
        </w:r>
        <w:r w:rsidR="00ED5277" w:rsidDel="00D84C96">
          <w:rPr>
            <w:rFonts w:ascii="Arial" w:hAnsi="Arial" w:cs="Arial"/>
            <w:sz w:val="24"/>
            <w:szCs w:val="24"/>
          </w:rPr>
          <w:delText xml:space="preserve"> controle </w:delText>
        </w:r>
        <w:r w:rsidR="00E341B3" w:rsidDel="00D84C96">
          <w:rPr>
            <w:rFonts w:ascii="Arial" w:hAnsi="Arial" w:cs="Arial"/>
            <w:sz w:val="24"/>
            <w:szCs w:val="24"/>
          </w:rPr>
          <w:delText xml:space="preserve">totao </w:delText>
        </w:r>
        <w:r w:rsidR="00ED5277" w:rsidDel="00D84C96">
          <w:rPr>
            <w:rFonts w:ascii="Arial" w:hAnsi="Arial" w:cs="Arial"/>
            <w:sz w:val="24"/>
            <w:szCs w:val="24"/>
          </w:rPr>
          <w:delText>sobre o que era</w:delText>
        </w:r>
        <w:r w:rsidR="00BB0046" w:rsidRPr="007D3CC8" w:rsidDel="00D84C96">
          <w:rPr>
            <w:rFonts w:ascii="Arial" w:hAnsi="Arial" w:cs="Arial"/>
            <w:sz w:val="24"/>
            <w:szCs w:val="24"/>
          </w:rPr>
          <w:delText xml:space="preserve"> cultivado</w:delText>
        </w:r>
        <w:r w:rsidR="00ED5277" w:rsidDel="00D84C96">
          <w:rPr>
            <w:rFonts w:ascii="Arial" w:hAnsi="Arial" w:cs="Arial"/>
            <w:sz w:val="24"/>
            <w:szCs w:val="24"/>
          </w:rPr>
          <w:delText xml:space="preserve"> </w:delText>
        </w:r>
        <w:r w:rsidR="00BB0046" w:rsidRPr="007D3CC8" w:rsidDel="00D84C96">
          <w:rPr>
            <w:rFonts w:ascii="Arial" w:hAnsi="Arial" w:cs="Arial"/>
            <w:sz w:val="24"/>
            <w:szCs w:val="24"/>
          </w:rPr>
          <w:delText xml:space="preserve">e até mesmo </w:delText>
        </w:r>
        <w:r w:rsidR="00ED5277" w:rsidDel="00D84C96">
          <w:rPr>
            <w:rFonts w:ascii="Arial" w:hAnsi="Arial" w:cs="Arial"/>
            <w:sz w:val="24"/>
            <w:szCs w:val="24"/>
          </w:rPr>
          <w:delText>d</w:delText>
        </w:r>
        <w:r w:rsidR="00BB0046" w:rsidRPr="007D3CC8" w:rsidDel="00D84C96">
          <w:rPr>
            <w:rFonts w:ascii="Arial" w:hAnsi="Arial" w:cs="Arial"/>
            <w:sz w:val="24"/>
            <w:szCs w:val="24"/>
          </w:rPr>
          <w:delText>as perdas</w:delText>
        </w:r>
        <w:r w:rsidR="00ED5277" w:rsidDel="00D84C96">
          <w:rPr>
            <w:rFonts w:ascii="Arial" w:hAnsi="Arial" w:cs="Arial"/>
            <w:sz w:val="24"/>
            <w:szCs w:val="24"/>
          </w:rPr>
          <w:delText xml:space="preserve"> existentes</w:delText>
        </w:r>
        <w:r w:rsidR="00BB0046" w:rsidRPr="007D3CC8" w:rsidDel="00D84C96">
          <w:rPr>
            <w:rFonts w:ascii="Arial" w:hAnsi="Arial" w:cs="Arial"/>
            <w:sz w:val="24"/>
            <w:szCs w:val="24"/>
          </w:rPr>
          <w:delText xml:space="preserve">, garantindo com isso </w:delText>
        </w:r>
      </w:del>
      <w:r w:rsidR="00BB0046" w:rsidRPr="007D3CC8">
        <w:rPr>
          <w:rFonts w:ascii="Arial" w:hAnsi="Arial" w:cs="Arial"/>
          <w:sz w:val="24"/>
          <w:szCs w:val="24"/>
        </w:rPr>
        <w:t xml:space="preserve">que </w:t>
      </w:r>
      <w:ins w:id="508" w:author="Patricia Sbrissa" w:date="2019-09-27T15:39:00Z">
        <w:r w:rsidR="00D84C96">
          <w:rPr>
            <w:rFonts w:ascii="Arial" w:hAnsi="Arial" w:cs="Arial"/>
            <w:sz w:val="24"/>
            <w:szCs w:val="24"/>
          </w:rPr>
          <w:t xml:space="preserve">se recolhesse </w:t>
        </w:r>
      </w:ins>
      <w:r w:rsidR="00BB0046" w:rsidRPr="007D3CC8">
        <w:rPr>
          <w:rFonts w:ascii="Arial" w:hAnsi="Arial" w:cs="Arial"/>
          <w:sz w:val="24"/>
          <w:szCs w:val="24"/>
        </w:rPr>
        <w:t xml:space="preserve">a parte devida ao </w:t>
      </w:r>
      <w:ins w:id="509" w:author="Patricia Sbrissa" w:date="2019-09-27T15:39:00Z">
        <w:r w:rsidR="00D84C96">
          <w:rPr>
            <w:rFonts w:ascii="Arial" w:hAnsi="Arial" w:cs="Arial"/>
            <w:sz w:val="24"/>
            <w:szCs w:val="24"/>
          </w:rPr>
          <w:t>f</w:t>
        </w:r>
      </w:ins>
      <w:del w:id="510" w:author="Patricia Sbrissa" w:date="2019-09-27T15:39:00Z">
        <w:r w:rsidR="00BB0046" w:rsidRPr="007D3CC8" w:rsidDel="00D84C96">
          <w:rPr>
            <w:rFonts w:ascii="Arial" w:hAnsi="Arial" w:cs="Arial"/>
            <w:sz w:val="24"/>
            <w:szCs w:val="24"/>
          </w:rPr>
          <w:delText>F</w:delText>
        </w:r>
      </w:del>
      <w:r w:rsidR="00BB0046" w:rsidRPr="007D3CC8">
        <w:rPr>
          <w:rFonts w:ascii="Arial" w:hAnsi="Arial" w:cs="Arial"/>
          <w:sz w:val="24"/>
          <w:szCs w:val="24"/>
        </w:rPr>
        <w:t xml:space="preserve">araó </w:t>
      </w:r>
      <w:del w:id="511" w:author="Patricia Sbrissa" w:date="2019-09-27T15:40:00Z">
        <w:r w:rsidR="00BB0046" w:rsidRPr="007D3CC8" w:rsidDel="00D84C96">
          <w:rPr>
            <w:rFonts w:ascii="Arial" w:hAnsi="Arial" w:cs="Arial"/>
            <w:sz w:val="24"/>
            <w:szCs w:val="24"/>
          </w:rPr>
          <w:delText xml:space="preserve">fosse </w:delText>
        </w:r>
      </w:del>
      <w:r w:rsidR="00BB0046" w:rsidRPr="007D3CC8">
        <w:rPr>
          <w:rFonts w:ascii="Arial" w:hAnsi="Arial" w:cs="Arial"/>
          <w:sz w:val="24"/>
          <w:szCs w:val="24"/>
        </w:rPr>
        <w:t>devidamente</w:t>
      </w:r>
      <w:ins w:id="512" w:author="Patricia Sbrissa" w:date="2019-09-27T15:40:00Z">
        <w:r w:rsidR="00D84C96">
          <w:rPr>
            <w:rFonts w:ascii="Arial" w:hAnsi="Arial" w:cs="Arial"/>
            <w:sz w:val="24"/>
            <w:szCs w:val="24"/>
          </w:rPr>
          <w:t>.</w:t>
        </w:r>
      </w:ins>
      <w:r w:rsidR="00BB0046" w:rsidRPr="007D3CC8">
        <w:rPr>
          <w:rFonts w:ascii="Arial" w:hAnsi="Arial" w:cs="Arial"/>
          <w:sz w:val="24"/>
          <w:szCs w:val="24"/>
        </w:rPr>
        <w:t xml:space="preserve"> </w:t>
      </w:r>
      <w:del w:id="513" w:author="Patricia Sbrissa" w:date="2019-09-27T15:40:00Z">
        <w:r w:rsidR="00BB0046" w:rsidRPr="007D3CC8" w:rsidDel="00D84C96">
          <w:rPr>
            <w:rFonts w:ascii="Arial" w:hAnsi="Arial" w:cs="Arial"/>
            <w:sz w:val="24"/>
            <w:szCs w:val="24"/>
          </w:rPr>
          <w:delText>recolhida</w:delText>
        </w:r>
      </w:del>
    </w:p>
    <w:p w14:paraId="2F65E33A" w14:textId="77777777" w:rsidR="00BB0046" w:rsidRPr="007B5740" w:rsidRDefault="00BB0046" w:rsidP="00E15F24">
      <w:pPr>
        <w:widowControl w:val="0"/>
        <w:tabs>
          <w:tab w:val="left" w:pos="6663"/>
        </w:tabs>
        <w:rPr>
          <w:rFonts w:ascii="Arial" w:hAnsi="Arial" w:cs="Arial"/>
          <w:sz w:val="24"/>
          <w:szCs w:val="24"/>
        </w:rPr>
      </w:pPr>
    </w:p>
    <w:p w14:paraId="72CAF086" w14:textId="77777777" w:rsidR="00E341B3" w:rsidRPr="007B5740" w:rsidDel="00591C7F" w:rsidRDefault="00BB0046" w:rsidP="00BB0046">
      <w:pPr>
        <w:widowControl w:val="0"/>
        <w:tabs>
          <w:tab w:val="left" w:pos="6663"/>
        </w:tabs>
        <w:rPr>
          <w:del w:id="514" w:author="Patricia Sbrissa" w:date="2019-09-27T21:49:00Z"/>
          <w:rFonts w:ascii="Arial" w:hAnsi="Arial" w:cs="Arial"/>
          <w:sz w:val="24"/>
          <w:szCs w:val="24"/>
        </w:rPr>
      </w:pPr>
      <w:r w:rsidRPr="007B5740">
        <w:rPr>
          <w:rFonts w:ascii="Arial" w:hAnsi="Arial" w:cs="Arial"/>
          <w:sz w:val="24"/>
          <w:szCs w:val="24"/>
        </w:rPr>
        <w:t>O Rio Nilo</w:t>
      </w:r>
      <w:ins w:id="515" w:author="Patricia Sbrissa" w:date="2019-09-27T15:40:00Z">
        <w:r w:rsidR="009C400E" w:rsidRPr="007B5740">
          <w:rPr>
            <w:rFonts w:ascii="Arial" w:hAnsi="Arial" w:cs="Arial"/>
            <w:sz w:val="24"/>
            <w:szCs w:val="24"/>
          </w:rPr>
          <w:t>,  amplamente utilizado nas plantações,</w:t>
        </w:r>
      </w:ins>
      <w:r w:rsidRPr="007B5740">
        <w:rPr>
          <w:rFonts w:ascii="Arial" w:hAnsi="Arial" w:cs="Arial"/>
          <w:sz w:val="24"/>
          <w:szCs w:val="24"/>
        </w:rPr>
        <w:t xml:space="preserve"> sempre foi </w:t>
      </w:r>
      <w:r w:rsidR="00E341B3" w:rsidRPr="007B5740">
        <w:rPr>
          <w:rFonts w:ascii="Arial" w:hAnsi="Arial" w:cs="Arial"/>
          <w:sz w:val="24"/>
          <w:szCs w:val="24"/>
        </w:rPr>
        <w:t xml:space="preserve">de grande importância </w:t>
      </w:r>
      <w:r w:rsidRPr="007B5740">
        <w:rPr>
          <w:rFonts w:ascii="Arial" w:hAnsi="Arial" w:cs="Arial"/>
          <w:sz w:val="24"/>
          <w:szCs w:val="24"/>
        </w:rPr>
        <w:t xml:space="preserve">para </w:t>
      </w:r>
      <w:r w:rsidR="00E341B3" w:rsidRPr="007B5740">
        <w:rPr>
          <w:rFonts w:ascii="Arial" w:hAnsi="Arial" w:cs="Arial"/>
          <w:sz w:val="24"/>
          <w:szCs w:val="24"/>
        </w:rPr>
        <w:t xml:space="preserve">a </w:t>
      </w:r>
      <w:r w:rsidRPr="007B5740">
        <w:rPr>
          <w:rFonts w:ascii="Arial" w:hAnsi="Arial" w:cs="Arial"/>
          <w:sz w:val="24"/>
          <w:szCs w:val="24"/>
        </w:rPr>
        <w:t xml:space="preserve">sociedade </w:t>
      </w:r>
      <w:ins w:id="516" w:author="Patricia Sbrissa" w:date="2019-09-27T15:40:00Z">
        <w:r w:rsidR="009C400E">
          <w:rPr>
            <w:rFonts w:ascii="Arial" w:hAnsi="Arial" w:cs="Arial"/>
            <w:sz w:val="24"/>
            <w:szCs w:val="24"/>
          </w:rPr>
          <w:t>e</w:t>
        </w:r>
      </w:ins>
      <w:del w:id="517" w:author="Patricia Sbrissa" w:date="2019-09-27T15:40:00Z">
        <w:r w:rsidRPr="007B5740" w:rsidDel="009C400E">
          <w:rPr>
            <w:rFonts w:ascii="Arial" w:hAnsi="Arial" w:cs="Arial"/>
            <w:sz w:val="24"/>
            <w:szCs w:val="24"/>
          </w:rPr>
          <w:delText>E</w:delText>
        </w:r>
      </w:del>
      <w:r w:rsidRPr="007B5740">
        <w:rPr>
          <w:rFonts w:ascii="Arial" w:hAnsi="Arial" w:cs="Arial"/>
          <w:sz w:val="24"/>
          <w:szCs w:val="24"/>
        </w:rPr>
        <w:t>gípci</w:t>
      </w:r>
      <w:del w:id="518" w:author="Patricia Sbrissa" w:date="2019-09-27T15:41:00Z">
        <w:r w:rsidRPr="007B5740" w:rsidDel="00312B79">
          <w:rPr>
            <w:rFonts w:ascii="Arial" w:hAnsi="Arial" w:cs="Arial"/>
            <w:sz w:val="24"/>
            <w:szCs w:val="24"/>
          </w:rPr>
          <w:delText>a</w:delText>
        </w:r>
      </w:del>
      <w:del w:id="519" w:author="Patricia Sbrissa" w:date="2019-09-27T15:40:00Z">
        <w:r w:rsidRPr="007B5740" w:rsidDel="009C400E">
          <w:rPr>
            <w:rFonts w:ascii="Arial" w:hAnsi="Arial" w:cs="Arial"/>
            <w:sz w:val="24"/>
            <w:szCs w:val="24"/>
          </w:rPr>
          <w:delText xml:space="preserve">, </w:delText>
        </w:r>
        <w:r w:rsidR="00E341B3" w:rsidRPr="007B5740" w:rsidDel="009C400E">
          <w:rPr>
            <w:rFonts w:ascii="Arial" w:hAnsi="Arial" w:cs="Arial"/>
            <w:sz w:val="24"/>
            <w:szCs w:val="24"/>
          </w:rPr>
          <w:delText xml:space="preserve">sendo </w:delText>
        </w:r>
        <w:r w:rsidR="007B5740" w:rsidRPr="007B5740" w:rsidDel="009C400E">
          <w:rPr>
            <w:rFonts w:ascii="Arial" w:hAnsi="Arial" w:cs="Arial"/>
            <w:sz w:val="24"/>
            <w:szCs w:val="24"/>
          </w:rPr>
          <w:delText>amplamente utilizado nas</w:delText>
        </w:r>
        <w:r w:rsidRPr="007B5740" w:rsidDel="009C400E">
          <w:rPr>
            <w:rFonts w:ascii="Arial" w:hAnsi="Arial" w:cs="Arial"/>
            <w:sz w:val="24"/>
            <w:szCs w:val="24"/>
          </w:rPr>
          <w:delText xml:space="preserve"> plantações, </w:delText>
        </w:r>
      </w:del>
      <w:del w:id="520" w:author="Patricia Sbrissa" w:date="2019-09-27T15:41:00Z">
        <w:r w:rsidR="007B5740" w:rsidRPr="007B5740" w:rsidDel="00312B79">
          <w:rPr>
            <w:rFonts w:ascii="Arial" w:hAnsi="Arial" w:cs="Arial"/>
            <w:sz w:val="24"/>
            <w:szCs w:val="24"/>
          </w:rPr>
          <w:delText>m</w:delText>
        </w:r>
      </w:del>
      <w:r w:rsidR="007B5740" w:rsidRPr="007B5740">
        <w:rPr>
          <w:rFonts w:ascii="Arial" w:hAnsi="Arial" w:cs="Arial"/>
          <w:sz w:val="24"/>
          <w:szCs w:val="24"/>
        </w:rPr>
        <w:t>as</w:t>
      </w:r>
      <w:ins w:id="521" w:author="Patricia Sbrissa" w:date="2019-09-27T15:41:00Z">
        <w:r w:rsidR="00312B79">
          <w:rPr>
            <w:rFonts w:ascii="Arial" w:hAnsi="Arial" w:cs="Arial"/>
            <w:sz w:val="24"/>
            <w:szCs w:val="24"/>
          </w:rPr>
          <w:t xml:space="preserve">. Na região, as enchentes eram frequentes e afetavam as plantações; no entanto, os escribas </w:t>
        </w:r>
      </w:ins>
      <w:r w:rsidR="007B5740" w:rsidRPr="007B5740">
        <w:rPr>
          <w:rFonts w:ascii="Arial" w:hAnsi="Arial" w:cs="Arial"/>
          <w:sz w:val="24"/>
          <w:szCs w:val="24"/>
        </w:rPr>
        <w:t xml:space="preserve"> </w:t>
      </w:r>
      <w:del w:id="522" w:author="Patricia Sbrissa" w:date="2019-09-27T15:41:00Z">
        <w:r w:rsidR="007B5740" w:rsidRPr="007B5740" w:rsidDel="002F5641">
          <w:rPr>
            <w:rFonts w:ascii="Arial" w:hAnsi="Arial" w:cs="Arial"/>
            <w:sz w:val="24"/>
            <w:szCs w:val="24"/>
          </w:rPr>
          <w:delText>frequentemente ocorriam</w:delText>
        </w:r>
        <w:r w:rsidRPr="007B5740" w:rsidDel="002F5641">
          <w:rPr>
            <w:rFonts w:ascii="Arial" w:hAnsi="Arial" w:cs="Arial"/>
            <w:sz w:val="24"/>
            <w:szCs w:val="24"/>
          </w:rPr>
          <w:delText xml:space="preserve"> enchentes</w:delText>
        </w:r>
        <w:r w:rsidR="007B5740" w:rsidRPr="007B5740" w:rsidDel="002F5641">
          <w:rPr>
            <w:rFonts w:ascii="Arial" w:hAnsi="Arial" w:cs="Arial"/>
            <w:sz w:val="24"/>
            <w:szCs w:val="24"/>
          </w:rPr>
          <w:delText>, e tais</w:delText>
        </w:r>
        <w:r w:rsidRPr="007B5740" w:rsidDel="002F5641">
          <w:rPr>
            <w:rFonts w:ascii="Arial" w:hAnsi="Arial" w:cs="Arial"/>
            <w:sz w:val="24"/>
            <w:szCs w:val="24"/>
          </w:rPr>
          <w:delText xml:space="preserve"> plantações eram afetadas, mas os Escribas </w:delText>
        </w:r>
      </w:del>
      <w:r w:rsidR="007B5740" w:rsidRPr="007B5740">
        <w:rPr>
          <w:rFonts w:ascii="Arial" w:hAnsi="Arial" w:cs="Arial"/>
          <w:sz w:val="24"/>
          <w:szCs w:val="24"/>
        </w:rPr>
        <w:t xml:space="preserve">infelizmente </w:t>
      </w:r>
      <w:r w:rsidRPr="007B5740">
        <w:rPr>
          <w:rFonts w:ascii="Arial" w:hAnsi="Arial" w:cs="Arial"/>
          <w:sz w:val="24"/>
          <w:szCs w:val="24"/>
        </w:rPr>
        <w:t xml:space="preserve">não </w:t>
      </w:r>
      <w:del w:id="523" w:author="Patricia Sbrissa" w:date="2019-09-27T15:42:00Z">
        <w:r w:rsidRPr="007B5740" w:rsidDel="002F5641">
          <w:rPr>
            <w:rFonts w:ascii="Arial" w:hAnsi="Arial" w:cs="Arial"/>
            <w:sz w:val="24"/>
            <w:szCs w:val="24"/>
          </w:rPr>
          <w:delText>ef</w:delText>
        </w:r>
      </w:del>
      <w:ins w:id="524" w:author="Patricia Sbrissa" w:date="2019-09-27T15:42:00Z">
        <w:r w:rsidR="002F5641">
          <w:rPr>
            <w:rFonts w:ascii="Arial" w:hAnsi="Arial" w:cs="Arial"/>
            <w:sz w:val="24"/>
            <w:szCs w:val="24"/>
          </w:rPr>
          <w:t xml:space="preserve">registravam </w:t>
        </w:r>
        <w:r w:rsidR="00BA779E">
          <w:rPr>
            <w:rFonts w:ascii="Arial" w:hAnsi="Arial" w:cs="Arial"/>
            <w:sz w:val="24"/>
            <w:szCs w:val="24"/>
          </w:rPr>
          <w:t xml:space="preserve">esses acidentes e ignoravam </w:t>
        </w:r>
      </w:ins>
      <w:ins w:id="525" w:author="Patricia Sbrissa" w:date="2019-09-27T15:43:00Z">
        <w:r w:rsidR="007B6468">
          <w:rPr>
            <w:rFonts w:ascii="Arial" w:hAnsi="Arial" w:cs="Arial"/>
            <w:sz w:val="24"/>
            <w:szCs w:val="24"/>
          </w:rPr>
          <w:t xml:space="preserve">as ocorrências na hora de fazer </w:t>
        </w:r>
      </w:ins>
      <w:del w:id="526" w:author="Patricia Sbrissa" w:date="2019-09-27T15:42:00Z">
        <w:r w:rsidRPr="007B5740" w:rsidDel="002F5641">
          <w:rPr>
            <w:rFonts w:ascii="Arial" w:hAnsi="Arial" w:cs="Arial"/>
            <w:sz w:val="24"/>
            <w:szCs w:val="24"/>
          </w:rPr>
          <w:delText>etuavam</w:delText>
        </w:r>
      </w:del>
      <w:del w:id="527" w:author="Patricia Sbrissa" w:date="2019-09-27T15:43:00Z">
        <w:r w:rsidRPr="007B5740" w:rsidDel="007B6468">
          <w:rPr>
            <w:rFonts w:ascii="Arial" w:hAnsi="Arial" w:cs="Arial"/>
            <w:sz w:val="24"/>
            <w:szCs w:val="24"/>
          </w:rPr>
          <w:delText xml:space="preserve"> nenhum tipo de consideração frente a </w:delText>
        </w:r>
        <w:r w:rsidR="007B5740" w:rsidRPr="007B5740" w:rsidDel="007B6468">
          <w:rPr>
            <w:rFonts w:ascii="Arial" w:hAnsi="Arial" w:cs="Arial"/>
            <w:sz w:val="24"/>
            <w:szCs w:val="24"/>
          </w:rPr>
          <w:delText>esse tipo de situação</w:delText>
        </w:r>
        <w:r w:rsidRPr="007B5740" w:rsidDel="007B6468">
          <w:rPr>
            <w:rFonts w:ascii="Arial" w:hAnsi="Arial" w:cs="Arial"/>
            <w:sz w:val="24"/>
            <w:szCs w:val="24"/>
          </w:rPr>
          <w:delText xml:space="preserve">, e efetuavam </w:delText>
        </w:r>
      </w:del>
      <w:r w:rsidRPr="007B5740">
        <w:rPr>
          <w:rFonts w:ascii="Arial" w:hAnsi="Arial" w:cs="Arial"/>
          <w:sz w:val="24"/>
          <w:szCs w:val="24"/>
        </w:rPr>
        <w:t>a cobrança do</w:t>
      </w:r>
      <w:r w:rsidR="007B5740" w:rsidRPr="007B5740">
        <w:rPr>
          <w:rFonts w:ascii="Arial" w:hAnsi="Arial" w:cs="Arial"/>
          <w:sz w:val="24"/>
          <w:szCs w:val="24"/>
        </w:rPr>
        <w:t>s</w:t>
      </w:r>
      <w:r w:rsidR="00E341B3" w:rsidRPr="007B5740">
        <w:rPr>
          <w:rFonts w:ascii="Arial" w:hAnsi="Arial" w:cs="Arial"/>
          <w:sz w:val="24"/>
          <w:szCs w:val="24"/>
        </w:rPr>
        <w:t xml:space="preserve"> tributo</w:t>
      </w:r>
      <w:r w:rsidR="007B5740" w:rsidRPr="007B5740">
        <w:rPr>
          <w:rFonts w:ascii="Arial" w:hAnsi="Arial" w:cs="Arial"/>
          <w:sz w:val="24"/>
          <w:szCs w:val="24"/>
        </w:rPr>
        <w:t>s</w:t>
      </w:r>
      <w:del w:id="528" w:author="Patricia Sbrissa" w:date="2019-09-27T15:43:00Z">
        <w:r w:rsidR="00E341B3" w:rsidRPr="007B5740" w:rsidDel="007B6468">
          <w:rPr>
            <w:rFonts w:ascii="Arial" w:hAnsi="Arial" w:cs="Arial"/>
            <w:sz w:val="24"/>
            <w:szCs w:val="24"/>
          </w:rPr>
          <w:delText xml:space="preserve"> </w:delText>
        </w:r>
        <w:r w:rsidR="007B5740" w:rsidRPr="007B5740" w:rsidDel="007B6468">
          <w:rPr>
            <w:rFonts w:ascii="Arial" w:hAnsi="Arial" w:cs="Arial"/>
            <w:sz w:val="24"/>
            <w:szCs w:val="24"/>
          </w:rPr>
          <w:delText>de forma a ignorar tal ocorrência</w:delText>
        </w:r>
      </w:del>
      <w:r w:rsidR="007B5740" w:rsidRPr="007B5740">
        <w:rPr>
          <w:rFonts w:ascii="Arial" w:hAnsi="Arial" w:cs="Arial"/>
          <w:sz w:val="24"/>
          <w:szCs w:val="24"/>
        </w:rPr>
        <w:t>.</w:t>
      </w:r>
    </w:p>
    <w:p w14:paraId="6E7A3751" w14:textId="77777777" w:rsidR="00E341B3" w:rsidRPr="007B5740" w:rsidRDefault="00E341B3" w:rsidP="00E15F24">
      <w:pPr>
        <w:widowControl w:val="0"/>
        <w:tabs>
          <w:tab w:val="left" w:pos="6663"/>
        </w:tabs>
        <w:rPr>
          <w:rFonts w:ascii="Arial" w:hAnsi="Arial" w:cs="Arial"/>
          <w:sz w:val="24"/>
          <w:szCs w:val="24"/>
        </w:rPr>
      </w:pPr>
    </w:p>
    <w:p w14:paraId="61A91B54" w14:textId="77777777" w:rsidR="00BB0046" w:rsidRPr="00764D51" w:rsidDel="00591C7F" w:rsidRDefault="002E47F6" w:rsidP="00591C7F">
      <w:pPr>
        <w:widowControl w:val="0"/>
        <w:tabs>
          <w:tab w:val="left" w:pos="6663"/>
        </w:tabs>
        <w:spacing w:after="240"/>
        <w:rPr>
          <w:del w:id="529" w:author="Patricia Sbrissa" w:date="2019-09-27T21:49:00Z"/>
          <w:rFonts w:ascii="Arial" w:hAnsi="Arial" w:cs="Arial"/>
          <w:sz w:val="24"/>
          <w:szCs w:val="24"/>
        </w:rPr>
        <w:pPrChange w:id="530" w:author="Patricia Sbrissa" w:date="2019-09-27T21:49:00Z">
          <w:pPr>
            <w:widowControl w:val="0"/>
            <w:tabs>
              <w:tab w:val="left" w:pos="6663"/>
            </w:tabs>
          </w:pPr>
        </w:pPrChange>
      </w:pPr>
      <w:del w:id="531" w:author="Patricia Sbrissa" w:date="2019-09-27T15:44:00Z">
        <w:r w:rsidRPr="00764D51" w:rsidDel="003F6EFD">
          <w:rPr>
            <w:rFonts w:ascii="Arial" w:hAnsi="Arial" w:cs="Arial"/>
            <w:sz w:val="24"/>
            <w:szCs w:val="24"/>
          </w:rPr>
          <w:delText xml:space="preserve">E </w:delText>
        </w:r>
      </w:del>
      <w:ins w:id="532" w:author="Patricia Sbrissa" w:date="2019-09-27T15:44:00Z">
        <w:r w:rsidR="003F6EFD">
          <w:rPr>
            <w:rFonts w:ascii="Arial" w:hAnsi="Arial" w:cs="Arial"/>
            <w:sz w:val="24"/>
            <w:szCs w:val="24"/>
          </w:rPr>
          <w:t xml:space="preserve">Os prejuízos causaram </w:t>
        </w:r>
      </w:ins>
      <w:del w:id="533" w:author="Patricia Sbrissa" w:date="2019-09-27T15:44:00Z">
        <w:r w:rsidRPr="00764D51" w:rsidDel="003F6EFD">
          <w:rPr>
            <w:rFonts w:ascii="Arial" w:hAnsi="Arial" w:cs="Arial"/>
            <w:sz w:val="24"/>
            <w:szCs w:val="24"/>
          </w:rPr>
          <w:delText xml:space="preserve">isso causou </w:delText>
        </w:r>
      </w:del>
      <w:r w:rsidRPr="00764D51">
        <w:rPr>
          <w:rFonts w:ascii="Arial" w:hAnsi="Arial" w:cs="Arial"/>
          <w:sz w:val="24"/>
          <w:szCs w:val="24"/>
        </w:rPr>
        <w:t xml:space="preserve">grandes revoltas junto aos fazendeiros egípcios, pois obviamente </w:t>
      </w:r>
      <w:r w:rsidR="00BB0046" w:rsidRPr="00764D51">
        <w:rPr>
          <w:rFonts w:ascii="Arial" w:hAnsi="Arial" w:cs="Arial"/>
          <w:sz w:val="24"/>
          <w:szCs w:val="24"/>
        </w:rPr>
        <w:t xml:space="preserve">nada sobrava para </w:t>
      </w:r>
      <w:r w:rsidRPr="00764D51">
        <w:rPr>
          <w:rFonts w:ascii="Arial" w:hAnsi="Arial" w:cs="Arial"/>
          <w:sz w:val="24"/>
          <w:szCs w:val="24"/>
        </w:rPr>
        <w:t>eles</w:t>
      </w:r>
      <w:ins w:id="534" w:author="Patricia Sbrissa" w:date="2019-09-27T15:45:00Z">
        <w:r w:rsidR="006C4C00">
          <w:rPr>
            <w:rFonts w:ascii="Arial" w:hAnsi="Arial" w:cs="Arial"/>
            <w:sz w:val="24"/>
            <w:szCs w:val="24"/>
          </w:rPr>
          <w:t>.</w:t>
        </w:r>
      </w:ins>
      <w:del w:id="535" w:author="Patricia Sbrissa" w:date="2019-09-27T15:45:00Z">
        <w:r w:rsidR="00BB0046" w:rsidRPr="00764D51" w:rsidDel="006C4C00">
          <w:rPr>
            <w:rFonts w:ascii="Arial" w:hAnsi="Arial" w:cs="Arial"/>
            <w:sz w:val="24"/>
            <w:szCs w:val="24"/>
          </w:rPr>
          <w:delText>,</w:delText>
        </w:r>
      </w:del>
      <w:ins w:id="536" w:author="Patricia Sbrissa" w:date="2019-09-27T15:45:00Z">
        <w:r w:rsidR="006C4C00">
          <w:rPr>
            <w:rFonts w:ascii="Arial" w:hAnsi="Arial" w:cs="Arial"/>
            <w:sz w:val="24"/>
            <w:szCs w:val="24"/>
          </w:rPr>
          <w:t xml:space="preserve"> T</w:t>
        </w:r>
      </w:ins>
      <w:del w:id="537" w:author="Patricia Sbrissa" w:date="2019-09-27T15:45:00Z">
        <w:r w:rsidR="00BB0046" w:rsidRPr="00764D51" w:rsidDel="006C4C00">
          <w:rPr>
            <w:rFonts w:ascii="Arial" w:hAnsi="Arial" w:cs="Arial"/>
            <w:sz w:val="24"/>
            <w:szCs w:val="24"/>
          </w:rPr>
          <w:delText xml:space="preserve"> e t</w:delText>
        </w:r>
      </w:del>
      <w:r w:rsidR="00BB0046" w:rsidRPr="00764D51">
        <w:rPr>
          <w:rFonts w:ascii="Arial" w:hAnsi="Arial" w:cs="Arial"/>
          <w:sz w:val="24"/>
          <w:szCs w:val="24"/>
        </w:rPr>
        <w:t xml:space="preserve">odo esse controle dos </w:t>
      </w:r>
      <w:ins w:id="538" w:author="Patricia Sbrissa" w:date="2019-09-27T15:44:00Z">
        <w:r w:rsidR="00A346EF">
          <w:rPr>
            <w:rFonts w:ascii="Arial" w:hAnsi="Arial" w:cs="Arial"/>
            <w:sz w:val="24"/>
            <w:szCs w:val="24"/>
          </w:rPr>
          <w:t>e</w:t>
        </w:r>
      </w:ins>
      <w:del w:id="539" w:author="Patricia Sbrissa" w:date="2019-09-27T15:44:00Z">
        <w:r w:rsidR="00BB0046" w:rsidRPr="00764D51" w:rsidDel="00A346EF">
          <w:rPr>
            <w:rFonts w:ascii="Arial" w:hAnsi="Arial" w:cs="Arial"/>
            <w:sz w:val="24"/>
            <w:szCs w:val="24"/>
          </w:rPr>
          <w:delText>E</w:delText>
        </w:r>
      </w:del>
      <w:r w:rsidR="00BB0046" w:rsidRPr="00764D51">
        <w:rPr>
          <w:rFonts w:ascii="Arial" w:hAnsi="Arial" w:cs="Arial"/>
          <w:sz w:val="24"/>
          <w:szCs w:val="24"/>
        </w:rPr>
        <w:t>scribas, a</w:t>
      </w:r>
      <w:r w:rsidR="00764D51" w:rsidRPr="00764D51">
        <w:rPr>
          <w:rFonts w:ascii="Arial" w:hAnsi="Arial" w:cs="Arial"/>
          <w:sz w:val="24"/>
          <w:szCs w:val="24"/>
        </w:rPr>
        <w:t xml:space="preserve">liado </w:t>
      </w:r>
      <w:del w:id="540" w:author="Patricia Sbrissa" w:date="2019-09-27T15:44:00Z">
        <w:r w:rsidR="00764D51" w:rsidRPr="00764D51" w:rsidDel="00A346EF">
          <w:rPr>
            <w:rFonts w:ascii="Arial" w:hAnsi="Arial" w:cs="Arial"/>
            <w:sz w:val="24"/>
            <w:szCs w:val="24"/>
          </w:rPr>
          <w:delText>a</w:delText>
        </w:r>
      </w:del>
      <w:ins w:id="541" w:author="Patricia Sbrissa" w:date="2019-09-27T15:44:00Z">
        <w:r w:rsidR="00A346EF">
          <w:rPr>
            <w:rFonts w:ascii="Arial" w:hAnsi="Arial" w:cs="Arial"/>
            <w:sz w:val="24"/>
            <w:szCs w:val="24"/>
          </w:rPr>
          <w:t>à</w:t>
        </w:r>
      </w:ins>
      <w:r w:rsidR="00764D51" w:rsidRPr="00764D51">
        <w:rPr>
          <w:rFonts w:ascii="Arial" w:hAnsi="Arial" w:cs="Arial"/>
          <w:sz w:val="24"/>
          <w:szCs w:val="24"/>
        </w:rPr>
        <w:t xml:space="preserve"> </w:t>
      </w:r>
      <w:r w:rsidR="00BB0046" w:rsidRPr="00764D51">
        <w:rPr>
          <w:rFonts w:ascii="Arial" w:hAnsi="Arial" w:cs="Arial"/>
          <w:sz w:val="24"/>
          <w:szCs w:val="24"/>
        </w:rPr>
        <w:t>contínua pr</w:t>
      </w:r>
      <w:ins w:id="542" w:author="Patricia Sbrissa" w:date="2019-09-27T15:44:00Z">
        <w:r w:rsidR="00A346EF">
          <w:rPr>
            <w:rFonts w:ascii="Arial" w:hAnsi="Arial" w:cs="Arial"/>
            <w:sz w:val="24"/>
            <w:szCs w:val="24"/>
          </w:rPr>
          <w:t>á</w:t>
        </w:r>
      </w:ins>
      <w:del w:id="543" w:author="Patricia Sbrissa" w:date="2019-09-27T15:44:00Z">
        <w:r w:rsidR="00BB0046" w:rsidRPr="00764D51" w:rsidDel="00A346EF">
          <w:rPr>
            <w:rFonts w:ascii="Arial" w:hAnsi="Arial" w:cs="Arial"/>
            <w:sz w:val="24"/>
            <w:szCs w:val="24"/>
          </w:rPr>
          <w:delText>a</w:delText>
        </w:r>
      </w:del>
      <w:r w:rsidR="00BB0046" w:rsidRPr="00764D51">
        <w:rPr>
          <w:rFonts w:ascii="Arial" w:hAnsi="Arial" w:cs="Arial"/>
          <w:sz w:val="24"/>
          <w:szCs w:val="24"/>
        </w:rPr>
        <w:t xml:space="preserve">tica desse </w:t>
      </w:r>
      <w:r w:rsidR="00764D51" w:rsidRPr="00764D51">
        <w:rPr>
          <w:rFonts w:ascii="Arial" w:hAnsi="Arial" w:cs="Arial"/>
          <w:sz w:val="24"/>
          <w:szCs w:val="24"/>
        </w:rPr>
        <w:t xml:space="preserve">tipo de </w:t>
      </w:r>
      <w:r w:rsidR="00BB0046" w:rsidRPr="00764D51">
        <w:rPr>
          <w:rFonts w:ascii="Arial" w:hAnsi="Arial" w:cs="Arial"/>
          <w:sz w:val="24"/>
          <w:szCs w:val="24"/>
        </w:rPr>
        <w:t>abuso</w:t>
      </w:r>
      <w:del w:id="544" w:author="Patricia Sbrissa" w:date="2019-09-27T15:44:00Z">
        <w:r w:rsidR="00764D51" w:rsidRPr="00764D51" w:rsidDel="00A346EF">
          <w:rPr>
            <w:rFonts w:ascii="Arial" w:hAnsi="Arial" w:cs="Arial"/>
            <w:sz w:val="24"/>
            <w:szCs w:val="24"/>
          </w:rPr>
          <w:delText>s</w:delText>
        </w:r>
      </w:del>
      <w:del w:id="545" w:author="Patricia Sbrissa" w:date="2019-09-27T15:45:00Z">
        <w:r w:rsidR="00BB0046" w:rsidRPr="00764D51" w:rsidDel="006C4C00">
          <w:rPr>
            <w:rFonts w:ascii="Arial" w:hAnsi="Arial" w:cs="Arial"/>
            <w:sz w:val="24"/>
            <w:szCs w:val="24"/>
          </w:rPr>
          <w:delText xml:space="preserve"> para com </w:delText>
        </w:r>
        <w:r w:rsidR="00764D51" w:rsidRPr="00764D51" w:rsidDel="006C4C00">
          <w:rPr>
            <w:rFonts w:ascii="Arial" w:hAnsi="Arial" w:cs="Arial"/>
            <w:sz w:val="24"/>
            <w:szCs w:val="24"/>
          </w:rPr>
          <w:delText>aquele povo</w:delText>
        </w:r>
      </w:del>
      <w:r w:rsidR="00764D51" w:rsidRPr="00764D51">
        <w:rPr>
          <w:rFonts w:ascii="Arial" w:hAnsi="Arial" w:cs="Arial"/>
          <w:sz w:val="24"/>
          <w:szCs w:val="24"/>
        </w:rPr>
        <w:t>,</w:t>
      </w:r>
      <w:r w:rsidR="00BB0046" w:rsidRPr="00764D51">
        <w:rPr>
          <w:rFonts w:ascii="Arial" w:hAnsi="Arial" w:cs="Arial"/>
          <w:sz w:val="24"/>
          <w:szCs w:val="24"/>
        </w:rPr>
        <w:t xml:space="preserve"> </w:t>
      </w:r>
      <w:r w:rsidR="00764D51" w:rsidRPr="00764D51">
        <w:rPr>
          <w:rFonts w:ascii="Arial" w:hAnsi="Arial" w:cs="Arial"/>
          <w:sz w:val="24"/>
          <w:szCs w:val="24"/>
        </w:rPr>
        <w:t xml:space="preserve">ocasionou </w:t>
      </w:r>
      <w:r w:rsidR="00BB0046" w:rsidRPr="00764D51">
        <w:rPr>
          <w:rFonts w:ascii="Arial" w:hAnsi="Arial" w:cs="Arial"/>
          <w:sz w:val="24"/>
          <w:szCs w:val="24"/>
        </w:rPr>
        <w:t>o colapso do sistema tributário egípcio.</w:t>
      </w:r>
    </w:p>
    <w:p w14:paraId="2F8A5DED" w14:textId="77777777" w:rsidR="00BB0046" w:rsidRPr="00FE2837" w:rsidRDefault="00BB0046" w:rsidP="00591C7F">
      <w:pPr>
        <w:widowControl w:val="0"/>
        <w:tabs>
          <w:tab w:val="left" w:pos="6663"/>
        </w:tabs>
        <w:spacing w:after="240"/>
        <w:pPrChange w:id="546" w:author="Patricia Sbrissa" w:date="2019-09-27T21:49:00Z">
          <w:pPr>
            <w:pStyle w:val="0TITULO1TXT"/>
            <w:spacing w:before="0" w:after="240"/>
          </w:pPr>
        </w:pPrChange>
      </w:pPr>
    </w:p>
    <w:p w14:paraId="6A4222F7" w14:textId="77777777" w:rsidR="00BB0046" w:rsidRPr="00591C7F" w:rsidDel="00591C7F" w:rsidRDefault="00BB0046" w:rsidP="00281E9B">
      <w:pPr>
        <w:pStyle w:val="0TITULO1TXT"/>
        <w:spacing w:before="0" w:after="0" w:line="360" w:lineRule="auto"/>
        <w:ind w:firstLine="0"/>
        <w:rPr>
          <w:del w:id="547" w:author="Patricia Sbrissa" w:date="2019-09-27T21:49:00Z"/>
          <w:rFonts w:ascii="Arial" w:hAnsi="Arial" w:cs="Arial"/>
          <w:color w:val="365F91" w:themeColor="accent1" w:themeShade="BF"/>
          <w:sz w:val="28"/>
          <w:szCs w:val="28"/>
          <w:rPrChange w:id="548" w:author="Patricia Sbrissa" w:date="2019-09-27T21:49:00Z">
            <w:rPr>
              <w:del w:id="549" w:author="Patricia Sbrissa" w:date="2019-09-27T21:49:00Z"/>
              <w:rFonts w:ascii="Arial" w:hAnsi="Arial" w:cs="Arial"/>
              <w:color w:val="auto"/>
              <w:sz w:val="28"/>
              <w:szCs w:val="28"/>
            </w:rPr>
          </w:rPrChange>
        </w:rPr>
        <w:pPrChange w:id="550" w:author="Patricia Sbrissa" w:date="2019-09-27T23:10:00Z">
          <w:pPr>
            <w:pStyle w:val="0TITULO1TXT"/>
            <w:spacing w:before="0" w:after="0" w:line="360" w:lineRule="auto"/>
            <w:jc w:val="center"/>
          </w:pPr>
        </w:pPrChange>
      </w:pPr>
      <w:r w:rsidRPr="00591C7F">
        <w:rPr>
          <w:rFonts w:ascii="Arial" w:hAnsi="Arial" w:cs="Arial"/>
          <w:color w:val="365F91" w:themeColor="accent1" w:themeShade="BF"/>
          <w:sz w:val="28"/>
          <w:szCs w:val="28"/>
          <w:rPrChange w:id="551" w:author="Patricia Sbrissa" w:date="2019-09-27T21:49:00Z">
            <w:rPr>
              <w:rFonts w:ascii="Arial" w:hAnsi="Arial" w:cs="Arial"/>
              <w:color w:val="auto"/>
              <w:sz w:val="28"/>
              <w:szCs w:val="28"/>
            </w:rPr>
          </w:rPrChange>
        </w:rPr>
        <w:t xml:space="preserve">O </w:t>
      </w:r>
      <w:ins w:id="552" w:author="Patricia Sbrissa" w:date="2019-09-27T15:45:00Z">
        <w:r w:rsidR="006C4C00" w:rsidRPr="00591C7F">
          <w:rPr>
            <w:rFonts w:ascii="Arial" w:hAnsi="Arial" w:cs="Arial"/>
            <w:color w:val="365F91" w:themeColor="accent1" w:themeShade="BF"/>
            <w:sz w:val="28"/>
            <w:szCs w:val="28"/>
            <w:rPrChange w:id="553" w:author="Patricia Sbrissa" w:date="2019-09-27T21:49:00Z">
              <w:rPr>
                <w:rFonts w:ascii="Arial" w:hAnsi="Arial" w:cs="Arial"/>
                <w:color w:val="auto"/>
                <w:sz w:val="28"/>
                <w:szCs w:val="28"/>
              </w:rPr>
            </w:rPrChange>
          </w:rPr>
          <w:t>s</w:t>
        </w:r>
      </w:ins>
      <w:del w:id="554" w:author="Patricia Sbrissa" w:date="2019-09-27T15:45:00Z">
        <w:r w:rsidRPr="00591C7F" w:rsidDel="006C4C00">
          <w:rPr>
            <w:rFonts w:ascii="Arial" w:hAnsi="Arial" w:cs="Arial"/>
            <w:color w:val="365F91" w:themeColor="accent1" w:themeShade="BF"/>
            <w:sz w:val="28"/>
            <w:szCs w:val="28"/>
            <w:rPrChange w:id="555" w:author="Patricia Sbrissa" w:date="2019-09-27T21:49:00Z">
              <w:rPr>
                <w:rFonts w:ascii="Arial" w:hAnsi="Arial" w:cs="Arial"/>
                <w:color w:val="auto"/>
                <w:sz w:val="28"/>
                <w:szCs w:val="28"/>
              </w:rPr>
            </w:rPrChange>
          </w:rPr>
          <w:delText>S</w:delText>
        </w:r>
      </w:del>
      <w:r w:rsidRPr="00591C7F">
        <w:rPr>
          <w:rFonts w:ascii="Arial" w:hAnsi="Arial" w:cs="Arial"/>
          <w:color w:val="365F91" w:themeColor="accent1" w:themeShade="BF"/>
          <w:sz w:val="28"/>
          <w:szCs w:val="28"/>
          <w:rPrChange w:id="556" w:author="Patricia Sbrissa" w:date="2019-09-27T21:49:00Z">
            <w:rPr>
              <w:rFonts w:ascii="Arial" w:hAnsi="Arial" w:cs="Arial"/>
              <w:color w:val="auto"/>
              <w:sz w:val="28"/>
              <w:szCs w:val="28"/>
            </w:rPr>
          </w:rPrChange>
        </w:rPr>
        <w:t xml:space="preserve">istema </w:t>
      </w:r>
      <w:ins w:id="557" w:author="Patricia Sbrissa" w:date="2019-09-27T15:45:00Z">
        <w:r w:rsidR="006C4C00" w:rsidRPr="00591C7F">
          <w:rPr>
            <w:rFonts w:ascii="Arial" w:hAnsi="Arial" w:cs="Arial"/>
            <w:color w:val="365F91" w:themeColor="accent1" w:themeShade="BF"/>
            <w:sz w:val="28"/>
            <w:szCs w:val="28"/>
            <w:rPrChange w:id="558" w:author="Patricia Sbrissa" w:date="2019-09-27T21:49:00Z">
              <w:rPr>
                <w:rFonts w:ascii="Arial" w:hAnsi="Arial" w:cs="Arial"/>
                <w:color w:val="auto"/>
                <w:sz w:val="28"/>
                <w:szCs w:val="28"/>
              </w:rPr>
            </w:rPrChange>
          </w:rPr>
          <w:t>a</w:t>
        </w:r>
      </w:ins>
      <w:del w:id="559" w:author="Patricia Sbrissa" w:date="2019-09-27T15:45:00Z">
        <w:r w:rsidRPr="00591C7F" w:rsidDel="006C4C00">
          <w:rPr>
            <w:rFonts w:ascii="Arial" w:hAnsi="Arial" w:cs="Arial"/>
            <w:color w:val="365F91" w:themeColor="accent1" w:themeShade="BF"/>
            <w:sz w:val="28"/>
            <w:szCs w:val="28"/>
            <w:rPrChange w:id="560" w:author="Patricia Sbrissa" w:date="2019-09-27T21:49:00Z">
              <w:rPr>
                <w:rFonts w:ascii="Arial" w:hAnsi="Arial" w:cs="Arial"/>
                <w:color w:val="auto"/>
                <w:sz w:val="28"/>
                <w:szCs w:val="28"/>
              </w:rPr>
            </w:rPrChange>
          </w:rPr>
          <w:delText>A</w:delText>
        </w:r>
      </w:del>
      <w:r w:rsidRPr="00591C7F">
        <w:rPr>
          <w:rFonts w:ascii="Arial" w:hAnsi="Arial" w:cs="Arial"/>
          <w:color w:val="365F91" w:themeColor="accent1" w:themeShade="BF"/>
          <w:sz w:val="28"/>
          <w:szCs w:val="28"/>
          <w:rPrChange w:id="561" w:author="Patricia Sbrissa" w:date="2019-09-27T21:49:00Z">
            <w:rPr>
              <w:rFonts w:ascii="Arial" w:hAnsi="Arial" w:cs="Arial"/>
              <w:color w:val="auto"/>
              <w:sz w:val="28"/>
              <w:szCs w:val="28"/>
            </w:rPr>
          </w:rPrChange>
        </w:rPr>
        <w:t xml:space="preserve">teniense de </w:t>
      </w:r>
      <w:ins w:id="562" w:author="Patricia Sbrissa" w:date="2019-09-27T15:45:00Z">
        <w:r w:rsidR="006C4C00" w:rsidRPr="00591C7F">
          <w:rPr>
            <w:rFonts w:ascii="Arial" w:hAnsi="Arial" w:cs="Arial"/>
            <w:color w:val="365F91" w:themeColor="accent1" w:themeShade="BF"/>
            <w:sz w:val="28"/>
            <w:szCs w:val="28"/>
            <w:rPrChange w:id="563" w:author="Patricia Sbrissa" w:date="2019-09-27T21:49:00Z">
              <w:rPr>
                <w:rFonts w:ascii="Arial" w:hAnsi="Arial" w:cs="Arial"/>
                <w:color w:val="auto"/>
                <w:sz w:val="28"/>
                <w:szCs w:val="28"/>
              </w:rPr>
            </w:rPrChange>
          </w:rPr>
          <w:t>t</w:t>
        </w:r>
      </w:ins>
      <w:del w:id="564" w:author="Patricia Sbrissa" w:date="2019-09-27T15:45:00Z">
        <w:r w:rsidRPr="00591C7F" w:rsidDel="006C4C00">
          <w:rPr>
            <w:rFonts w:ascii="Arial" w:hAnsi="Arial" w:cs="Arial"/>
            <w:color w:val="365F91" w:themeColor="accent1" w:themeShade="BF"/>
            <w:sz w:val="28"/>
            <w:szCs w:val="28"/>
            <w:rPrChange w:id="565" w:author="Patricia Sbrissa" w:date="2019-09-27T21:49:00Z">
              <w:rPr>
                <w:rFonts w:ascii="Arial" w:hAnsi="Arial" w:cs="Arial"/>
                <w:color w:val="auto"/>
                <w:sz w:val="28"/>
                <w:szCs w:val="28"/>
              </w:rPr>
            </w:rPrChange>
          </w:rPr>
          <w:delText>T</w:delText>
        </w:r>
      </w:del>
      <w:r w:rsidRPr="00591C7F">
        <w:rPr>
          <w:rFonts w:ascii="Arial" w:hAnsi="Arial" w:cs="Arial"/>
          <w:color w:val="365F91" w:themeColor="accent1" w:themeShade="BF"/>
          <w:sz w:val="28"/>
          <w:szCs w:val="28"/>
          <w:rPrChange w:id="566" w:author="Patricia Sbrissa" w:date="2019-09-27T21:49:00Z">
            <w:rPr>
              <w:rFonts w:ascii="Arial" w:hAnsi="Arial" w:cs="Arial"/>
              <w:color w:val="auto"/>
              <w:sz w:val="28"/>
              <w:szCs w:val="28"/>
            </w:rPr>
          </w:rPrChange>
        </w:rPr>
        <w:t>ributação</w:t>
      </w:r>
    </w:p>
    <w:p w14:paraId="06443DB8" w14:textId="77777777" w:rsidR="00D26754" w:rsidRPr="00D26754" w:rsidRDefault="00D26754" w:rsidP="00281E9B">
      <w:pPr>
        <w:pStyle w:val="0TITULO1TXT"/>
        <w:spacing w:before="0" w:after="0" w:line="360" w:lineRule="auto"/>
        <w:ind w:firstLine="0"/>
        <w:rPr>
          <w:rFonts w:ascii="Arial" w:hAnsi="Arial" w:cs="Arial"/>
          <w:color w:val="auto"/>
          <w:sz w:val="24"/>
          <w:szCs w:val="24"/>
        </w:rPr>
        <w:pPrChange w:id="567" w:author="Patricia Sbrissa" w:date="2019-09-27T23:10:00Z">
          <w:pPr>
            <w:pStyle w:val="0TITULO1TXT"/>
            <w:spacing w:before="0" w:after="0" w:line="360" w:lineRule="auto"/>
            <w:jc w:val="center"/>
          </w:pPr>
        </w:pPrChange>
      </w:pPr>
    </w:p>
    <w:p w14:paraId="0300631C" w14:textId="77777777" w:rsidR="00BB0046" w:rsidRPr="00070EBD" w:rsidDel="00591C7F" w:rsidRDefault="00975928" w:rsidP="00BB0046">
      <w:pPr>
        <w:widowControl w:val="0"/>
        <w:tabs>
          <w:tab w:val="left" w:pos="6663"/>
        </w:tabs>
        <w:rPr>
          <w:del w:id="568" w:author="Patricia Sbrissa" w:date="2019-09-27T21:49:00Z"/>
          <w:rFonts w:ascii="Arial" w:hAnsi="Arial" w:cs="Arial"/>
          <w:sz w:val="24"/>
          <w:szCs w:val="24"/>
        </w:rPr>
      </w:pPr>
      <w:r w:rsidRPr="00070EBD">
        <w:rPr>
          <w:rFonts w:ascii="Arial" w:hAnsi="Arial" w:cs="Arial"/>
          <w:sz w:val="24"/>
          <w:szCs w:val="24"/>
        </w:rPr>
        <w:t xml:space="preserve">Em Atenas, na Grécia Antiga, </w:t>
      </w:r>
      <w:del w:id="569" w:author="Patricia Sbrissa" w:date="2019-09-27T15:46:00Z">
        <w:r w:rsidR="00BD584C" w:rsidRPr="00070EBD" w:rsidDel="00153CA0">
          <w:rPr>
            <w:rFonts w:ascii="Arial" w:hAnsi="Arial" w:cs="Arial"/>
            <w:sz w:val="24"/>
            <w:szCs w:val="24"/>
          </w:rPr>
          <w:delText xml:space="preserve">foi um local onde </w:delText>
        </w:r>
      </w:del>
      <w:r w:rsidR="00BD584C" w:rsidRPr="00070EBD">
        <w:rPr>
          <w:rFonts w:ascii="Arial" w:hAnsi="Arial" w:cs="Arial"/>
          <w:sz w:val="24"/>
          <w:szCs w:val="24"/>
        </w:rPr>
        <w:t xml:space="preserve">houve um sistema tributário </w:t>
      </w:r>
      <w:r w:rsidR="00BB0046" w:rsidRPr="00070EBD">
        <w:rPr>
          <w:rFonts w:ascii="Arial" w:hAnsi="Arial" w:cs="Arial"/>
          <w:sz w:val="24"/>
          <w:szCs w:val="24"/>
        </w:rPr>
        <w:t>um pouco mais flexível</w:t>
      </w:r>
      <w:ins w:id="570" w:author="Patricia Sbrissa" w:date="2019-09-27T15:46:00Z">
        <w:r w:rsidR="00153CA0">
          <w:rPr>
            <w:rFonts w:ascii="Arial" w:hAnsi="Arial" w:cs="Arial"/>
            <w:sz w:val="24"/>
            <w:szCs w:val="24"/>
          </w:rPr>
          <w:t xml:space="preserve"> em relação ao </w:t>
        </w:r>
      </w:ins>
      <w:ins w:id="571" w:author="Patricia Sbrissa" w:date="2019-09-27T15:47:00Z">
        <w:r w:rsidR="00153CA0">
          <w:rPr>
            <w:rFonts w:ascii="Arial" w:hAnsi="Arial" w:cs="Arial"/>
            <w:sz w:val="24"/>
            <w:szCs w:val="24"/>
          </w:rPr>
          <w:t>egípcio</w:t>
        </w:r>
      </w:ins>
      <w:del w:id="572" w:author="Patricia Sbrissa" w:date="2019-09-27T15:47:00Z">
        <w:r w:rsidR="00BB0046" w:rsidRPr="00070EBD" w:rsidDel="00153CA0">
          <w:rPr>
            <w:rFonts w:ascii="Arial" w:hAnsi="Arial" w:cs="Arial"/>
            <w:sz w:val="24"/>
            <w:szCs w:val="24"/>
          </w:rPr>
          <w:delText>,</w:delText>
        </w:r>
      </w:del>
      <w:r w:rsidR="00BB0046" w:rsidRPr="00070EBD">
        <w:rPr>
          <w:rFonts w:ascii="Arial" w:hAnsi="Arial" w:cs="Arial"/>
          <w:sz w:val="24"/>
          <w:szCs w:val="24"/>
        </w:rPr>
        <w:t xml:space="preserve"> e</w:t>
      </w:r>
      <w:ins w:id="573" w:author="Patricia Sbrissa" w:date="2019-09-27T15:47:00Z">
        <w:r w:rsidR="00153CA0">
          <w:rPr>
            <w:rFonts w:ascii="Arial" w:hAnsi="Arial" w:cs="Arial"/>
            <w:sz w:val="24"/>
            <w:szCs w:val="24"/>
          </w:rPr>
          <w:t>,</w:t>
        </w:r>
      </w:ins>
      <w:r w:rsidR="00BB0046" w:rsidRPr="00070EBD">
        <w:rPr>
          <w:rFonts w:ascii="Arial" w:hAnsi="Arial" w:cs="Arial"/>
          <w:sz w:val="24"/>
          <w:szCs w:val="24"/>
        </w:rPr>
        <w:t xml:space="preserve"> provavelmente</w:t>
      </w:r>
      <w:ins w:id="574" w:author="Patricia Sbrissa" w:date="2019-09-27T15:47:00Z">
        <w:r w:rsidR="00153CA0">
          <w:rPr>
            <w:rFonts w:ascii="Arial" w:hAnsi="Arial" w:cs="Arial"/>
            <w:sz w:val="24"/>
            <w:szCs w:val="24"/>
          </w:rPr>
          <w:t>,</w:t>
        </w:r>
      </w:ins>
      <w:r w:rsidR="00BB0046" w:rsidRPr="00070EBD">
        <w:rPr>
          <w:rFonts w:ascii="Arial" w:hAnsi="Arial" w:cs="Arial"/>
          <w:sz w:val="24"/>
          <w:szCs w:val="24"/>
        </w:rPr>
        <w:t xml:space="preserve"> </w:t>
      </w:r>
      <w:r w:rsidR="00BD584C" w:rsidRPr="00070EBD">
        <w:rPr>
          <w:rFonts w:ascii="Arial" w:hAnsi="Arial" w:cs="Arial"/>
          <w:sz w:val="24"/>
          <w:szCs w:val="24"/>
        </w:rPr>
        <w:t xml:space="preserve">os gregos </w:t>
      </w:r>
      <w:r w:rsidR="00BB0046" w:rsidRPr="00070EBD">
        <w:rPr>
          <w:rFonts w:ascii="Arial" w:hAnsi="Arial" w:cs="Arial"/>
          <w:sz w:val="24"/>
          <w:szCs w:val="24"/>
        </w:rPr>
        <w:t>foram os primeiros a prever a possibilidade de restituição d</w:t>
      </w:r>
      <w:ins w:id="575" w:author="Patricia Sbrissa" w:date="2019-09-27T15:47:00Z">
        <w:r w:rsidR="00834A17">
          <w:rPr>
            <w:rFonts w:ascii="Arial" w:hAnsi="Arial" w:cs="Arial"/>
            <w:sz w:val="24"/>
            <w:szCs w:val="24"/>
          </w:rPr>
          <w:t>e</w:t>
        </w:r>
      </w:ins>
      <w:del w:id="576" w:author="Patricia Sbrissa" w:date="2019-09-27T15:47:00Z">
        <w:r w:rsidR="00BB0046" w:rsidRPr="00070EBD" w:rsidDel="00834A17">
          <w:rPr>
            <w:rFonts w:ascii="Arial" w:hAnsi="Arial" w:cs="Arial"/>
            <w:sz w:val="24"/>
            <w:szCs w:val="24"/>
          </w:rPr>
          <w:delText>os</w:delText>
        </w:r>
      </w:del>
      <w:r w:rsidR="00BB0046" w:rsidRPr="00070EBD">
        <w:rPr>
          <w:rFonts w:ascii="Arial" w:hAnsi="Arial" w:cs="Arial"/>
          <w:sz w:val="24"/>
          <w:szCs w:val="24"/>
        </w:rPr>
        <w:t xml:space="preserve"> tributo</w:t>
      </w:r>
      <w:ins w:id="577" w:author="Patricia Sbrissa" w:date="2019-09-27T15:47:00Z">
        <w:r w:rsidR="00834A17">
          <w:rPr>
            <w:rFonts w:ascii="Arial" w:hAnsi="Arial" w:cs="Arial"/>
            <w:sz w:val="24"/>
            <w:szCs w:val="24"/>
          </w:rPr>
          <w:t>s</w:t>
        </w:r>
      </w:ins>
      <w:del w:id="578" w:author="Patricia Sbrissa" w:date="2019-09-27T15:47:00Z">
        <w:r w:rsidR="00BB0046" w:rsidRPr="00070EBD" w:rsidDel="00834A17">
          <w:rPr>
            <w:rFonts w:ascii="Arial" w:hAnsi="Arial" w:cs="Arial"/>
            <w:sz w:val="24"/>
            <w:szCs w:val="24"/>
          </w:rPr>
          <w:delText>s</w:delText>
        </w:r>
        <w:r w:rsidR="00BD584C" w:rsidRPr="00070EBD" w:rsidDel="00834A17">
          <w:rPr>
            <w:rFonts w:ascii="Arial" w:hAnsi="Arial" w:cs="Arial"/>
            <w:sz w:val="24"/>
            <w:szCs w:val="24"/>
          </w:rPr>
          <w:delText xml:space="preserve"> pagos</w:delText>
        </w:r>
      </w:del>
      <w:r w:rsidR="00BB0046" w:rsidRPr="00070EBD">
        <w:rPr>
          <w:rFonts w:ascii="Arial" w:hAnsi="Arial" w:cs="Arial"/>
          <w:sz w:val="24"/>
          <w:szCs w:val="24"/>
        </w:rPr>
        <w:t>.</w:t>
      </w:r>
    </w:p>
    <w:p w14:paraId="40E6E38B" w14:textId="77777777" w:rsidR="00BB0046" w:rsidRPr="00070EBD" w:rsidRDefault="00BB0046" w:rsidP="00E15F24">
      <w:pPr>
        <w:widowControl w:val="0"/>
        <w:tabs>
          <w:tab w:val="left" w:pos="6663"/>
        </w:tabs>
        <w:rPr>
          <w:rFonts w:ascii="Arial" w:hAnsi="Arial" w:cs="Arial"/>
          <w:sz w:val="24"/>
          <w:szCs w:val="24"/>
        </w:rPr>
      </w:pPr>
    </w:p>
    <w:p w14:paraId="74B41214" w14:textId="4BF8E4D3" w:rsidR="00BB0046" w:rsidRPr="006B2259" w:rsidRDefault="006B2259" w:rsidP="00BB0046">
      <w:pPr>
        <w:widowControl w:val="0"/>
        <w:tabs>
          <w:tab w:val="left" w:pos="6663"/>
        </w:tabs>
        <w:rPr>
          <w:rFonts w:ascii="Arial" w:hAnsi="Arial" w:cs="Arial"/>
          <w:sz w:val="24"/>
          <w:szCs w:val="24"/>
        </w:rPr>
      </w:pPr>
      <w:r w:rsidRPr="006B2259">
        <w:rPr>
          <w:rFonts w:ascii="Arial" w:hAnsi="Arial" w:cs="Arial"/>
          <w:sz w:val="24"/>
          <w:szCs w:val="24"/>
        </w:rPr>
        <w:t>Como nas demais sociedades, e</w:t>
      </w:r>
      <w:r w:rsidR="00BB0046" w:rsidRPr="006B2259">
        <w:rPr>
          <w:rFonts w:ascii="Arial" w:hAnsi="Arial" w:cs="Arial"/>
          <w:sz w:val="24"/>
          <w:szCs w:val="24"/>
        </w:rPr>
        <w:t>m épocas de guerra, existia a</w:t>
      </w:r>
      <w:r w:rsidRPr="006B2259">
        <w:rPr>
          <w:rFonts w:ascii="Arial" w:hAnsi="Arial" w:cs="Arial"/>
          <w:sz w:val="24"/>
          <w:szCs w:val="24"/>
        </w:rPr>
        <w:t xml:space="preserve"> possibilidade de </w:t>
      </w:r>
      <w:ins w:id="579" w:author="Patricia Sbrissa" w:date="2019-09-27T15:47:00Z">
        <w:r w:rsidR="00834A17">
          <w:rPr>
            <w:rFonts w:ascii="Arial" w:hAnsi="Arial" w:cs="Arial"/>
            <w:sz w:val="24"/>
            <w:szCs w:val="24"/>
          </w:rPr>
          <w:t xml:space="preserve">se </w:t>
        </w:r>
      </w:ins>
      <w:r w:rsidR="00BB0046" w:rsidRPr="006B2259">
        <w:rPr>
          <w:rFonts w:ascii="Arial" w:hAnsi="Arial" w:cs="Arial"/>
          <w:sz w:val="24"/>
          <w:szCs w:val="24"/>
        </w:rPr>
        <w:t>institui</w:t>
      </w:r>
      <w:ins w:id="580" w:author="Patricia Sbrissa" w:date="2019-09-27T15:48:00Z">
        <w:r w:rsidR="00834A17">
          <w:rPr>
            <w:rFonts w:ascii="Arial" w:hAnsi="Arial" w:cs="Arial"/>
            <w:sz w:val="24"/>
            <w:szCs w:val="24"/>
          </w:rPr>
          <w:t>r</w:t>
        </w:r>
      </w:ins>
      <w:del w:id="581" w:author="Patricia Sbrissa" w:date="2019-09-27T15:48:00Z">
        <w:r w:rsidR="00BB0046" w:rsidRPr="006B2259" w:rsidDel="00834A17">
          <w:rPr>
            <w:rFonts w:ascii="Arial" w:hAnsi="Arial" w:cs="Arial"/>
            <w:sz w:val="24"/>
            <w:szCs w:val="24"/>
          </w:rPr>
          <w:delText>çã</w:delText>
        </w:r>
      </w:del>
      <w:del w:id="582" w:author="Patricia Sbrissa" w:date="2019-09-27T15:47:00Z">
        <w:r w:rsidR="00BB0046" w:rsidRPr="006B2259" w:rsidDel="00834A17">
          <w:rPr>
            <w:rFonts w:ascii="Arial" w:hAnsi="Arial" w:cs="Arial"/>
            <w:sz w:val="24"/>
            <w:szCs w:val="24"/>
          </w:rPr>
          <w:delText>o</w:delText>
        </w:r>
      </w:del>
      <w:r w:rsidR="00BB0046" w:rsidRPr="006B2259">
        <w:rPr>
          <w:rFonts w:ascii="Arial" w:hAnsi="Arial" w:cs="Arial"/>
          <w:sz w:val="24"/>
          <w:szCs w:val="24"/>
        </w:rPr>
        <w:t xml:space="preserve"> </w:t>
      </w:r>
      <w:del w:id="583" w:author="Patricia Sbrissa" w:date="2019-09-27T15:48:00Z">
        <w:r w:rsidR="00BB0046" w:rsidRPr="006B2259" w:rsidDel="00834A17">
          <w:rPr>
            <w:rFonts w:ascii="Arial" w:hAnsi="Arial" w:cs="Arial"/>
            <w:sz w:val="24"/>
            <w:szCs w:val="24"/>
          </w:rPr>
          <w:delText>de</w:delText>
        </w:r>
      </w:del>
      <w:ins w:id="584" w:author="Patricia Sbrissa" w:date="2019-09-27T15:48:00Z">
        <w:r w:rsidR="00834A17">
          <w:rPr>
            <w:rFonts w:ascii="Arial" w:hAnsi="Arial" w:cs="Arial"/>
            <w:sz w:val="24"/>
            <w:szCs w:val="24"/>
          </w:rPr>
          <w:t>novos</w:t>
        </w:r>
      </w:ins>
      <w:r w:rsidR="00BB0046" w:rsidRPr="006B2259">
        <w:rPr>
          <w:rFonts w:ascii="Arial" w:hAnsi="Arial" w:cs="Arial"/>
          <w:sz w:val="24"/>
          <w:szCs w:val="24"/>
        </w:rPr>
        <w:t xml:space="preserve"> tributos</w:t>
      </w:r>
      <w:del w:id="585" w:author="Patricia Sbrissa" w:date="2019-09-27T15:48:00Z">
        <w:r w:rsidR="00BB0046" w:rsidRPr="006B2259" w:rsidDel="00834A17">
          <w:rPr>
            <w:rFonts w:ascii="Arial" w:hAnsi="Arial" w:cs="Arial"/>
            <w:sz w:val="24"/>
            <w:szCs w:val="24"/>
          </w:rPr>
          <w:delText>,</w:delText>
        </w:r>
      </w:del>
      <w:ins w:id="586" w:author="Patricia Sbrissa" w:date="2019-09-27T15:48:00Z">
        <w:r w:rsidR="000160C3">
          <w:rPr>
            <w:rFonts w:ascii="Arial" w:hAnsi="Arial" w:cs="Arial"/>
            <w:sz w:val="24"/>
            <w:szCs w:val="24"/>
          </w:rPr>
          <w:t xml:space="preserve">. </w:t>
        </w:r>
      </w:ins>
      <w:del w:id="587" w:author="Patricia Sbrissa" w:date="2019-09-27T15:48:00Z">
        <w:r w:rsidR="00BB0046" w:rsidRPr="006B2259" w:rsidDel="000160C3">
          <w:rPr>
            <w:rFonts w:ascii="Arial" w:hAnsi="Arial" w:cs="Arial"/>
            <w:sz w:val="24"/>
            <w:szCs w:val="24"/>
          </w:rPr>
          <w:delText xml:space="preserve"> </w:delText>
        </w:r>
      </w:del>
      <w:ins w:id="588" w:author="Patricia Sbrissa" w:date="2019-09-27T15:48:00Z">
        <w:r w:rsidR="000160C3">
          <w:rPr>
            <w:rFonts w:ascii="Arial" w:hAnsi="Arial" w:cs="Arial"/>
            <w:sz w:val="24"/>
            <w:szCs w:val="24"/>
          </w:rPr>
          <w:t>P</w:t>
        </w:r>
      </w:ins>
      <w:del w:id="589" w:author="Patricia Sbrissa" w:date="2019-09-27T15:48:00Z">
        <w:r w:rsidR="00BB0046" w:rsidRPr="006B2259" w:rsidDel="000160C3">
          <w:rPr>
            <w:rFonts w:ascii="Arial" w:hAnsi="Arial" w:cs="Arial"/>
            <w:sz w:val="24"/>
            <w:szCs w:val="24"/>
          </w:rPr>
          <w:delText>e nesse caso p</w:delText>
        </w:r>
      </w:del>
      <w:r w:rsidR="00BB0046" w:rsidRPr="006B2259">
        <w:rPr>
          <w:rFonts w:ascii="Arial" w:hAnsi="Arial" w:cs="Arial"/>
          <w:sz w:val="24"/>
          <w:szCs w:val="24"/>
        </w:rPr>
        <w:t xml:space="preserve">ara </w:t>
      </w:r>
      <w:ins w:id="590" w:author="Patricia Sbrissa" w:date="2019-09-27T15:48:00Z">
        <w:r w:rsidR="000160C3">
          <w:rPr>
            <w:rFonts w:ascii="Arial" w:hAnsi="Arial" w:cs="Arial"/>
            <w:sz w:val="24"/>
            <w:szCs w:val="24"/>
          </w:rPr>
          <w:t xml:space="preserve">a </w:t>
        </w:r>
      </w:ins>
      <w:r w:rsidR="00BB0046" w:rsidRPr="006B2259">
        <w:rPr>
          <w:rFonts w:ascii="Arial" w:hAnsi="Arial" w:cs="Arial"/>
          <w:sz w:val="24"/>
          <w:szCs w:val="24"/>
        </w:rPr>
        <w:t>manutenção do exército grego</w:t>
      </w:r>
      <w:ins w:id="591" w:author="Patricia Sbrissa" w:date="2019-09-27T15:48:00Z">
        <w:r w:rsidR="000160C3">
          <w:rPr>
            <w:rFonts w:ascii="Arial" w:hAnsi="Arial" w:cs="Arial"/>
            <w:sz w:val="24"/>
            <w:szCs w:val="24"/>
          </w:rPr>
          <w:t>,</w:t>
        </w:r>
      </w:ins>
      <w:r w:rsidR="00BB0046" w:rsidRPr="006B2259">
        <w:rPr>
          <w:rFonts w:ascii="Arial" w:hAnsi="Arial" w:cs="Arial"/>
          <w:sz w:val="24"/>
          <w:szCs w:val="24"/>
        </w:rPr>
        <w:t xml:space="preserve"> </w:t>
      </w:r>
      <w:r w:rsidRPr="006B2259">
        <w:rPr>
          <w:rFonts w:ascii="Arial" w:hAnsi="Arial" w:cs="Arial"/>
          <w:sz w:val="24"/>
          <w:szCs w:val="24"/>
        </w:rPr>
        <w:t>havia a cobrança</w:t>
      </w:r>
      <w:r w:rsidR="00BB0046" w:rsidRPr="006B2259">
        <w:rPr>
          <w:rFonts w:ascii="Arial" w:hAnsi="Arial" w:cs="Arial"/>
          <w:sz w:val="24"/>
          <w:szCs w:val="24"/>
        </w:rPr>
        <w:t xml:space="preserve"> </w:t>
      </w:r>
      <w:r w:rsidRPr="006B2259">
        <w:rPr>
          <w:rFonts w:ascii="Arial" w:hAnsi="Arial" w:cs="Arial"/>
          <w:sz w:val="24"/>
          <w:szCs w:val="24"/>
        </w:rPr>
        <w:t>d</w:t>
      </w:r>
      <w:r w:rsidR="00BB0046" w:rsidRPr="006B2259">
        <w:rPr>
          <w:rFonts w:ascii="Arial" w:hAnsi="Arial" w:cs="Arial"/>
          <w:sz w:val="24"/>
          <w:szCs w:val="24"/>
        </w:rPr>
        <w:t xml:space="preserve">a chamada </w:t>
      </w:r>
      <w:proofErr w:type="spellStart"/>
      <w:r w:rsidR="005E4BB5">
        <w:rPr>
          <w:rFonts w:ascii="Arial" w:hAnsi="Arial" w:cs="Arial"/>
          <w:i/>
          <w:sz w:val="24"/>
          <w:szCs w:val="24"/>
        </w:rPr>
        <w:t>Eisphora</w:t>
      </w:r>
      <w:proofErr w:type="spellEnd"/>
      <w:r w:rsidR="00BB0046" w:rsidRPr="006B2259">
        <w:rPr>
          <w:rFonts w:ascii="Arial" w:hAnsi="Arial" w:cs="Arial"/>
          <w:sz w:val="24"/>
          <w:szCs w:val="24"/>
        </w:rPr>
        <w:t xml:space="preserve">, </w:t>
      </w:r>
      <w:del w:id="592" w:author="Patricia Sbrissa" w:date="2019-09-27T15:48:00Z">
        <w:r w:rsidDel="002343F9">
          <w:rPr>
            <w:rFonts w:ascii="Arial" w:hAnsi="Arial" w:cs="Arial"/>
            <w:sz w:val="24"/>
            <w:szCs w:val="24"/>
          </w:rPr>
          <w:delText>sendo</w:delText>
        </w:r>
      </w:del>
      <w:ins w:id="593" w:author="Patricia Sbrissa" w:date="2019-09-27T15:48:00Z">
        <w:r w:rsidR="002343F9">
          <w:rPr>
            <w:rFonts w:ascii="Arial" w:hAnsi="Arial" w:cs="Arial"/>
            <w:sz w:val="24"/>
            <w:szCs w:val="24"/>
          </w:rPr>
          <w:t>mas,</w:t>
        </w:r>
      </w:ins>
      <w:r w:rsidR="00BB0046" w:rsidRPr="006B2259">
        <w:rPr>
          <w:rFonts w:ascii="Arial" w:hAnsi="Arial" w:cs="Arial"/>
          <w:sz w:val="24"/>
          <w:szCs w:val="24"/>
        </w:rPr>
        <w:t xml:space="preserve"> ao término d</w:t>
      </w:r>
      <w:del w:id="594" w:author="Patricia Sbrissa" w:date="2019-09-27T15:49:00Z">
        <w:r w:rsidR="00BB0046" w:rsidRPr="006B2259" w:rsidDel="002343F9">
          <w:rPr>
            <w:rFonts w:ascii="Arial" w:hAnsi="Arial" w:cs="Arial"/>
            <w:sz w:val="24"/>
            <w:szCs w:val="24"/>
          </w:rPr>
          <w:delText>esses</w:delText>
        </w:r>
      </w:del>
      <w:ins w:id="595" w:author="Patricia Sbrissa" w:date="2019-09-27T15:49:00Z">
        <w:r w:rsidR="002343F9">
          <w:rPr>
            <w:rFonts w:ascii="Arial" w:hAnsi="Arial" w:cs="Arial"/>
            <w:sz w:val="24"/>
            <w:szCs w:val="24"/>
          </w:rPr>
          <w:t>os</w:t>
        </w:r>
      </w:ins>
      <w:r w:rsidR="00BB0046" w:rsidRPr="006B2259">
        <w:rPr>
          <w:rFonts w:ascii="Arial" w:hAnsi="Arial" w:cs="Arial"/>
          <w:sz w:val="24"/>
          <w:szCs w:val="24"/>
        </w:rPr>
        <w:t xml:space="preserve"> conflitos, os valores arrecadados eram restituídos aos cidadãos</w:t>
      </w:r>
      <w:r>
        <w:rPr>
          <w:rFonts w:ascii="Arial" w:hAnsi="Arial" w:cs="Arial"/>
          <w:sz w:val="24"/>
          <w:szCs w:val="24"/>
        </w:rPr>
        <w:t xml:space="preserve"> gregos</w:t>
      </w:r>
      <w:r w:rsidR="00BB0046" w:rsidRPr="006B2259">
        <w:rPr>
          <w:rFonts w:ascii="Arial" w:hAnsi="Arial" w:cs="Arial"/>
          <w:sz w:val="24"/>
          <w:szCs w:val="24"/>
        </w:rPr>
        <w:t>.</w:t>
      </w:r>
    </w:p>
    <w:p w14:paraId="3B267E28" w14:textId="77777777" w:rsidR="00BB0046" w:rsidRPr="003D1FA2" w:rsidDel="00591C7F" w:rsidRDefault="00BB0046" w:rsidP="005E4BB5">
      <w:pPr>
        <w:widowControl w:val="0"/>
        <w:tabs>
          <w:tab w:val="left" w:pos="6663"/>
        </w:tabs>
        <w:spacing w:after="240"/>
        <w:rPr>
          <w:del w:id="596" w:author="Patricia Sbrissa" w:date="2019-09-27T21:49:00Z"/>
          <w:rFonts w:ascii="Arial" w:hAnsi="Arial" w:cs="Arial"/>
          <w:sz w:val="24"/>
          <w:szCs w:val="24"/>
          <w:rPrChange w:id="597" w:author="Patricia Sbrissa" w:date="2019-09-27T15:52:00Z">
            <w:rPr>
              <w:del w:id="598" w:author="Patricia Sbrissa" w:date="2019-09-27T21:49:00Z"/>
              <w:rFonts w:ascii="Arial" w:hAnsi="Arial" w:cs="Arial"/>
              <w:i/>
              <w:sz w:val="24"/>
              <w:szCs w:val="24"/>
            </w:rPr>
          </w:rPrChange>
        </w:rPr>
        <w:pPrChange w:id="599" w:author="Patricia Sbrissa" w:date="2019-09-27T21:50:00Z">
          <w:pPr>
            <w:widowControl w:val="0"/>
            <w:tabs>
              <w:tab w:val="left" w:pos="6663"/>
            </w:tabs>
          </w:pPr>
        </w:pPrChange>
      </w:pPr>
      <w:r w:rsidRPr="00203D08">
        <w:rPr>
          <w:rFonts w:ascii="Arial" w:hAnsi="Arial" w:cs="Arial"/>
          <w:sz w:val="24"/>
          <w:szCs w:val="24"/>
        </w:rPr>
        <w:t>Além d</w:t>
      </w:r>
      <w:del w:id="600" w:author="Patricia Sbrissa" w:date="2019-09-27T15:49:00Z">
        <w:r w:rsidRPr="00203D08" w:rsidDel="002343F9">
          <w:rPr>
            <w:rFonts w:ascii="Arial" w:hAnsi="Arial" w:cs="Arial"/>
            <w:sz w:val="24"/>
            <w:szCs w:val="24"/>
          </w:rPr>
          <w:delText>esse</w:delText>
        </w:r>
      </w:del>
      <w:ins w:id="601" w:author="Patricia Sbrissa" w:date="2019-09-27T15:49:00Z">
        <w:r w:rsidR="002343F9">
          <w:rPr>
            <w:rFonts w:ascii="Arial" w:hAnsi="Arial" w:cs="Arial"/>
            <w:sz w:val="24"/>
            <w:szCs w:val="24"/>
          </w:rPr>
          <w:t xml:space="preserve">a </w:t>
        </w:r>
        <w:r w:rsidR="002343F9" w:rsidRPr="00EB68DA">
          <w:rPr>
            <w:rFonts w:ascii="Arial" w:hAnsi="Arial" w:cs="Arial"/>
            <w:i/>
            <w:iCs/>
            <w:sz w:val="24"/>
            <w:szCs w:val="24"/>
            <w:rPrChange w:id="602" w:author="Patricia Sbrissa" w:date="2019-09-27T15:50:00Z">
              <w:rPr>
                <w:rFonts w:ascii="Arial" w:hAnsi="Arial" w:cs="Arial"/>
                <w:sz w:val="24"/>
                <w:szCs w:val="24"/>
              </w:rPr>
            </w:rPrChange>
          </w:rPr>
          <w:t>eisphora</w:t>
        </w:r>
      </w:ins>
      <w:del w:id="603" w:author="Patricia Sbrissa" w:date="2019-09-27T15:49:00Z">
        <w:r w:rsidRPr="00203D08" w:rsidDel="002343F9">
          <w:rPr>
            <w:rFonts w:ascii="Arial" w:hAnsi="Arial" w:cs="Arial"/>
            <w:sz w:val="24"/>
            <w:szCs w:val="24"/>
          </w:rPr>
          <w:delText xml:space="preserve"> tributo</w:delText>
        </w:r>
      </w:del>
      <w:r w:rsidR="00203D08">
        <w:rPr>
          <w:rFonts w:ascii="Arial" w:hAnsi="Arial" w:cs="Arial"/>
          <w:sz w:val="24"/>
          <w:szCs w:val="24"/>
        </w:rPr>
        <w:t>,</w:t>
      </w:r>
      <w:del w:id="604" w:author="Patricia Sbrissa" w:date="2019-09-27T15:50:00Z">
        <w:r w:rsidRPr="00203D08" w:rsidDel="009B3A3C">
          <w:rPr>
            <w:rFonts w:ascii="Arial" w:hAnsi="Arial" w:cs="Arial"/>
            <w:sz w:val="24"/>
            <w:szCs w:val="24"/>
          </w:rPr>
          <w:delText xml:space="preserve"> em épocas de conflitos</w:delText>
        </w:r>
      </w:del>
      <w:ins w:id="605" w:author="Patricia Sbrissa" w:date="2019-09-27T15:50:00Z">
        <w:r w:rsidR="009B3A3C">
          <w:rPr>
            <w:rFonts w:ascii="Arial" w:hAnsi="Arial" w:cs="Arial"/>
            <w:sz w:val="24"/>
            <w:szCs w:val="24"/>
          </w:rPr>
          <w:t xml:space="preserve"> </w:t>
        </w:r>
      </w:ins>
      <w:ins w:id="606" w:author="Patricia Sbrissa" w:date="2019-09-27T15:51:00Z">
        <w:r w:rsidR="009B3A3C">
          <w:rPr>
            <w:rFonts w:ascii="Arial" w:hAnsi="Arial" w:cs="Arial"/>
            <w:sz w:val="24"/>
            <w:szCs w:val="24"/>
          </w:rPr>
          <w:t>durante as guerras</w:t>
        </w:r>
      </w:ins>
      <w:r w:rsidRPr="00203D08">
        <w:rPr>
          <w:rFonts w:ascii="Arial" w:hAnsi="Arial" w:cs="Arial"/>
          <w:sz w:val="24"/>
          <w:szCs w:val="24"/>
        </w:rPr>
        <w:t xml:space="preserve"> também </w:t>
      </w:r>
      <w:r w:rsidR="00203D08">
        <w:rPr>
          <w:rFonts w:ascii="Arial" w:hAnsi="Arial" w:cs="Arial"/>
          <w:sz w:val="24"/>
          <w:szCs w:val="24"/>
        </w:rPr>
        <w:t xml:space="preserve">eram </w:t>
      </w:r>
      <w:del w:id="607" w:author="Patricia Sbrissa" w:date="2019-09-27T15:51:00Z">
        <w:r w:rsidRPr="00203D08" w:rsidDel="009B3A3C">
          <w:rPr>
            <w:rFonts w:ascii="Arial" w:hAnsi="Arial" w:cs="Arial"/>
            <w:sz w:val="24"/>
            <w:szCs w:val="24"/>
          </w:rPr>
          <w:delText>c</w:delText>
        </w:r>
      </w:del>
      <w:ins w:id="608" w:author="Patricia Sbrissa" w:date="2019-09-27T15:51:00Z">
        <w:r w:rsidR="009B3A3C">
          <w:rPr>
            <w:rFonts w:ascii="Arial" w:hAnsi="Arial" w:cs="Arial"/>
            <w:sz w:val="24"/>
            <w:szCs w:val="24"/>
          </w:rPr>
          <w:t>arrecad</w:t>
        </w:r>
      </w:ins>
      <w:del w:id="609" w:author="Patricia Sbrissa" w:date="2019-09-27T15:51:00Z">
        <w:r w:rsidRPr="00203D08" w:rsidDel="009B3A3C">
          <w:rPr>
            <w:rFonts w:ascii="Arial" w:hAnsi="Arial" w:cs="Arial"/>
            <w:sz w:val="24"/>
            <w:szCs w:val="24"/>
          </w:rPr>
          <w:delText>obra</w:delText>
        </w:r>
        <w:r w:rsidR="00203D08" w:rsidDel="009B3A3C">
          <w:rPr>
            <w:rFonts w:ascii="Arial" w:hAnsi="Arial" w:cs="Arial"/>
            <w:sz w:val="24"/>
            <w:szCs w:val="24"/>
          </w:rPr>
          <w:delText>dos</w:delText>
        </w:r>
      </w:del>
      <w:ins w:id="610" w:author="Patricia Sbrissa" w:date="2019-09-27T15:51:00Z">
        <w:r w:rsidR="009B3A3C">
          <w:rPr>
            <w:rFonts w:ascii="Arial" w:hAnsi="Arial" w:cs="Arial"/>
            <w:sz w:val="24"/>
            <w:szCs w:val="24"/>
          </w:rPr>
          <w:t>a</w:t>
        </w:r>
      </w:ins>
      <w:ins w:id="611" w:author="Patricia Sbrissa" w:date="2019-09-27T15:52:00Z">
        <w:r w:rsidR="009B3A3C">
          <w:rPr>
            <w:rFonts w:ascii="Arial" w:hAnsi="Arial" w:cs="Arial"/>
            <w:sz w:val="24"/>
            <w:szCs w:val="24"/>
          </w:rPr>
          <w:t>dos</w:t>
        </w:r>
      </w:ins>
      <w:r w:rsidRPr="00203D08">
        <w:rPr>
          <w:rFonts w:ascii="Arial" w:hAnsi="Arial" w:cs="Arial"/>
          <w:sz w:val="24"/>
          <w:szCs w:val="24"/>
        </w:rPr>
        <w:t xml:space="preserve"> tributos </w:t>
      </w:r>
      <w:r w:rsidR="00203D08">
        <w:rPr>
          <w:rFonts w:ascii="Arial" w:hAnsi="Arial" w:cs="Arial"/>
          <w:sz w:val="24"/>
          <w:szCs w:val="24"/>
        </w:rPr>
        <w:t>sobre o</w:t>
      </w:r>
      <w:r w:rsidRPr="00203D08">
        <w:rPr>
          <w:rFonts w:ascii="Arial" w:hAnsi="Arial" w:cs="Arial"/>
          <w:sz w:val="24"/>
          <w:szCs w:val="24"/>
        </w:rPr>
        <w:t>s povos conquistados, sobre minas de prata</w:t>
      </w:r>
      <w:del w:id="612" w:author="Patricia Sbrissa" w:date="2019-09-27T15:52:00Z">
        <w:r w:rsidRPr="00203D08" w:rsidDel="003D1FA2">
          <w:rPr>
            <w:rFonts w:ascii="Arial" w:hAnsi="Arial" w:cs="Arial"/>
            <w:sz w:val="24"/>
            <w:szCs w:val="24"/>
          </w:rPr>
          <w:delText>,</w:delText>
        </w:r>
      </w:del>
      <w:r w:rsidRPr="00203D08">
        <w:rPr>
          <w:rFonts w:ascii="Arial" w:hAnsi="Arial" w:cs="Arial"/>
          <w:sz w:val="24"/>
          <w:szCs w:val="24"/>
        </w:rPr>
        <w:t xml:space="preserve"> e sobre importações</w:t>
      </w:r>
      <w:del w:id="613" w:author="Patricia Sbrissa" w:date="2019-09-27T15:52:00Z">
        <w:r w:rsidRPr="00203D08" w:rsidDel="003D1FA2">
          <w:rPr>
            <w:rFonts w:ascii="Arial" w:hAnsi="Arial" w:cs="Arial"/>
            <w:sz w:val="24"/>
            <w:szCs w:val="24"/>
          </w:rPr>
          <w:delText xml:space="preserve">, </w:delText>
        </w:r>
        <w:r w:rsidR="00203D08" w:rsidDel="003D1FA2">
          <w:rPr>
            <w:rFonts w:ascii="Arial" w:hAnsi="Arial" w:cs="Arial"/>
            <w:sz w:val="24"/>
            <w:szCs w:val="24"/>
          </w:rPr>
          <w:delText xml:space="preserve">sendo </w:delText>
        </w:r>
      </w:del>
      <w:ins w:id="614" w:author="Patricia Sbrissa" w:date="2019-09-27T15:52:00Z">
        <w:r w:rsidR="003D1FA2">
          <w:rPr>
            <w:rFonts w:ascii="Arial" w:hAnsi="Arial" w:cs="Arial"/>
            <w:sz w:val="24"/>
            <w:szCs w:val="24"/>
          </w:rPr>
          <w:t xml:space="preserve"> – </w:t>
        </w:r>
      </w:ins>
      <w:r w:rsidRPr="00203D08">
        <w:rPr>
          <w:rFonts w:ascii="Arial" w:hAnsi="Arial" w:cs="Arial"/>
          <w:sz w:val="24"/>
          <w:szCs w:val="24"/>
        </w:rPr>
        <w:t xml:space="preserve">no caso das importações de produtos, o nome </w:t>
      </w:r>
      <w:del w:id="615" w:author="Patricia Sbrissa" w:date="2019-09-27T15:52:00Z">
        <w:r w:rsidRPr="00203D08" w:rsidDel="003E39EB">
          <w:rPr>
            <w:rFonts w:ascii="Arial" w:hAnsi="Arial" w:cs="Arial"/>
            <w:sz w:val="24"/>
            <w:szCs w:val="24"/>
          </w:rPr>
          <w:delText>utilizado</w:delText>
        </w:r>
      </w:del>
      <w:ins w:id="616" w:author="Patricia Sbrissa" w:date="2019-09-27T15:52:00Z">
        <w:r w:rsidR="003E39EB">
          <w:rPr>
            <w:rFonts w:ascii="Arial" w:hAnsi="Arial" w:cs="Arial"/>
            <w:sz w:val="24"/>
            <w:szCs w:val="24"/>
          </w:rPr>
          <w:t>do encargo</w:t>
        </w:r>
      </w:ins>
      <w:r w:rsidRPr="00203D08">
        <w:rPr>
          <w:rFonts w:ascii="Arial" w:hAnsi="Arial" w:cs="Arial"/>
          <w:sz w:val="24"/>
          <w:szCs w:val="24"/>
        </w:rPr>
        <w:t xml:space="preserve"> era </w:t>
      </w:r>
      <w:del w:id="617" w:author="Patricia Sbrissa" w:date="2019-09-27T15:52:00Z">
        <w:r w:rsidR="00187FAB" w:rsidRPr="00C81507" w:rsidDel="003E39EB">
          <w:rPr>
            <w:rFonts w:ascii="Arial" w:hAnsi="Arial" w:cs="Arial"/>
            <w:i/>
            <w:sz w:val="24"/>
            <w:szCs w:val="24"/>
          </w:rPr>
          <w:delText>TARIFA</w:delText>
        </w:r>
      </w:del>
      <w:ins w:id="618" w:author="Patricia Sbrissa" w:date="2019-09-27T15:53:00Z">
        <w:r w:rsidR="003E39EB">
          <w:rPr>
            <w:rFonts w:ascii="Arial" w:hAnsi="Arial" w:cs="Arial"/>
            <w:i/>
            <w:sz w:val="24"/>
            <w:szCs w:val="24"/>
          </w:rPr>
          <w:t>tarifa</w:t>
        </w:r>
      </w:ins>
      <w:r w:rsidRPr="00C81507">
        <w:rPr>
          <w:rFonts w:ascii="Arial" w:hAnsi="Arial" w:cs="Arial"/>
          <w:i/>
          <w:sz w:val="24"/>
          <w:szCs w:val="24"/>
        </w:rPr>
        <w:t>.</w:t>
      </w:r>
    </w:p>
    <w:p w14:paraId="4EC285CB" w14:textId="77777777" w:rsidR="00BB0046" w:rsidRPr="00C81507" w:rsidRDefault="00BB0046" w:rsidP="005E4BB5">
      <w:pPr>
        <w:widowControl w:val="0"/>
        <w:tabs>
          <w:tab w:val="left" w:pos="6663"/>
        </w:tabs>
        <w:spacing w:after="240"/>
        <w:rPr>
          <w:rFonts w:ascii="Arial" w:hAnsi="Arial" w:cs="Arial"/>
          <w:color w:val="FF0000"/>
          <w:sz w:val="20"/>
          <w:szCs w:val="20"/>
        </w:rPr>
        <w:pPrChange w:id="619" w:author="Patricia Sbrissa" w:date="2019-09-27T21:50:00Z">
          <w:pPr>
            <w:widowControl w:val="0"/>
            <w:tabs>
              <w:tab w:val="left" w:pos="6663"/>
            </w:tabs>
          </w:pPr>
        </w:pPrChange>
      </w:pPr>
    </w:p>
    <w:p w14:paraId="17939E9B" w14:textId="09901D4B" w:rsidR="003E39EB" w:rsidRPr="005E4BB5" w:rsidRDefault="005E4BB5" w:rsidP="005E4BB5">
      <w:pPr>
        <w:widowControl w:val="0"/>
        <w:tabs>
          <w:tab w:val="left" w:pos="6663"/>
        </w:tabs>
        <w:ind w:firstLine="0"/>
        <w:rPr>
          <w:ins w:id="620" w:author="Patricia Sbrissa" w:date="2019-09-27T15:53:00Z"/>
          <w:rFonts w:ascii="Arial" w:hAnsi="Arial" w:cs="Arial"/>
          <w:b/>
          <w:bCs/>
          <w:color w:val="FF0000"/>
          <w:sz w:val="24"/>
          <w:szCs w:val="24"/>
          <w:rPrChange w:id="621" w:author="Patricia Sbrissa" w:date="2019-09-27T21:49:00Z">
            <w:rPr>
              <w:ins w:id="622" w:author="Patricia Sbrissa" w:date="2019-09-27T15:53:00Z"/>
              <w:rFonts w:ascii="Arial" w:hAnsi="Arial" w:cs="Arial"/>
              <w:color w:val="FF0000"/>
              <w:sz w:val="24"/>
              <w:szCs w:val="24"/>
            </w:rPr>
          </w:rPrChange>
        </w:rPr>
        <w:pPrChange w:id="623" w:author="Patricia Sbrissa" w:date="2019-09-27T21:50:00Z">
          <w:pPr>
            <w:widowControl w:val="0"/>
            <w:tabs>
              <w:tab w:val="left" w:pos="6663"/>
            </w:tabs>
          </w:pPr>
        </w:pPrChange>
      </w:pPr>
      <w:ins w:id="624" w:author="Patricia Sbrissa" w:date="2019-09-27T21:49:00Z">
        <w:r w:rsidRPr="005E4BB5">
          <w:rPr>
            <w:rFonts w:ascii="Arial" w:hAnsi="Arial" w:cs="Arial"/>
            <w:b/>
            <w:bCs/>
            <w:color w:val="FF0000"/>
            <w:sz w:val="24"/>
            <w:szCs w:val="24"/>
            <w:rPrChange w:id="625" w:author="Patricia Sbrissa" w:date="2019-09-27T21:49:00Z">
              <w:rPr>
                <w:rFonts w:ascii="Arial" w:hAnsi="Arial" w:cs="Arial"/>
                <w:color w:val="FF0000"/>
                <w:sz w:val="24"/>
                <w:szCs w:val="24"/>
              </w:rPr>
            </w:rPrChange>
          </w:rPr>
          <w:t xml:space="preserve">INÍCIO DO </w:t>
        </w:r>
      </w:ins>
      <w:r w:rsidR="006A2609" w:rsidRPr="005E4BB5">
        <w:rPr>
          <w:rFonts w:ascii="Arial" w:hAnsi="Arial" w:cs="Arial"/>
          <w:b/>
          <w:bCs/>
          <w:color w:val="FF0000"/>
          <w:sz w:val="24"/>
          <w:szCs w:val="24"/>
          <w:rPrChange w:id="626" w:author="Patricia Sbrissa" w:date="2019-09-27T21:49:00Z">
            <w:rPr>
              <w:rFonts w:ascii="Arial" w:hAnsi="Arial" w:cs="Arial"/>
              <w:color w:val="FF0000"/>
              <w:sz w:val="24"/>
              <w:szCs w:val="24"/>
            </w:rPr>
          </w:rPrChange>
        </w:rPr>
        <w:t>REFLITA</w:t>
      </w:r>
      <w:del w:id="627" w:author="Patricia Sbrissa" w:date="2019-09-27T23:10:00Z">
        <w:r w:rsidR="006A2609" w:rsidRPr="005E4BB5" w:rsidDel="00281E9B">
          <w:rPr>
            <w:rFonts w:ascii="Arial" w:hAnsi="Arial" w:cs="Arial"/>
            <w:b/>
            <w:bCs/>
            <w:color w:val="FF0000"/>
            <w:sz w:val="24"/>
            <w:szCs w:val="24"/>
            <w:rPrChange w:id="628" w:author="Patricia Sbrissa" w:date="2019-09-27T21:49:00Z">
              <w:rPr>
                <w:rFonts w:ascii="Arial" w:hAnsi="Arial" w:cs="Arial"/>
                <w:color w:val="FF0000"/>
                <w:sz w:val="24"/>
                <w:szCs w:val="24"/>
              </w:rPr>
            </w:rPrChange>
          </w:rPr>
          <w:delText xml:space="preserve">: </w:delText>
        </w:r>
      </w:del>
    </w:p>
    <w:p w14:paraId="15385C54" w14:textId="66E615E3" w:rsidR="006A2609" w:rsidRDefault="006A2609" w:rsidP="005E4BB5">
      <w:pPr>
        <w:widowControl w:val="0"/>
        <w:tabs>
          <w:tab w:val="left" w:pos="6663"/>
        </w:tabs>
        <w:ind w:firstLine="0"/>
        <w:rPr>
          <w:ins w:id="629" w:author="Patricia Sbrissa" w:date="2019-09-27T21:50:00Z"/>
          <w:rFonts w:ascii="Arial" w:hAnsi="Arial" w:cs="Arial"/>
          <w:color w:val="FF0000"/>
          <w:sz w:val="24"/>
          <w:szCs w:val="24"/>
        </w:rPr>
      </w:pPr>
      <w:r w:rsidRPr="00C81507">
        <w:rPr>
          <w:rFonts w:ascii="Arial" w:hAnsi="Arial" w:cs="Arial"/>
          <w:color w:val="FF0000"/>
          <w:sz w:val="24"/>
          <w:szCs w:val="24"/>
        </w:rPr>
        <w:t xml:space="preserve">Vários filmes já </w:t>
      </w:r>
      <w:del w:id="630" w:author="Patricia Sbrissa" w:date="2019-09-27T15:53:00Z">
        <w:r w:rsidRPr="00C81507" w:rsidDel="00D537ED">
          <w:rPr>
            <w:rFonts w:ascii="Arial" w:hAnsi="Arial" w:cs="Arial"/>
            <w:color w:val="FF0000"/>
            <w:sz w:val="24"/>
            <w:szCs w:val="24"/>
          </w:rPr>
          <w:delText>demonstraram</w:delText>
        </w:r>
      </w:del>
      <w:ins w:id="631" w:author="Patricia Sbrissa" w:date="2019-09-27T15:53:00Z">
        <w:r w:rsidR="00D537ED">
          <w:rPr>
            <w:rFonts w:ascii="Arial" w:hAnsi="Arial" w:cs="Arial"/>
            <w:color w:val="FF0000"/>
            <w:sz w:val="24"/>
            <w:szCs w:val="24"/>
          </w:rPr>
          <w:t>retrataram</w:t>
        </w:r>
      </w:ins>
      <w:r w:rsidRPr="00C81507">
        <w:rPr>
          <w:rFonts w:ascii="Arial" w:hAnsi="Arial" w:cs="Arial"/>
          <w:color w:val="FF0000"/>
          <w:sz w:val="24"/>
          <w:szCs w:val="24"/>
        </w:rPr>
        <w:t xml:space="preserve"> que os povos conquistados tinham que pagar tributos </w:t>
      </w:r>
      <w:r w:rsidRPr="00C81507">
        <w:rPr>
          <w:rFonts w:ascii="Arial" w:hAnsi="Arial" w:cs="Arial"/>
          <w:color w:val="FF0000"/>
          <w:sz w:val="24"/>
          <w:szCs w:val="24"/>
        </w:rPr>
        <w:lastRenderedPageBreak/>
        <w:t xml:space="preserve">para seus conquistadores. Mas como </w:t>
      </w:r>
      <w:del w:id="632" w:author="Patricia Sbrissa" w:date="2019-09-27T15:54:00Z">
        <w:r w:rsidRPr="00C81507" w:rsidDel="00C063B7">
          <w:rPr>
            <w:rFonts w:ascii="Arial" w:hAnsi="Arial" w:cs="Arial"/>
            <w:color w:val="FF0000"/>
            <w:sz w:val="24"/>
            <w:szCs w:val="24"/>
          </w:rPr>
          <w:delText>eles</w:delText>
        </w:r>
      </w:del>
      <w:ins w:id="633" w:author="Patricia Sbrissa" w:date="2019-09-27T15:54:00Z">
        <w:r w:rsidR="00C063B7">
          <w:rPr>
            <w:rFonts w:ascii="Arial" w:hAnsi="Arial" w:cs="Arial"/>
            <w:color w:val="FF0000"/>
            <w:sz w:val="24"/>
            <w:szCs w:val="24"/>
          </w:rPr>
          <w:t>foi possível que mantivessem</w:t>
        </w:r>
      </w:ins>
      <w:r w:rsidRPr="00C81507">
        <w:rPr>
          <w:rFonts w:ascii="Arial" w:hAnsi="Arial" w:cs="Arial"/>
          <w:color w:val="FF0000"/>
          <w:sz w:val="24"/>
          <w:szCs w:val="24"/>
        </w:rPr>
        <w:t xml:space="preserve"> </w:t>
      </w:r>
      <w:ins w:id="634" w:author="Patricia Sbrissa" w:date="2019-09-27T15:54:00Z">
        <w:r w:rsidR="000D1337">
          <w:rPr>
            <w:rFonts w:ascii="Arial" w:hAnsi="Arial" w:cs="Arial"/>
            <w:color w:val="FF0000"/>
            <w:sz w:val="24"/>
            <w:szCs w:val="24"/>
          </w:rPr>
          <w:t xml:space="preserve">o </w:t>
        </w:r>
      </w:ins>
      <w:del w:id="635" w:author="Patricia Sbrissa" w:date="2019-09-27T15:54:00Z">
        <w:r w:rsidRPr="00C81507" w:rsidDel="000D1337">
          <w:rPr>
            <w:rFonts w:ascii="Arial" w:hAnsi="Arial" w:cs="Arial"/>
            <w:color w:val="FF0000"/>
            <w:sz w:val="24"/>
            <w:szCs w:val="24"/>
          </w:rPr>
          <w:delText xml:space="preserve">conseguiram manter por tanto tempo que um </w:delText>
        </w:r>
      </w:del>
      <w:r w:rsidRPr="00C81507">
        <w:rPr>
          <w:rFonts w:ascii="Arial" w:hAnsi="Arial" w:cs="Arial"/>
          <w:color w:val="FF0000"/>
          <w:sz w:val="24"/>
          <w:szCs w:val="24"/>
        </w:rPr>
        <w:t xml:space="preserve">povo conquistado </w:t>
      </w:r>
      <w:del w:id="636" w:author="Patricia Sbrissa" w:date="2019-09-27T15:55:00Z">
        <w:r w:rsidRPr="00C81507" w:rsidDel="000D1337">
          <w:rPr>
            <w:rFonts w:ascii="Arial" w:hAnsi="Arial" w:cs="Arial"/>
            <w:color w:val="FF0000"/>
            <w:sz w:val="24"/>
            <w:szCs w:val="24"/>
          </w:rPr>
          <w:delText xml:space="preserve">se mantive-se </w:delText>
        </w:r>
        <w:r w:rsidRPr="00C81507" w:rsidDel="007257A4">
          <w:rPr>
            <w:rFonts w:ascii="Arial" w:hAnsi="Arial" w:cs="Arial"/>
            <w:color w:val="FF0000"/>
            <w:sz w:val="24"/>
            <w:szCs w:val="24"/>
          </w:rPr>
          <w:delText>subju</w:delText>
        </w:r>
      </w:del>
      <w:ins w:id="637" w:author="Patricia Sbrissa" w:date="2019-09-27T15:55:00Z">
        <w:r w:rsidR="007257A4">
          <w:rPr>
            <w:rFonts w:ascii="Arial" w:hAnsi="Arial" w:cs="Arial"/>
            <w:color w:val="FF0000"/>
            <w:sz w:val="24"/>
            <w:szCs w:val="24"/>
          </w:rPr>
          <w:t>subjugado</w:t>
        </w:r>
      </w:ins>
      <w:ins w:id="638" w:author="Patricia Sbrissa" w:date="2019-09-27T15:54:00Z">
        <w:r w:rsidR="000D1337" w:rsidRPr="000D1337">
          <w:rPr>
            <w:rFonts w:ascii="Arial" w:hAnsi="Arial" w:cs="Arial"/>
            <w:color w:val="FF0000"/>
            <w:sz w:val="24"/>
            <w:szCs w:val="24"/>
          </w:rPr>
          <w:t xml:space="preserve"> </w:t>
        </w:r>
        <w:r w:rsidR="000D1337" w:rsidRPr="00C81507">
          <w:rPr>
            <w:rFonts w:ascii="Arial" w:hAnsi="Arial" w:cs="Arial"/>
            <w:color w:val="FF0000"/>
            <w:sz w:val="24"/>
            <w:szCs w:val="24"/>
          </w:rPr>
          <w:t xml:space="preserve">por tanto tempo </w:t>
        </w:r>
      </w:ins>
      <w:del w:id="639" w:author="Patricia Sbrissa" w:date="2019-09-27T15:55:00Z">
        <w:r w:rsidRPr="00C81507" w:rsidDel="007257A4">
          <w:rPr>
            <w:rFonts w:ascii="Arial" w:hAnsi="Arial" w:cs="Arial"/>
            <w:color w:val="FF0000"/>
            <w:sz w:val="24"/>
            <w:szCs w:val="24"/>
          </w:rPr>
          <w:delText xml:space="preserve">gado </w:delText>
        </w:r>
      </w:del>
      <w:r w:rsidRPr="00C81507">
        <w:rPr>
          <w:rFonts w:ascii="Arial" w:hAnsi="Arial" w:cs="Arial"/>
          <w:color w:val="FF0000"/>
          <w:sz w:val="24"/>
          <w:szCs w:val="24"/>
        </w:rPr>
        <w:t xml:space="preserve">e refém de uma situação </w:t>
      </w:r>
      <w:del w:id="640" w:author="Patricia Sbrissa" w:date="2019-09-27T15:55:00Z">
        <w:r w:rsidRPr="00C81507" w:rsidDel="00594253">
          <w:rPr>
            <w:rFonts w:ascii="Arial" w:hAnsi="Arial" w:cs="Arial"/>
            <w:color w:val="FF0000"/>
            <w:sz w:val="24"/>
            <w:szCs w:val="24"/>
          </w:rPr>
          <w:delText>igual a</w:delText>
        </w:r>
      </w:del>
      <w:ins w:id="641" w:author="Patricia Sbrissa" w:date="2019-09-27T15:55:00Z">
        <w:r w:rsidR="00594253">
          <w:rPr>
            <w:rFonts w:ascii="Arial" w:hAnsi="Arial" w:cs="Arial"/>
            <w:color w:val="FF0000"/>
            <w:sz w:val="24"/>
            <w:szCs w:val="24"/>
          </w:rPr>
          <w:t>como</w:t>
        </w:r>
      </w:ins>
      <w:r w:rsidRPr="00C81507">
        <w:rPr>
          <w:rFonts w:ascii="Arial" w:hAnsi="Arial" w:cs="Arial"/>
          <w:color w:val="FF0000"/>
          <w:sz w:val="24"/>
          <w:szCs w:val="24"/>
        </w:rPr>
        <w:t xml:space="preserve"> essa? Consegue imaginar a tensão social que existia nesse período</w:t>
      </w:r>
      <w:r w:rsidR="00203D08" w:rsidRPr="00C81507">
        <w:rPr>
          <w:rFonts w:ascii="Arial" w:hAnsi="Arial" w:cs="Arial"/>
          <w:color w:val="FF0000"/>
          <w:sz w:val="24"/>
          <w:szCs w:val="24"/>
        </w:rPr>
        <w:t xml:space="preserve"> e o</w:t>
      </w:r>
      <w:ins w:id="642" w:author="Patricia Sbrissa" w:date="2019-09-27T15:56:00Z">
        <w:r w:rsidR="00594253">
          <w:rPr>
            <w:rFonts w:ascii="Arial" w:hAnsi="Arial" w:cs="Arial"/>
            <w:color w:val="FF0000"/>
            <w:sz w:val="24"/>
            <w:szCs w:val="24"/>
          </w:rPr>
          <w:t xml:space="preserve"> que</w:t>
        </w:r>
      </w:ins>
      <w:r w:rsidR="00203D08" w:rsidRPr="00C81507">
        <w:rPr>
          <w:rFonts w:ascii="Arial" w:hAnsi="Arial" w:cs="Arial"/>
          <w:color w:val="FF0000"/>
          <w:sz w:val="24"/>
          <w:szCs w:val="24"/>
        </w:rPr>
        <w:t xml:space="preserve"> motivo</w:t>
      </w:r>
      <w:ins w:id="643" w:author="Patricia Sbrissa" w:date="2019-09-27T15:56:00Z">
        <w:r w:rsidR="00594253">
          <w:rPr>
            <w:rFonts w:ascii="Arial" w:hAnsi="Arial" w:cs="Arial"/>
            <w:color w:val="FF0000"/>
            <w:sz w:val="24"/>
            <w:szCs w:val="24"/>
          </w:rPr>
          <w:t>u</w:t>
        </w:r>
      </w:ins>
      <w:del w:id="644" w:author="Patricia Sbrissa" w:date="2019-09-27T15:56:00Z">
        <w:r w:rsidR="00203D08" w:rsidRPr="00C81507" w:rsidDel="00594253">
          <w:rPr>
            <w:rFonts w:ascii="Arial" w:hAnsi="Arial" w:cs="Arial"/>
            <w:color w:val="FF0000"/>
            <w:sz w:val="24"/>
            <w:szCs w:val="24"/>
          </w:rPr>
          <w:delText xml:space="preserve"> de</w:delText>
        </w:r>
      </w:del>
      <w:r w:rsidR="00203D08" w:rsidRPr="00C81507">
        <w:rPr>
          <w:rFonts w:ascii="Arial" w:hAnsi="Arial" w:cs="Arial"/>
          <w:color w:val="FF0000"/>
          <w:sz w:val="24"/>
          <w:szCs w:val="24"/>
        </w:rPr>
        <w:t xml:space="preserve"> </w:t>
      </w:r>
      <w:del w:id="645" w:author="Patricia Sbrissa" w:date="2019-09-27T15:56:00Z">
        <w:r w:rsidR="00203D08" w:rsidRPr="00C81507" w:rsidDel="00594253">
          <w:rPr>
            <w:rFonts w:ascii="Arial" w:hAnsi="Arial" w:cs="Arial"/>
            <w:color w:val="FF0000"/>
            <w:sz w:val="24"/>
            <w:szCs w:val="24"/>
          </w:rPr>
          <w:delText xml:space="preserve">históricas </w:delText>
        </w:r>
      </w:del>
      <w:r w:rsidR="00203D08" w:rsidRPr="00C81507">
        <w:rPr>
          <w:rFonts w:ascii="Arial" w:hAnsi="Arial" w:cs="Arial"/>
          <w:color w:val="FF0000"/>
          <w:sz w:val="24"/>
          <w:szCs w:val="24"/>
        </w:rPr>
        <w:t>revoltas</w:t>
      </w:r>
      <w:ins w:id="646" w:author="Patricia Sbrissa" w:date="2019-09-27T15:59:00Z">
        <w:r w:rsidR="00F263BD">
          <w:rPr>
            <w:rFonts w:ascii="Arial" w:hAnsi="Arial" w:cs="Arial"/>
            <w:color w:val="FF0000"/>
            <w:sz w:val="24"/>
            <w:szCs w:val="24"/>
          </w:rPr>
          <w:t xml:space="preserve"> </w:t>
        </w:r>
      </w:ins>
      <w:ins w:id="647" w:author="Patricia Sbrissa" w:date="2019-09-27T16:00:00Z">
        <w:r w:rsidR="00F263BD">
          <w:rPr>
            <w:rFonts w:ascii="Arial" w:hAnsi="Arial" w:cs="Arial"/>
            <w:color w:val="FF0000"/>
            <w:sz w:val="24"/>
            <w:szCs w:val="24"/>
          </w:rPr>
          <w:t>históricas</w:t>
        </w:r>
      </w:ins>
      <w:r w:rsidRPr="00C81507">
        <w:rPr>
          <w:rFonts w:ascii="Arial" w:hAnsi="Arial" w:cs="Arial"/>
          <w:color w:val="FF0000"/>
          <w:sz w:val="24"/>
          <w:szCs w:val="24"/>
        </w:rPr>
        <w:t>?</w:t>
      </w:r>
      <w:del w:id="648" w:author="Patricia Sbrissa" w:date="2019-09-27T21:50:00Z">
        <w:r w:rsidRPr="00C81507" w:rsidDel="005E4BB5">
          <w:rPr>
            <w:rFonts w:ascii="Arial" w:hAnsi="Arial" w:cs="Arial"/>
            <w:color w:val="FF0000"/>
            <w:sz w:val="24"/>
            <w:szCs w:val="24"/>
          </w:rPr>
          <w:delText xml:space="preserve"> </w:delText>
        </w:r>
      </w:del>
    </w:p>
    <w:p w14:paraId="23E2891F" w14:textId="7518124D" w:rsidR="005E4BB5" w:rsidRPr="005E4BB5" w:rsidDel="005E4BB5" w:rsidRDefault="005E4BB5" w:rsidP="005E4BB5">
      <w:pPr>
        <w:widowControl w:val="0"/>
        <w:tabs>
          <w:tab w:val="left" w:pos="6663"/>
        </w:tabs>
        <w:spacing w:after="240"/>
        <w:ind w:firstLine="0"/>
        <w:rPr>
          <w:del w:id="649" w:author="Patricia Sbrissa" w:date="2019-09-27T21:50:00Z"/>
          <w:rFonts w:ascii="Arial" w:hAnsi="Arial" w:cs="Arial"/>
          <w:b/>
          <w:bCs/>
          <w:color w:val="FF0000"/>
          <w:sz w:val="24"/>
          <w:szCs w:val="24"/>
          <w:rPrChange w:id="650" w:author="Patricia Sbrissa" w:date="2019-09-27T21:50:00Z">
            <w:rPr>
              <w:del w:id="651" w:author="Patricia Sbrissa" w:date="2019-09-27T21:50:00Z"/>
              <w:rFonts w:ascii="Arial" w:hAnsi="Arial" w:cs="Arial"/>
              <w:color w:val="FF0000"/>
              <w:sz w:val="24"/>
              <w:szCs w:val="24"/>
            </w:rPr>
          </w:rPrChange>
        </w:rPr>
        <w:pPrChange w:id="652" w:author="Patricia Sbrissa" w:date="2019-09-27T21:50:00Z">
          <w:pPr>
            <w:widowControl w:val="0"/>
            <w:tabs>
              <w:tab w:val="left" w:pos="6663"/>
            </w:tabs>
          </w:pPr>
        </w:pPrChange>
      </w:pPr>
      <w:ins w:id="653" w:author="Patricia Sbrissa" w:date="2019-09-27T21:50:00Z">
        <w:r w:rsidRPr="005E4BB5">
          <w:rPr>
            <w:rFonts w:ascii="Arial" w:hAnsi="Arial" w:cs="Arial"/>
            <w:b/>
            <w:bCs/>
            <w:color w:val="FF0000"/>
            <w:sz w:val="24"/>
            <w:szCs w:val="24"/>
            <w:rPrChange w:id="654" w:author="Patricia Sbrissa" w:date="2019-09-27T21:50:00Z">
              <w:rPr>
                <w:rFonts w:ascii="Arial" w:hAnsi="Arial" w:cs="Arial"/>
                <w:color w:val="FF0000"/>
                <w:sz w:val="24"/>
                <w:szCs w:val="24"/>
              </w:rPr>
            </w:rPrChange>
          </w:rPr>
          <w:t xml:space="preserve">FIM DO REFLITA </w:t>
        </w:r>
      </w:ins>
    </w:p>
    <w:p w14:paraId="2E3AC8F3" w14:textId="77777777" w:rsidR="00BB0046" w:rsidRPr="00EE1285" w:rsidDel="005E4BB5" w:rsidRDefault="00BB0046" w:rsidP="005E4BB5">
      <w:pPr>
        <w:widowControl w:val="0"/>
        <w:tabs>
          <w:tab w:val="left" w:pos="6663"/>
        </w:tabs>
        <w:spacing w:after="240"/>
        <w:ind w:firstLine="0"/>
        <w:rPr>
          <w:del w:id="655" w:author="Patricia Sbrissa" w:date="2019-09-27T21:50:00Z"/>
          <w:rFonts w:ascii="Arial" w:hAnsi="Arial" w:cs="Arial"/>
          <w:i/>
          <w:sz w:val="24"/>
          <w:szCs w:val="24"/>
        </w:rPr>
        <w:pPrChange w:id="656" w:author="Patricia Sbrissa" w:date="2019-09-27T21:50:00Z">
          <w:pPr>
            <w:widowControl w:val="0"/>
            <w:tabs>
              <w:tab w:val="left" w:pos="6663"/>
            </w:tabs>
          </w:pPr>
        </w:pPrChange>
      </w:pPr>
      <w:r w:rsidRPr="00EE1285">
        <w:rPr>
          <w:rFonts w:ascii="Arial" w:hAnsi="Arial" w:cs="Arial"/>
          <w:i/>
          <w:sz w:val="24"/>
          <w:szCs w:val="24"/>
        </w:rPr>
        <w:tab/>
      </w:r>
    </w:p>
    <w:p w14:paraId="203BE23A" w14:textId="77777777" w:rsidR="000C1719" w:rsidRDefault="000C1719" w:rsidP="005E4BB5">
      <w:pPr>
        <w:widowControl w:val="0"/>
        <w:tabs>
          <w:tab w:val="left" w:pos="6663"/>
        </w:tabs>
        <w:spacing w:after="240"/>
        <w:ind w:firstLine="0"/>
        <w:pPrChange w:id="657" w:author="Patricia Sbrissa" w:date="2019-09-27T21:50:00Z">
          <w:pPr>
            <w:pStyle w:val="0TITULO1TXT"/>
            <w:spacing w:before="0" w:after="0" w:line="360" w:lineRule="auto"/>
            <w:jc w:val="center"/>
          </w:pPr>
        </w:pPrChange>
      </w:pPr>
    </w:p>
    <w:p w14:paraId="34629DA4" w14:textId="77777777" w:rsidR="00BB0046" w:rsidRPr="005E4BB5" w:rsidDel="005E4BB5" w:rsidRDefault="00BB0046" w:rsidP="005E4BB5">
      <w:pPr>
        <w:pStyle w:val="0TITULO1TXT"/>
        <w:spacing w:before="0" w:after="0" w:line="360" w:lineRule="auto"/>
        <w:ind w:firstLine="0"/>
        <w:rPr>
          <w:del w:id="658" w:author="Patricia Sbrissa" w:date="2019-09-27T21:51:00Z"/>
          <w:rFonts w:ascii="Arial" w:hAnsi="Arial" w:cs="Arial"/>
          <w:color w:val="365F91" w:themeColor="accent1" w:themeShade="BF"/>
          <w:sz w:val="28"/>
          <w:szCs w:val="28"/>
          <w:rPrChange w:id="659" w:author="Patricia Sbrissa" w:date="2019-09-27T21:51:00Z">
            <w:rPr>
              <w:del w:id="660" w:author="Patricia Sbrissa" w:date="2019-09-27T21:51:00Z"/>
              <w:rFonts w:ascii="Arial" w:hAnsi="Arial" w:cs="Arial"/>
              <w:color w:val="auto"/>
              <w:sz w:val="28"/>
              <w:szCs w:val="28"/>
            </w:rPr>
          </w:rPrChange>
        </w:rPr>
        <w:pPrChange w:id="661" w:author="Patricia Sbrissa" w:date="2019-09-27T21:50:00Z">
          <w:pPr>
            <w:pStyle w:val="0TITULO1TXT"/>
            <w:spacing w:before="0" w:after="0" w:line="360" w:lineRule="auto"/>
            <w:jc w:val="center"/>
          </w:pPr>
        </w:pPrChange>
      </w:pPr>
      <w:r w:rsidRPr="005E4BB5">
        <w:rPr>
          <w:rFonts w:ascii="Arial" w:hAnsi="Arial" w:cs="Arial"/>
          <w:color w:val="365F91" w:themeColor="accent1" w:themeShade="BF"/>
          <w:sz w:val="28"/>
          <w:szCs w:val="28"/>
          <w:rPrChange w:id="662" w:author="Patricia Sbrissa" w:date="2019-09-27T21:51:00Z">
            <w:rPr>
              <w:rFonts w:ascii="Arial" w:hAnsi="Arial" w:cs="Arial"/>
              <w:color w:val="auto"/>
              <w:sz w:val="28"/>
              <w:szCs w:val="28"/>
            </w:rPr>
          </w:rPrChange>
        </w:rPr>
        <w:t xml:space="preserve">Os </w:t>
      </w:r>
      <w:ins w:id="663" w:author="Patricia Sbrissa" w:date="2019-09-27T15:56:00Z">
        <w:r w:rsidR="00594253" w:rsidRPr="005E4BB5">
          <w:rPr>
            <w:rFonts w:ascii="Arial" w:hAnsi="Arial" w:cs="Arial"/>
            <w:color w:val="365F91" w:themeColor="accent1" w:themeShade="BF"/>
            <w:sz w:val="28"/>
            <w:szCs w:val="28"/>
            <w:rPrChange w:id="664" w:author="Patricia Sbrissa" w:date="2019-09-27T21:51:00Z">
              <w:rPr>
                <w:rFonts w:ascii="Arial" w:hAnsi="Arial" w:cs="Arial"/>
                <w:color w:val="auto"/>
                <w:sz w:val="28"/>
                <w:szCs w:val="28"/>
              </w:rPr>
            </w:rPrChange>
          </w:rPr>
          <w:t>a</w:t>
        </w:r>
      </w:ins>
      <w:del w:id="665" w:author="Patricia Sbrissa" w:date="2019-09-27T15:56:00Z">
        <w:r w:rsidRPr="005E4BB5" w:rsidDel="00594253">
          <w:rPr>
            <w:rFonts w:ascii="Arial" w:hAnsi="Arial" w:cs="Arial"/>
            <w:color w:val="365F91" w:themeColor="accent1" w:themeShade="BF"/>
            <w:sz w:val="28"/>
            <w:szCs w:val="28"/>
            <w:rPrChange w:id="666" w:author="Patricia Sbrissa" w:date="2019-09-27T21:51:00Z">
              <w:rPr>
                <w:rFonts w:ascii="Arial" w:hAnsi="Arial" w:cs="Arial"/>
                <w:color w:val="auto"/>
                <w:sz w:val="28"/>
                <w:szCs w:val="28"/>
              </w:rPr>
            </w:rPrChange>
          </w:rPr>
          <w:delText>A</w:delText>
        </w:r>
      </w:del>
      <w:r w:rsidRPr="005E4BB5">
        <w:rPr>
          <w:rFonts w:ascii="Arial" w:hAnsi="Arial" w:cs="Arial"/>
          <w:color w:val="365F91" w:themeColor="accent1" w:themeShade="BF"/>
          <w:sz w:val="28"/>
          <w:szCs w:val="28"/>
          <w:rPrChange w:id="667" w:author="Patricia Sbrissa" w:date="2019-09-27T21:51:00Z">
            <w:rPr>
              <w:rFonts w:ascii="Arial" w:hAnsi="Arial" w:cs="Arial"/>
              <w:color w:val="auto"/>
              <w:sz w:val="28"/>
              <w:szCs w:val="28"/>
            </w:rPr>
          </w:rPrChange>
        </w:rPr>
        <w:t xml:space="preserve">vanços </w:t>
      </w:r>
      <w:ins w:id="668" w:author="Patricia Sbrissa" w:date="2019-09-27T15:56:00Z">
        <w:r w:rsidR="00594253" w:rsidRPr="005E4BB5">
          <w:rPr>
            <w:rFonts w:ascii="Arial" w:hAnsi="Arial" w:cs="Arial"/>
            <w:color w:val="365F91" w:themeColor="accent1" w:themeShade="BF"/>
            <w:sz w:val="28"/>
            <w:szCs w:val="28"/>
            <w:rPrChange w:id="669" w:author="Patricia Sbrissa" w:date="2019-09-27T21:51:00Z">
              <w:rPr>
                <w:rFonts w:ascii="Arial" w:hAnsi="Arial" w:cs="Arial"/>
                <w:color w:val="auto"/>
                <w:sz w:val="28"/>
                <w:szCs w:val="28"/>
              </w:rPr>
            </w:rPrChange>
          </w:rPr>
          <w:t>r</w:t>
        </w:r>
      </w:ins>
      <w:del w:id="670" w:author="Patricia Sbrissa" w:date="2019-09-27T15:56:00Z">
        <w:r w:rsidRPr="005E4BB5" w:rsidDel="00594253">
          <w:rPr>
            <w:rFonts w:ascii="Arial" w:hAnsi="Arial" w:cs="Arial"/>
            <w:color w:val="365F91" w:themeColor="accent1" w:themeShade="BF"/>
            <w:sz w:val="28"/>
            <w:szCs w:val="28"/>
            <w:rPrChange w:id="671" w:author="Patricia Sbrissa" w:date="2019-09-27T21:51:00Z">
              <w:rPr>
                <w:rFonts w:ascii="Arial" w:hAnsi="Arial" w:cs="Arial"/>
                <w:color w:val="auto"/>
                <w:sz w:val="28"/>
                <w:szCs w:val="28"/>
              </w:rPr>
            </w:rPrChange>
          </w:rPr>
          <w:delText>R</w:delText>
        </w:r>
      </w:del>
      <w:r w:rsidRPr="005E4BB5">
        <w:rPr>
          <w:rFonts w:ascii="Arial" w:hAnsi="Arial" w:cs="Arial"/>
          <w:color w:val="365F91" w:themeColor="accent1" w:themeShade="BF"/>
          <w:sz w:val="28"/>
          <w:szCs w:val="28"/>
          <w:rPrChange w:id="672" w:author="Patricia Sbrissa" w:date="2019-09-27T21:51:00Z">
            <w:rPr>
              <w:rFonts w:ascii="Arial" w:hAnsi="Arial" w:cs="Arial"/>
              <w:color w:val="auto"/>
              <w:sz w:val="28"/>
              <w:szCs w:val="28"/>
            </w:rPr>
          </w:rPrChange>
        </w:rPr>
        <w:t xml:space="preserve">omanos no </w:t>
      </w:r>
      <w:ins w:id="673" w:author="Patricia Sbrissa" w:date="2019-09-27T16:00:00Z">
        <w:r w:rsidR="00F263BD" w:rsidRPr="005E4BB5">
          <w:rPr>
            <w:rFonts w:ascii="Arial" w:hAnsi="Arial" w:cs="Arial"/>
            <w:color w:val="365F91" w:themeColor="accent1" w:themeShade="BF"/>
            <w:sz w:val="28"/>
            <w:szCs w:val="28"/>
            <w:rPrChange w:id="674" w:author="Patricia Sbrissa" w:date="2019-09-27T21:51:00Z">
              <w:rPr>
                <w:rFonts w:ascii="Arial" w:hAnsi="Arial" w:cs="Arial"/>
                <w:color w:val="auto"/>
                <w:sz w:val="28"/>
                <w:szCs w:val="28"/>
              </w:rPr>
            </w:rPrChange>
          </w:rPr>
          <w:t>s</w:t>
        </w:r>
      </w:ins>
      <w:del w:id="675" w:author="Patricia Sbrissa" w:date="2019-09-27T16:00:00Z">
        <w:r w:rsidRPr="005E4BB5" w:rsidDel="00F263BD">
          <w:rPr>
            <w:rFonts w:ascii="Arial" w:hAnsi="Arial" w:cs="Arial"/>
            <w:color w:val="365F91" w:themeColor="accent1" w:themeShade="BF"/>
            <w:sz w:val="28"/>
            <w:szCs w:val="28"/>
            <w:rPrChange w:id="676" w:author="Patricia Sbrissa" w:date="2019-09-27T21:51:00Z">
              <w:rPr>
                <w:rFonts w:ascii="Arial" w:hAnsi="Arial" w:cs="Arial"/>
                <w:color w:val="auto"/>
                <w:sz w:val="28"/>
                <w:szCs w:val="28"/>
              </w:rPr>
            </w:rPrChange>
          </w:rPr>
          <w:delText>S</w:delText>
        </w:r>
      </w:del>
      <w:r w:rsidRPr="005E4BB5">
        <w:rPr>
          <w:rFonts w:ascii="Arial" w:hAnsi="Arial" w:cs="Arial"/>
          <w:color w:val="365F91" w:themeColor="accent1" w:themeShade="BF"/>
          <w:sz w:val="28"/>
          <w:szCs w:val="28"/>
          <w:rPrChange w:id="677" w:author="Patricia Sbrissa" w:date="2019-09-27T21:51:00Z">
            <w:rPr>
              <w:rFonts w:ascii="Arial" w:hAnsi="Arial" w:cs="Arial"/>
              <w:color w:val="auto"/>
              <w:sz w:val="28"/>
              <w:szCs w:val="28"/>
            </w:rPr>
          </w:rPrChange>
        </w:rPr>
        <w:t xml:space="preserve">istema </w:t>
      </w:r>
      <w:ins w:id="678" w:author="Patricia Sbrissa" w:date="2019-09-27T16:00:00Z">
        <w:r w:rsidR="00F263BD" w:rsidRPr="005E4BB5">
          <w:rPr>
            <w:rFonts w:ascii="Arial" w:hAnsi="Arial" w:cs="Arial"/>
            <w:color w:val="365F91" w:themeColor="accent1" w:themeShade="BF"/>
            <w:sz w:val="28"/>
            <w:szCs w:val="28"/>
            <w:rPrChange w:id="679" w:author="Patricia Sbrissa" w:date="2019-09-27T21:51:00Z">
              <w:rPr>
                <w:rFonts w:ascii="Arial" w:hAnsi="Arial" w:cs="Arial"/>
                <w:color w:val="auto"/>
                <w:sz w:val="28"/>
                <w:szCs w:val="28"/>
              </w:rPr>
            </w:rPrChange>
          </w:rPr>
          <w:t>t</w:t>
        </w:r>
      </w:ins>
      <w:del w:id="680" w:author="Patricia Sbrissa" w:date="2019-09-27T16:00:00Z">
        <w:r w:rsidRPr="005E4BB5" w:rsidDel="00F263BD">
          <w:rPr>
            <w:rFonts w:ascii="Arial" w:hAnsi="Arial" w:cs="Arial"/>
            <w:color w:val="365F91" w:themeColor="accent1" w:themeShade="BF"/>
            <w:sz w:val="28"/>
            <w:szCs w:val="28"/>
            <w:rPrChange w:id="681" w:author="Patricia Sbrissa" w:date="2019-09-27T21:51:00Z">
              <w:rPr>
                <w:rFonts w:ascii="Arial" w:hAnsi="Arial" w:cs="Arial"/>
                <w:color w:val="auto"/>
                <w:sz w:val="28"/>
                <w:szCs w:val="28"/>
              </w:rPr>
            </w:rPrChange>
          </w:rPr>
          <w:delText>T</w:delText>
        </w:r>
      </w:del>
      <w:r w:rsidRPr="005E4BB5">
        <w:rPr>
          <w:rFonts w:ascii="Arial" w:hAnsi="Arial" w:cs="Arial"/>
          <w:color w:val="365F91" w:themeColor="accent1" w:themeShade="BF"/>
          <w:sz w:val="28"/>
          <w:szCs w:val="28"/>
          <w:rPrChange w:id="682" w:author="Patricia Sbrissa" w:date="2019-09-27T21:51:00Z">
            <w:rPr>
              <w:rFonts w:ascii="Arial" w:hAnsi="Arial" w:cs="Arial"/>
              <w:color w:val="auto"/>
              <w:sz w:val="28"/>
              <w:szCs w:val="28"/>
            </w:rPr>
          </w:rPrChange>
        </w:rPr>
        <w:t>ributário</w:t>
      </w:r>
    </w:p>
    <w:p w14:paraId="46467CDC" w14:textId="77777777" w:rsidR="00FE2837" w:rsidRPr="00FE2837" w:rsidRDefault="00FE2837" w:rsidP="005E4BB5">
      <w:pPr>
        <w:pStyle w:val="0TITULO1TXT"/>
        <w:spacing w:before="0" w:after="0" w:line="360" w:lineRule="auto"/>
        <w:ind w:firstLine="0"/>
        <w:rPr>
          <w:rFonts w:ascii="Arial" w:hAnsi="Arial" w:cs="Arial"/>
          <w:color w:val="auto"/>
          <w:sz w:val="24"/>
          <w:szCs w:val="24"/>
        </w:rPr>
        <w:pPrChange w:id="683" w:author="Patricia Sbrissa" w:date="2019-09-27T21:51:00Z">
          <w:pPr>
            <w:pStyle w:val="0TITULO1TXT"/>
            <w:spacing w:before="0" w:after="0" w:line="360" w:lineRule="auto"/>
            <w:jc w:val="center"/>
          </w:pPr>
        </w:pPrChange>
      </w:pPr>
    </w:p>
    <w:p w14:paraId="1930ED6C" w14:textId="62B07C14" w:rsidR="00FE4A0C" w:rsidRPr="00187FAB" w:rsidDel="005E4BB5" w:rsidRDefault="00567846" w:rsidP="00E15F24">
      <w:pPr>
        <w:widowControl w:val="0"/>
        <w:tabs>
          <w:tab w:val="left" w:pos="6663"/>
        </w:tabs>
        <w:rPr>
          <w:del w:id="684" w:author="Patricia Sbrissa" w:date="2019-09-27T21:51:00Z"/>
          <w:rFonts w:ascii="Arial" w:hAnsi="Arial" w:cs="Arial"/>
          <w:sz w:val="24"/>
          <w:szCs w:val="24"/>
        </w:rPr>
      </w:pPr>
      <w:r w:rsidRPr="00187FAB">
        <w:rPr>
          <w:rFonts w:ascii="Arial" w:hAnsi="Arial" w:cs="Arial"/>
          <w:sz w:val="24"/>
          <w:szCs w:val="24"/>
        </w:rPr>
        <w:t>P</w:t>
      </w:r>
      <w:r w:rsidR="00187FAB">
        <w:rPr>
          <w:rFonts w:ascii="Arial" w:hAnsi="Arial" w:cs="Arial"/>
          <w:sz w:val="24"/>
          <w:szCs w:val="24"/>
        </w:rPr>
        <w:t xml:space="preserve">ela atuação </w:t>
      </w:r>
      <w:r w:rsidRPr="00187FAB">
        <w:rPr>
          <w:rFonts w:ascii="Arial" w:hAnsi="Arial" w:cs="Arial"/>
          <w:sz w:val="24"/>
          <w:szCs w:val="24"/>
        </w:rPr>
        <w:t>e conquista</w:t>
      </w:r>
      <w:r w:rsidR="00BD46AF" w:rsidRPr="00187FAB">
        <w:rPr>
          <w:rFonts w:ascii="Arial" w:hAnsi="Arial" w:cs="Arial"/>
          <w:sz w:val="24"/>
          <w:szCs w:val="24"/>
        </w:rPr>
        <w:t>s</w:t>
      </w:r>
      <w:r w:rsidRPr="00187FAB">
        <w:rPr>
          <w:rFonts w:ascii="Arial" w:hAnsi="Arial" w:cs="Arial"/>
          <w:sz w:val="24"/>
          <w:szCs w:val="24"/>
        </w:rPr>
        <w:t xml:space="preserve"> </w:t>
      </w:r>
      <w:del w:id="685" w:author="Patricia Sbrissa" w:date="2019-09-27T16:00:00Z">
        <w:r w:rsidR="00187FAB" w:rsidDel="00F263BD">
          <w:rPr>
            <w:rFonts w:ascii="Arial" w:hAnsi="Arial" w:cs="Arial"/>
            <w:sz w:val="24"/>
            <w:szCs w:val="24"/>
          </w:rPr>
          <w:delText xml:space="preserve">oriundas </w:delText>
        </w:r>
      </w:del>
      <w:r w:rsidR="00BD46AF" w:rsidRPr="00187FAB">
        <w:rPr>
          <w:rFonts w:ascii="Arial" w:hAnsi="Arial" w:cs="Arial"/>
          <w:sz w:val="24"/>
          <w:szCs w:val="24"/>
        </w:rPr>
        <w:t>da atividade expansionista</w:t>
      </w:r>
      <w:r w:rsidRPr="00187FAB">
        <w:rPr>
          <w:rFonts w:ascii="Arial" w:hAnsi="Arial" w:cs="Arial"/>
          <w:sz w:val="24"/>
          <w:szCs w:val="24"/>
        </w:rPr>
        <w:t xml:space="preserve"> do Império Romano, </w:t>
      </w:r>
      <w:r w:rsidR="00BD46AF" w:rsidRPr="00187FAB">
        <w:rPr>
          <w:rFonts w:ascii="Arial" w:hAnsi="Arial" w:cs="Arial"/>
          <w:sz w:val="24"/>
          <w:szCs w:val="24"/>
        </w:rPr>
        <w:t>ocorreu o nascimento</w:t>
      </w:r>
      <w:r w:rsidRPr="00187FAB">
        <w:rPr>
          <w:rFonts w:ascii="Arial" w:hAnsi="Arial" w:cs="Arial"/>
          <w:sz w:val="24"/>
          <w:szCs w:val="24"/>
        </w:rPr>
        <w:t xml:space="preserve"> </w:t>
      </w:r>
      <w:del w:id="686" w:author="Patricia Sbrissa" w:date="2019-09-27T16:00:00Z">
        <w:r w:rsidR="00BD46AF" w:rsidRPr="00187FAB" w:rsidDel="009760D7">
          <w:rPr>
            <w:rFonts w:ascii="Arial" w:hAnsi="Arial" w:cs="Arial"/>
            <w:sz w:val="24"/>
            <w:szCs w:val="24"/>
          </w:rPr>
          <w:delText>d</w:delText>
        </w:r>
        <w:r w:rsidR="00187FAB" w:rsidDel="009760D7">
          <w:rPr>
            <w:rFonts w:ascii="Arial" w:hAnsi="Arial" w:cs="Arial"/>
            <w:sz w:val="24"/>
            <w:szCs w:val="24"/>
          </w:rPr>
          <w:delText xml:space="preserve">a semântica </w:delText>
        </w:r>
      </w:del>
      <w:r w:rsidR="00187FAB">
        <w:rPr>
          <w:rFonts w:ascii="Arial" w:hAnsi="Arial" w:cs="Arial"/>
          <w:sz w:val="24"/>
          <w:szCs w:val="24"/>
        </w:rPr>
        <w:t>do vocábul</w:t>
      </w:r>
      <w:r w:rsidRPr="00187FAB">
        <w:rPr>
          <w:rFonts w:ascii="Arial" w:hAnsi="Arial" w:cs="Arial"/>
          <w:sz w:val="24"/>
          <w:szCs w:val="24"/>
        </w:rPr>
        <w:t xml:space="preserve">o </w:t>
      </w:r>
      <w:r w:rsidR="005E4BB5">
        <w:rPr>
          <w:rFonts w:ascii="Arial" w:hAnsi="Arial" w:cs="Arial"/>
          <w:i/>
          <w:sz w:val="24"/>
          <w:szCs w:val="24"/>
        </w:rPr>
        <w:t>tributo</w:t>
      </w:r>
      <w:r w:rsidRPr="00187FAB">
        <w:rPr>
          <w:rFonts w:ascii="Arial" w:hAnsi="Arial" w:cs="Arial"/>
          <w:sz w:val="24"/>
          <w:szCs w:val="24"/>
        </w:rPr>
        <w:t xml:space="preserve">, </w:t>
      </w:r>
      <w:ins w:id="687" w:author="Patricia Sbrissa" w:date="2019-09-27T16:00:00Z">
        <w:r w:rsidR="009760D7">
          <w:rPr>
            <w:rFonts w:ascii="Arial" w:hAnsi="Arial" w:cs="Arial"/>
            <w:sz w:val="24"/>
            <w:szCs w:val="24"/>
          </w:rPr>
          <w:t>um</w:t>
        </w:r>
      </w:ins>
      <w:ins w:id="688" w:author="Patricia Sbrissa" w:date="2019-09-27T16:01:00Z">
        <w:r w:rsidR="006E5EC1">
          <w:rPr>
            <w:rFonts w:ascii="Arial" w:hAnsi="Arial" w:cs="Arial"/>
            <w:sz w:val="24"/>
            <w:szCs w:val="24"/>
          </w:rPr>
          <w:t xml:space="preserve"> p</w:t>
        </w:r>
      </w:ins>
      <w:ins w:id="689" w:author="Patricia Sbrissa" w:date="2019-09-27T16:00:00Z">
        <w:r w:rsidR="009760D7">
          <w:rPr>
            <w:rFonts w:ascii="Arial" w:hAnsi="Arial" w:cs="Arial"/>
            <w:sz w:val="24"/>
            <w:szCs w:val="24"/>
          </w:rPr>
          <w:t>a</w:t>
        </w:r>
      </w:ins>
      <w:ins w:id="690" w:author="Patricia Sbrissa" w:date="2019-09-27T16:01:00Z">
        <w:r w:rsidR="006E5EC1">
          <w:rPr>
            <w:rFonts w:ascii="Arial" w:hAnsi="Arial" w:cs="Arial"/>
            <w:sz w:val="24"/>
            <w:szCs w:val="24"/>
          </w:rPr>
          <w:t>gamento</w:t>
        </w:r>
      </w:ins>
      <w:ins w:id="691" w:author="Patricia Sbrissa" w:date="2019-09-27T16:00:00Z">
        <w:r w:rsidR="009760D7">
          <w:rPr>
            <w:rFonts w:ascii="Arial" w:hAnsi="Arial" w:cs="Arial"/>
            <w:sz w:val="24"/>
            <w:szCs w:val="24"/>
          </w:rPr>
          <w:t xml:space="preserve"> </w:t>
        </w:r>
      </w:ins>
      <w:del w:id="692" w:author="Patricia Sbrissa" w:date="2019-09-27T16:01:00Z">
        <w:r w:rsidR="00FE4A0C" w:rsidRPr="00187FAB" w:rsidDel="009311A3">
          <w:rPr>
            <w:rFonts w:ascii="Arial" w:hAnsi="Arial" w:cs="Arial"/>
            <w:sz w:val="24"/>
            <w:szCs w:val="24"/>
          </w:rPr>
          <w:delText xml:space="preserve">sendo algo </w:delText>
        </w:r>
      </w:del>
      <w:r w:rsidR="00FE4A0C" w:rsidRPr="00187FAB">
        <w:rPr>
          <w:rFonts w:ascii="Arial" w:hAnsi="Arial" w:cs="Arial"/>
          <w:sz w:val="24"/>
          <w:szCs w:val="24"/>
        </w:rPr>
        <w:t>que</w:t>
      </w:r>
      <w:r w:rsidRPr="00187FAB">
        <w:rPr>
          <w:rFonts w:ascii="Arial" w:hAnsi="Arial" w:cs="Arial"/>
          <w:sz w:val="24"/>
          <w:szCs w:val="24"/>
        </w:rPr>
        <w:t xml:space="preserve"> o povo </w:t>
      </w:r>
      <w:r w:rsidR="00FE4A0C" w:rsidRPr="00187FAB">
        <w:rPr>
          <w:rFonts w:ascii="Arial" w:hAnsi="Arial" w:cs="Arial"/>
          <w:sz w:val="24"/>
          <w:szCs w:val="24"/>
        </w:rPr>
        <w:t>conquistado</w:t>
      </w:r>
      <w:ins w:id="693" w:author="Patricia Sbrissa" w:date="2019-09-27T16:01:00Z">
        <w:r w:rsidR="009311A3">
          <w:rPr>
            <w:rFonts w:ascii="Arial" w:hAnsi="Arial" w:cs="Arial"/>
            <w:sz w:val="24"/>
            <w:szCs w:val="24"/>
          </w:rPr>
          <w:t xml:space="preserve"> –</w:t>
        </w:r>
      </w:ins>
      <w:del w:id="694" w:author="Patricia Sbrissa" w:date="2019-09-27T16:01:00Z">
        <w:r w:rsidR="00FE4A0C" w:rsidRPr="00187FAB" w:rsidDel="009311A3">
          <w:rPr>
            <w:rFonts w:ascii="Arial" w:hAnsi="Arial" w:cs="Arial"/>
            <w:sz w:val="24"/>
            <w:szCs w:val="24"/>
          </w:rPr>
          <w:delText>,</w:delText>
        </w:r>
      </w:del>
      <w:r w:rsidR="00FE4A0C" w:rsidRPr="00187FAB">
        <w:rPr>
          <w:rFonts w:ascii="Arial" w:hAnsi="Arial" w:cs="Arial"/>
          <w:sz w:val="24"/>
          <w:szCs w:val="24"/>
        </w:rPr>
        <w:t xml:space="preserve"> ou </w:t>
      </w:r>
      <w:r w:rsidRPr="00187FAB">
        <w:rPr>
          <w:rFonts w:ascii="Arial" w:hAnsi="Arial" w:cs="Arial"/>
          <w:sz w:val="24"/>
          <w:szCs w:val="24"/>
        </w:rPr>
        <w:t>subjugado</w:t>
      </w:r>
      <w:ins w:id="695" w:author="Patricia Sbrissa" w:date="2019-09-27T16:01:00Z">
        <w:r w:rsidR="009311A3">
          <w:rPr>
            <w:rFonts w:ascii="Arial" w:hAnsi="Arial" w:cs="Arial"/>
            <w:sz w:val="24"/>
            <w:szCs w:val="24"/>
          </w:rPr>
          <w:t xml:space="preserve"> –</w:t>
        </w:r>
      </w:ins>
      <w:del w:id="696" w:author="Patricia Sbrissa" w:date="2019-09-27T16:02:00Z">
        <w:r w:rsidR="00FE4A0C" w:rsidRPr="00187FAB" w:rsidDel="00AA2D5B">
          <w:rPr>
            <w:rFonts w:ascii="Arial" w:hAnsi="Arial" w:cs="Arial"/>
            <w:sz w:val="24"/>
            <w:szCs w:val="24"/>
          </w:rPr>
          <w:delText>,</w:delText>
        </w:r>
      </w:del>
      <w:r w:rsidRPr="00187FAB">
        <w:rPr>
          <w:rFonts w:ascii="Arial" w:hAnsi="Arial" w:cs="Arial"/>
          <w:sz w:val="24"/>
          <w:szCs w:val="24"/>
        </w:rPr>
        <w:t xml:space="preserve"> fornecia como demonstração de </w:t>
      </w:r>
      <w:r w:rsidR="00187FAB">
        <w:rPr>
          <w:rFonts w:ascii="Arial" w:hAnsi="Arial" w:cs="Arial"/>
          <w:sz w:val="24"/>
          <w:szCs w:val="24"/>
        </w:rPr>
        <w:t xml:space="preserve">sua </w:t>
      </w:r>
      <w:r w:rsidRPr="00187FAB">
        <w:rPr>
          <w:rFonts w:ascii="Arial" w:hAnsi="Arial" w:cs="Arial"/>
          <w:sz w:val="24"/>
          <w:szCs w:val="24"/>
        </w:rPr>
        <w:t>submissão</w:t>
      </w:r>
      <w:r w:rsidR="00FE4A0C" w:rsidRPr="00187FAB">
        <w:rPr>
          <w:rFonts w:ascii="Arial" w:hAnsi="Arial" w:cs="Arial"/>
          <w:sz w:val="24"/>
          <w:szCs w:val="24"/>
        </w:rPr>
        <w:t>.</w:t>
      </w:r>
    </w:p>
    <w:p w14:paraId="0511187D" w14:textId="2794F2E5" w:rsidR="00FE4A0C" w:rsidRPr="00187FAB" w:rsidDel="005E4BB5" w:rsidRDefault="005E4BB5" w:rsidP="005E4BB5">
      <w:pPr>
        <w:widowControl w:val="0"/>
        <w:tabs>
          <w:tab w:val="left" w:pos="6663"/>
        </w:tabs>
        <w:rPr>
          <w:del w:id="697" w:author="Patricia Sbrissa" w:date="2019-09-27T21:51:00Z"/>
          <w:rFonts w:ascii="Arial" w:hAnsi="Arial" w:cs="Arial"/>
          <w:sz w:val="24"/>
          <w:szCs w:val="24"/>
        </w:rPr>
        <w:pPrChange w:id="698" w:author="Patricia Sbrissa" w:date="2019-09-27T21:52:00Z">
          <w:pPr>
            <w:widowControl w:val="0"/>
            <w:tabs>
              <w:tab w:val="left" w:pos="6663"/>
            </w:tabs>
          </w:pPr>
        </w:pPrChange>
      </w:pPr>
      <w:ins w:id="699" w:author="Patricia Sbrissa" w:date="2019-09-27T21:51:00Z">
        <w:r>
          <w:rPr>
            <w:rFonts w:ascii="Arial" w:hAnsi="Arial" w:cs="Arial"/>
            <w:sz w:val="24"/>
            <w:szCs w:val="24"/>
          </w:rPr>
          <w:t xml:space="preserve"> </w:t>
        </w:r>
      </w:ins>
    </w:p>
    <w:p w14:paraId="7BE51520" w14:textId="77777777" w:rsidR="00567846" w:rsidRPr="00187FAB" w:rsidDel="005E4BB5" w:rsidRDefault="00FE4A0C" w:rsidP="005E4BB5">
      <w:pPr>
        <w:widowControl w:val="0"/>
        <w:tabs>
          <w:tab w:val="left" w:pos="6663"/>
        </w:tabs>
        <w:rPr>
          <w:del w:id="700" w:author="Patricia Sbrissa" w:date="2019-09-27T21:51:00Z"/>
          <w:rFonts w:ascii="Arial" w:hAnsi="Arial" w:cs="Arial"/>
          <w:sz w:val="24"/>
          <w:szCs w:val="24"/>
        </w:rPr>
        <w:pPrChange w:id="701" w:author="Patricia Sbrissa" w:date="2019-09-27T21:52:00Z">
          <w:pPr>
            <w:widowControl w:val="0"/>
            <w:tabs>
              <w:tab w:val="left" w:pos="6663"/>
            </w:tabs>
          </w:pPr>
        </w:pPrChange>
      </w:pPr>
      <w:r w:rsidRPr="00187FAB">
        <w:rPr>
          <w:rFonts w:ascii="Arial" w:hAnsi="Arial" w:cs="Arial"/>
          <w:sz w:val="24"/>
          <w:szCs w:val="24"/>
        </w:rPr>
        <w:t>A</w:t>
      </w:r>
      <w:r w:rsidR="00567846" w:rsidRPr="00187FAB">
        <w:rPr>
          <w:rFonts w:ascii="Arial" w:hAnsi="Arial" w:cs="Arial"/>
          <w:sz w:val="24"/>
          <w:szCs w:val="24"/>
        </w:rPr>
        <w:t>tualmente, o tributo</w:t>
      </w:r>
      <w:ins w:id="702" w:author="Patricia Sbrissa" w:date="2019-09-27T16:05:00Z">
        <w:r w:rsidR="004E302B">
          <w:rPr>
            <w:rFonts w:ascii="Arial" w:hAnsi="Arial" w:cs="Arial"/>
            <w:sz w:val="24"/>
            <w:szCs w:val="24"/>
          </w:rPr>
          <w:t>,</w:t>
        </w:r>
        <w:r w:rsidR="004E302B" w:rsidRPr="004E302B">
          <w:rPr>
            <w:rFonts w:ascii="Arial" w:hAnsi="Arial" w:cs="Arial"/>
            <w:sz w:val="24"/>
            <w:szCs w:val="24"/>
          </w:rPr>
          <w:t xml:space="preserve"> </w:t>
        </w:r>
        <w:r w:rsidR="004E302B" w:rsidRPr="00187FAB">
          <w:rPr>
            <w:rFonts w:ascii="Arial" w:hAnsi="Arial" w:cs="Arial"/>
            <w:sz w:val="24"/>
            <w:szCs w:val="24"/>
          </w:rPr>
          <w:t>fundamental para</w:t>
        </w:r>
      </w:ins>
      <w:ins w:id="703" w:author="Patricia Sbrissa" w:date="2019-09-27T16:06:00Z">
        <w:r w:rsidR="004E302B">
          <w:rPr>
            <w:rFonts w:ascii="Arial" w:hAnsi="Arial" w:cs="Arial"/>
            <w:sz w:val="24"/>
            <w:szCs w:val="24"/>
          </w:rPr>
          <w:t xml:space="preserve"> a</w:t>
        </w:r>
      </w:ins>
      <w:ins w:id="704" w:author="Patricia Sbrissa" w:date="2019-09-27T16:05:00Z">
        <w:r w:rsidR="004E302B" w:rsidRPr="00187FAB">
          <w:rPr>
            <w:rFonts w:ascii="Arial" w:hAnsi="Arial" w:cs="Arial"/>
            <w:sz w:val="24"/>
            <w:szCs w:val="24"/>
          </w:rPr>
          <w:t xml:space="preserve"> arrecadação de fundos </w:t>
        </w:r>
      </w:ins>
      <w:ins w:id="705" w:author="Patricia Sbrissa" w:date="2019-09-27T16:06:00Z">
        <w:r w:rsidR="004E302B">
          <w:rPr>
            <w:rFonts w:ascii="Arial" w:hAnsi="Arial" w:cs="Arial"/>
            <w:sz w:val="24"/>
            <w:szCs w:val="24"/>
          </w:rPr>
          <w:t>que mantêm as</w:t>
        </w:r>
      </w:ins>
      <w:ins w:id="706" w:author="Patricia Sbrissa" w:date="2019-09-27T16:05:00Z">
        <w:r w:rsidR="004E302B" w:rsidRPr="00187FAB">
          <w:rPr>
            <w:rFonts w:ascii="Arial" w:hAnsi="Arial" w:cs="Arial"/>
            <w:sz w:val="24"/>
            <w:szCs w:val="24"/>
          </w:rPr>
          <w:t xml:space="preserve"> atividade</w:t>
        </w:r>
      </w:ins>
      <w:ins w:id="707" w:author="Patricia Sbrissa" w:date="2019-09-27T16:06:00Z">
        <w:r w:rsidR="004E302B">
          <w:rPr>
            <w:rFonts w:ascii="Arial" w:hAnsi="Arial" w:cs="Arial"/>
            <w:sz w:val="24"/>
            <w:szCs w:val="24"/>
          </w:rPr>
          <w:t>s</w:t>
        </w:r>
      </w:ins>
      <w:ins w:id="708" w:author="Patricia Sbrissa" w:date="2019-09-27T16:05:00Z">
        <w:r w:rsidR="004E302B" w:rsidRPr="00187FAB">
          <w:rPr>
            <w:rFonts w:ascii="Arial" w:hAnsi="Arial" w:cs="Arial"/>
            <w:sz w:val="24"/>
            <w:szCs w:val="24"/>
          </w:rPr>
          <w:t xml:space="preserve"> do Estado</w:t>
        </w:r>
      </w:ins>
      <w:ins w:id="709" w:author="Patricia Sbrissa" w:date="2019-09-27T16:06:00Z">
        <w:r w:rsidR="004E302B">
          <w:rPr>
            <w:rFonts w:ascii="Arial" w:hAnsi="Arial" w:cs="Arial"/>
            <w:sz w:val="24"/>
            <w:szCs w:val="24"/>
          </w:rPr>
          <w:t>,</w:t>
        </w:r>
      </w:ins>
      <w:r w:rsidR="00567846" w:rsidRPr="00187FAB">
        <w:rPr>
          <w:rFonts w:ascii="Arial" w:hAnsi="Arial" w:cs="Arial"/>
          <w:sz w:val="24"/>
          <w:szCs w:val="24"/>
        </w:rPr>
        <w:t xml:space="preserve"> </w:t>
      </w:r>
      <w:ins w:id="710" w:author="Patricia Sbrissa" w:date="2019-09-27T16:02:00Z">
        <w:r w:rsidR="00AA2D5B">
          <w:rPr>
            <w:rFonts w:ascii="Arial" w:hAnsi="Arial" w:cs="Arial"/>
            <w:sz w:val="24"/>
            <w:szCs w:val="24"/>
          </w:rPr>
          <w:t xml:space="preserve">precisa ser instituído com </w:t>
        </w:r>
      </w:ins>
      <w:del w:id="711" w:author="Patricia Sbrissa" w:date="2019-09-27T16:02:00Z">
        <w:r w:rsidR="00567846" w:rsidRPr="00187FAB" w:rsidDel="00AA2D5B">
          <w:rPr>
            <w:rFonts w:ascii="Arial" w:hAnsi="Arial" w:cs="Arial"/>
            <w:sz w:val="24"/>
            <w:szCs w:val="24"/>
          </w:rPr>
          <w:delText xml:space="preserve">tem </w:delText>
        </w:r>
      </w:del>
      <w:r w:rsidR="00567846" w:rsidRPr="00187FAB">
        <w:rPr>
          <w:rFonts w:ascii="Arial" w:hAnsi="Arial" w:cs="Arial"/>
          <w:sz w:val="24"/>
          <w:szCs w:val="24"/>
        </w:rPr>
        <w:t>amparo legal</w:t>
      </w:r>
      <w:ins w:id="712" w:author="Patricia Sbrissa" w:date="2019-09-27T16:06:00Z">
        <w:r w:rsidR="004E302B">
          <w:rPr>
            <w:rFonts w:ascii="Arial" w:hAnsi="Arial" w:cs="Arial"/>
            <w:sz w:val="24"/>
            <w:szCs w:val="24"/>
          </w:rPr>
          <w:t>.</w:t>
        </w:r>
      </w:ins>
      <w:del w:id="713" w:author="Patricia Sbrissa" w:date="2019-09-27T16:06:00Z">
        <w:r w:rsidR="00567846" w:rsidRPr="00187FAB" w:rsidDel="004E302B">
          <w:rPr>
            <w:rFonts w:ascii="Arial" w:hAnsi="Arial" w:cs="Arial"/>
            <w:sz w:val="24"/>
            <w:szCs w:val="24"/>
          </w:rPr>
          <w:delText xml:space="preserve"> </w:delText>
        </w:r>
      </w:del>
      <w:del w:id="714" w:author="Patricia Sbrissa" w:date="2019-09-27T16:05:00Z">
        <w:r w:rsidR="00567846" w:rsidRPr="00187FAB" w:rsidDel="00EB2A50">
          <w:rPr>
            <w:rFonts w:ascii="Arial" w:hAnsi="Arial" w:cs="Arial"/>
            <w:sz w:val="24"/>
            <w:szCs w:val="24"/>
          </w:rPr>
          <w:delText>para sua instituição</w:delText>
        </w:r>
      </w:del>
      <w:del w:id="715" w:author="Patricia Sbrissa" w:date="2019-09-27T16:06:00Z">
        <w:r w:rsidR="00567846" w:rsidRPr="00187FAB" w:rsidDel="004E302B">
          <w:rPr>
            <w:rFonts w:ascii="Arial" w:hAnsi="Arial" w:cs="Arial"/>
            <w:sz w:val="24"/>
            <w:szCs w:val="24"/>
          </w:rPr>
          <w:delText xml:space="preserve">, sendo ele </w:delText>
        </w:r>
      </w:del>
      <w:del w:id="716" w:author="Patricia Sbrissa" w:date="2019-09-27T16:05:00Z">
        <w:r w:rsidR="00567846" w:rsidRPr="00187FAB" w:rsidDel="004E302B">
          <w:rPr>
            <w:rFonts w:ascii="Arial" w:hAnsi="Arial" w:cs="Arial"/>
            <w:sz w:val="24"/>
            <w:szCs w:val="24"/>
          </w:rPr>
          <w:delText>fundamental para arrecada</w:delText>
        </w:r>
        <w:r w:rsidRPr="00187FAB" w:rsidDel="004E302B">
          <w:rPr>
            <w:rFonts w:ascii="Arial" w:hAnsi="Arial" w:cs="Arial"/>
            <w:sz w:val="24"/>
            <w:szCs w:val="24"/>
          </w:rPr>
          <w:delText>ção de fundos para manutenção da atividade do</w:delText>
        </w:r>
        <w:r w:rsidR="00567846" w:rsidRPr="00187FAB" w:rsidDel="004E302B">
          <w:rPr>
            <w:rFonts w:ascii="Arial" w:hAnsi="Arial" w:cs="Arial"/>
            <w:sz w:val="24"/>
            <w:szCs w:val="24"/>
          </w:rPr>
          <w:delText xml:space="preserve"> Estado.</w:delText>
        </w:r>
      </w:del>
    </w:p>
    <w:p w14:paraId="1E6862CA" w14:textId="77777777" w:rsidR="00567846" w:rsidRPr="00FD0A4A" w:rsidRDefault="00567846" w:rsidP="005E4BB5">
      <w:pPr>
        <w:widowControl w:val="0"/>
        <w:tabs>
          <w:tab w:val="left" w:pos="6663"/>
        </w:tabs>
        <w:rPr>
          <w:rFonts w:ascii="Arial" w:hAnsi="Arial" w:cs="Arial"/>
          <w:sz w:val="20"/>
          <w:szCs w:val="20"/>
        </w:rPr>
        <w:pPrChange w:id="717" w:author="Patricia Sbrissa" w:date="2019-09-27T21:52:00Z">
          <w:pPr>
            <w:widowControl w:val="0"/>
            <w:tabs>
              <w:tab w:val="left" w:pos="6663"/>
            </w:tabs>
          </w:pPr>
        </w:pPrChange>
      </w:pPr>
    </w:p>
    <w:p w14:paraId="25A2A418" w14:textId="75928677" w:rsidR="000C1719" w:rsidDel="00842DF2" w:rsidRDefault="000C1719" w:rsidP="00842DF2">
      <w:pPr>
        <w:widowControl w:val="0"/>
        <w:tabs>
          <w:tab w:val="left" w:pos="6663"/>
        </w:tabs>
        <w:rPr>
          <w:del w:id="718" w:author="Patricia Sbrissa" w:date="2019-09-27T22:10:00Z"/>
          <w:rFonts w:ascii="Arial" w:hAnsi="Arial" w:cs="Arial"/>
          <w:sz w:val="24"/>
          <w:szCs w:val="24"/>
        </w:rPr>
        <w:pPrChange w:id="719" w:author="Patricia Sbrissa" w:date="2019-09-27T22:31:00Z">
          <w:pPr>
            <w:widowControl w:val="0"/>
            <w:tabs>
              <w:tab w:val="left" w:pos="6663"/>
            </w:tabs>
            <w:spacing w:after="240"/>
          </w:pPr>
        </w:pPrChange>
      </w:pPr>
      <w:r w:rsidRPr="002765C3">
        <w:rPr>
          <w:rFonts w:ascii="Arial" w:hAnsi="Arial" w:cs="Arial"/>
          <w:sz w:val="24"/>
          <w:szCs w:val="24"/>
        </w:rPr>
        <w:t>Como costumeiramente ocorre ao longo d</w:t>
      </w:r>
      <w:del w:id="720" w:author="Patricia Sbrissa" w:date="2019-09-27T21:51:00Z">
        <w:r w:rsidRPr="002765C3" w:rsidDel="005E4BB5">
          <w:rPr>
            <w:rFonts w:ascii="Arial" w:hAnsi="Arial" w:cs="Arial"/>
            <w:sz w:val="24"/>
            <w:szCs w:val="24"/>
          </w:rPr>
          <w:delText xml:space="preserve">o </w:delText>
        </w:r>
        <w:r w:rsidRPr="0065665A" w:rsidDel="005E4BB5">
          <w:rPr>
            <w:rFonts w:ascii="Arial" w:hAnsi="Arial" w:cs="Arial"/>
            <w:sz w:val="24"/>
            <w:szCs w:val="24"/>
            <w:highlight w:val="yellow"/>
            <w:rPrChange w:id="721" w:author="Patricia Sbrissa" w:date="2019-09-27T16:21:00Z">
              <w:rPr>
                <w:rFonts w:ascii="Arial" w:hAnsi="Arial" w:cs="Arial"/>
                <w:sz w:val="24"/>
                <w:szCs w:val="24"/>
              </w:rPr>
            </w:rPrChange>
          </w:rPr>
          <w:delText>desenvolvimento</w:delText>
        </w:r>
        <w:r w:rsidRPr="002765C3" w:rsidDel="005E4BB5">
          <w:rPr>
            <w:rFonts w:ascii="Arial" w:hAnsi="Arial" w:cs="Arial"/>
            <w:sz w:val="24"/>
            <w:szCs w:val="24"/>
          </w:rPr>
          <w:delText xml:space="preserve"> </w:delText>
        </w:r>
      </w:del>
      <w:ins w:id="722" w:author="Patricia Sbrissa" w:date="2019-09-27T21:51:00Z">
        <w:r w:rsidR="005E4BB5">
          <w:rPr>
            <w:rFonts w:ascii="Arial" w:hAnsi="Arial" w:cs="Arial"/>
            <w:sz w:val="24"/>
            <w:szCs w:val="24"/>
          </w:rPr>
          <w:t xml:space="preserve">a evolução </w:t>
        </w:r>
      </w:ins>
      <w:r w:rsidRPr="002765C3">
        <w:rPr>
          <w:rFonts w:ascii="Arial" w:hAnsi="Arial" w:cs="Arial"/>
          <w:sz w:val="24"/>
          <w:szCs w:val="24"/>
        </w:rPr>
        <w:t xml:space="preserve">da sociedade, os pontos de análise e </w:t>
      </w:r>
      <w:r w:rsidRPr="00E15F24">
        <w:rPr>
          <w:rFonts w:ascii="Arial" w:hAnsi="Arial" w:cs="Arial"/>
          <w:sz w:val="24"/>
          <w:szCs w:val="24"/>
        </w:rPr>
        <w:t>desenvolvimento sobre</w:t>
      </w:r>
      <w:r w:rsidRPr="002765C3">
        <w:rPr>
          <w:rFonts w:ascii="Arial" w:hAnsi="Arial" w:cs="Arial"/>
          <w:sz w:val="24"/>
          <w:szCs w:val="24"/>
        </w:rPr>
        <w:t xml:space="preserve"> um determinado tema sofrem constantes adaptações, variações e evoluções</w:t>
      </w:r>
      <w:del w:id="723" w:author="Patricia Sbrissa" w:date="2019-09-27T16:21:00Z">
        <w:r w:rsidRPr="002765C3" w:rsidDel="00F36BBD">
          <w:rPr>
            <w:rFonts w:ascii="Arial" w:hAnsi="Arial" w:cs="Arial"/>
            <w:sz w:val="24"/>
            <w:szCs w:val="24"/>
          </w:rPr>
          <w:delText>, e</w:delText>
        </w:r>
      </w:del>
      <w:ins w:id="724" w:author="Patricia Sbrissa" w:date="2019-09-27T16:21:00Z">
        <w:r w:rsidR="00F36BBD">
          <w:rPr>
            <w:rFonts w:ascii="Arial" w:hAnsi="Arial" w:cs="Arial"/>
            <w:sz w:val="24"/>
            <w:szCs w:val="24"/>
          </w:rPr>
          <w:t xml:space="preserve"> – quanto ao </w:t>
        </w:r>
      </w:ins>
      <w:ins w:id="725" w:author="Patricia Sbrissa" w:date="2019-09-27T16:22:00Z">
        <w:r w:rsidR="00F36BBD">
          <w:rPr>
            <w:rFonts w:ascii="Arial" w:hAnsi="Arial" w:cs="Arial"/>
            <w:sz w:val="24"/>
            <w:szCs w:val="24"/>
          </w:rPr>
          <w:t>sistema arrecadatório,</w:t>
        </w:r>
      </w:ins>
      <w:r w:rsidRPr="002765C3">
        <w:rPr>
          <w:rFonts w:ascii="Arial" w:hAnsi="Arial" w:cs="Arial"/>
          <w:sz w:val="24"/>
          <w:szCs w:val="24"/>
        </w:rPr>
        <w:t xml:space="preserve"> em Roma verifica-se o auge da evolução</w:t>
      </w:r>
      <w:del w:id="726" w:author="Patricia Sbrissa" w:date="2019-09-27T16:22:00Z">
        <w:r w:rsidRPr="002765C3" w:rsidDel="00E84E7E">
          <w:rPr>
            <w:rFonts w:ascii="Arial" w:hAnsi="Arial" w:cs="Arial"/>
            <w:sz w:val="24"/>
            <w:szCs w:val="24"/>
          </w:rPr>
          <w:delText xml:space="preserve"> do sistema arrecadatório</w:delText>
        </w:r>
      </w:del>
      <w:ins w:id="727" w:author="Patricia Sbrissa" w:date="2019-09-27T16:22:00Z">
        <w:r w:rsidR="00E84E7E">
          <w:rPr>
            <w:rFonts w:ascii="Arial" w:hAnsi="Arial" w:cs="Arial"/>
            <w:sz w:val="24"/>
            <w:szCs w:val="24"/>
          </w:rPr>
          <w:t xml:space="preserve"> desse tipo de cobrança</w:t>
        </w:r>
      </w:ins>
      <w:r w:rsidRPr="002765C3">
        <w:rPr>
          <w:rFonts w:ascii="Arial" w:hAnsi="Arial" w:cs="Arial"/>
          <w:sz w:val="24"/>
          <w:szCs w:val="24"/>
        </w:rPr>
        <w:t>.</w:t>
      </w:r>
    </w:p>
    <w:p w14:paraId="113D6996" w14:textId="7C0857C3" w:rsidR="00842DF2" w:rsidRDefault="00842DF2" w:rsidP="00842DF2">
      <w:pPr>
        <w:widowControl w:val="0"/>
        <w:tabs>
          <w:tab w:val="left" w:pos="6663"/>
        </w:tabs>
        <w:rPr>
          <w:ins w:id="728" w:author="Patricia Sbrissa" w:date="2019-09-27T22:31:00Z"/>
          <w:rFonts w:ascii="Arial" w:hAnsi="Arial" w:cs="Arial"/>
          <w:sz w:val="24"/>
          <w:szCs w:val="24"/>
        </w:rPr>
        <w:pPrChange w:id="729" w:author="Patricia Sbrissa" w:date="2019-09-27T22:31:00Z">
          <w:pPr>
            <w:widowControl w:val="0"/>
            <w:tabs>
              <w:tab w:val="left" w:pos="6663"/>
            </w:tabs>
            <w:spacing w:after="240"/>
          </w:pPr>
        </w:pPrChange>
      </w:pPr>
    </w:p>
    <w:p w14:paraId="2E4142BF" w14:textId="77777777" w:rsidR="00842DF2" w:rsidRPr="007D12AF" w:rsidRDefault="00842DF2" w:rsidP="00842DF2">
      <w:pPr>
        <w:widowControl w:val="0"/>
        <w:tabs>
          <w:tab w:val="left" w:pos="6663"/>
        </w:tabs>
        <w:rPr>
          <w:ins w:id="730" w:author="Patricia Sbrissa" w:date="2019-09-27T22:31:00Z"/>
          <w:rFonts w:ascii="Arial" w:hAnsi="Arial" w:cs="Arial"/>
          <w:sz w:val="24"/>
          <w:szCs w:val="24"/>
        </w:rPr>
      </w:pPr>
      <w:ins w:id="731" w:author="Patricia Sbrissa" w:date="2019-09-27T22:31:00Z">
        <w:r w:rsidRPr="007D12AF">
          <w:rPr>
            <w:rFonts w:ascii="Arial" w:hAnsi="Arial" w:cs="Arial"/>
            <w:sz w:val="24"/>
            <w:szCs w:val="24"/>
          </w:rPr>
          <w:t xml:space="preserve">O coletor de impostos romano </w:t>
        </w:r>
        <w:r>
          <w:rPr>
            <w:rFonts w:ascii="Arial" w:hAnsi="Arial" w:cs="Arial"/>
            <w:sz w:val="24"/>
            <w:szCs w:val="24"/>
          </w:rPr>
          <w:t>era conhecido como</w:t>
        </w:r>
        <w:r w:rsidRPr="007D12AF">
          <w:rPr>
            <w:rFonts w:ascii="Arial" w:hAnsi="Arial" w:cs="Arial"/>
            <w:sz w:val="24"/>
            <w:szCs w:val="24"/>
          </w:rPr>
          <w:t xml:space="preserve"> </w:t>
        </w:r>
        <w:r>
          <w:rPr>
            <w:rFonts w:ascii="Arial" w:hAnsi="Arial" w:cs="Arial"/>
            <w:sz w:val="24"/>
            <w:szCs w:val="24"/>
          </w:rPr>
          <w:t>“</w:t>
        </w:r>
        <w:r w:rsidRPr="004E2EE3">
          <w:rPr>
            <w:rFonts w:ascii="Arial" w:hAnsi="Arial" w:cs="Arial"/>
            <w:sz w:val="24"/>
            <w:szCs w:val="24"/>
          </w:rPr>
          <w:t>publicano</w:t>
        </w:r>
        <w:r>
          <w:rPr>
            <w:rFonts w:ascii="Arial" w:hAnsi="Arial" w:cs="Arial"/>
            <w:sz w:val="24"/>
            <w:szCs w:val="24"/>
          </w:rPr>
          <w:t>”</w:t>
        </w:r>
        <w:r w:rsidRPr="007D12AF">
          <w:rPr>
            <w:rFonts w:ascii="Arial" w:hAnsi="Arial" w:cs="Arial"/>
            <w:sz w:val="24"/>
            <w:szCs w:val="24"/>
          </w:rPr>
          <w:t xml:space="preserve"> e</w:t>
        </w:r>
        <w:r>
          <w:rPr>
            <w:rFonts w:ascii="Arial" w:hAnsi="Arial" w:cs="Arial"/>
            <w:sz w:val="24"/>
            <w:szCs w:val="24"/>
          </w:rPr>
          <w:t>,</w:t>
        </w:r>
        <w:r w:rsidRPr="007D12AF">
          <w:rPr>
            <w:rFonts w:ascii="Arial" w:hAnsi="Arial" w:cs="Arial"/>
            <w:sz w:val="24"/>
            <w:szCs w:val="24"/>
          </w:rPr>
          <w:t xml:space="preserve"> no auge do império</w:t>
        </w:r>
        <w:r>
          <w:rPr>
            <w:rFonts w:ascii="Arial" w:hAnsi="Arial" w:cs="Arial"/>
            <w:sz w:val="24"/>
            <w:szCs w:val="24"/>
          </w:rPr>
          <w:t>,</w:t>
        </w:r>
        <w:r w:rsidRPr="007D12AF">
          <w:rPr>
            <w:rFonts w:ascii="Arial" w:hAnsi="Arial" w:cs="Arial"/>
            <w:sz w:val="24"/>
            <w:szCs w:val="24"/>
          </w:rPr>
          <w:t xml:space="preserve"> estima-se que </w:t>
        </w:r>
        <w:r>
          <w:rPr>
            <w:rFonts w:ascii="Arial" w:hAnsi="Arial" w:cs="Arial"/>
            <w:sz w:val="24"/>
            <w:szCs w:val="24"/>
          </w:rPr>
          <w:t>a</w:t>
        </w:r>
        <w:r w:rsidRPr="007D12AF">
          <w:rPr>
            <w:rFonts w:ascii="Arial" w:hAnsi="Arial" w:cs="Arial"/>
            <w:sz w:val="24"/>
            <w:szCs w:val="24"/>
          </w:rPr>
          <w:t xml:space="preserve"> arrecadação </w:t>
        </w:r>
        <w:r>
          <w:rPr>
            <w:rFonts w:ascii="Arial" w:hAnsi="Arial" w:cs="Arial"/>
            <w:sz w:val="24"/>
            <w:szCs w:val="24"/>
          </w:rPr>
          <w:t>correspondesse</w:t>
        </w:r>
        <w:r w:rsidRPr="007D12AF">
          <w:rPr>
            <w:rFonts w:ascii="Arial" w:hAnsi="Arial" w:cs="Arial"/>
            <w:sz w:val="24"/>
            <w:szCs w:val="24"/>
          </w:rPr>
          <w:t xml:space="preserve"> a 10% do PIB (Produto Interno Bruto)</w:t>
        </w:r>
        <w:r>
          <w:rPr>
            <w:rFonts w:ascii="Arial" w:hAnsi="Arial" w:cs="Arial"/>
            <w:sz w:val="24"/>
            <w:szCs w:val="24"/>
          </w:rPr>
          <w:t>.</w:t>
        </w:r>
        <w:r w:rsidRPr="007D12AF">
          <w:rPr>
            <w:rFonts w:ascii="Arial" w:hAnsi="Arial" w:cs="Arial"/>
            <w:sz w:val="24"/>
            <w:szCs w:val="24"/>
          </w:rPr>
          <w:t xml:space="preserve"> </w:t>
        </w:r>
        <w:r>
          <w:rPr>
            <w:rFonts w:ascii="Arial" w:hAnsi="Arial" w:cs="Arial"/>
            <w:sz w:val="24"/>
            <w:szCs w:val="24"/>
          </w:rPr>
          <w:t>T</w:t>
        </w:r>
        <w:r w:rsidRPr="007D12AF">
          <w:rPr>
            <w:rFonts w:ascii="Arial" w:hAnsi="Arial" w:cs="Arial"/>
            <w:sz w:val="24"/>
            <w:szCs w:val="24"/>
          </w:rPr>
          <w:t>endo como base de comparação os dias atuais, esse patamar é bastante modesto</w:t>
        </w:r>
        <w:r>
          <w:rPr>
            <w:rFonts w:ascii="Arial" w:hAnsi="Arial" w:cs="Arial"/>
            <w:sz w:val="24"/>
            <w:szCs w:val="24"/>
          </w:rPr>
          <w:t>:</w:t>
        </w:r>
        <w:r w:rsidRPr="007D12AF">
          <w:rPr>
            <w:rFonts w:ascii="Arial" w:hAnsi="Arial" w:cs="Arial"/>
            <w:sz w:val="24"/>
            <w:szCs w:val="24"/>
          </w:rPr>
          <w:t xml:space="preserve"> em 2018 no Brasil</w:t>
        </w:r>
        <w:r>
          <w:rPr>
            <w:rFonts w:ascii="Arial" w:hAnsi="Arial" w:cs="Arial"/>
            <w:sz w:val="24"/>
            <w:szCs w:val="24"/>
          </w:rPr>
          <w:t>, por exemplo,</w:t>
        </w:r>
        <w:r w:rsidRPr="007D12AF">
          <w:rPr>
            <w:rFonts w:ascii="Arial" w:hAnsi="Arial" w:cs="Arial"/>
            <w:sz w:val="24"/>
            <w:szCs w:val="24"/>
          </w:rPr>
          <w:t xml:space="preserve"> esse impacto dos tributos </w:t>
        </w:r>
        <w:r>
          <w:rPr>
            <w:rFonts w:ascii="Arial" w:hAnsi="Arial" w:cs="Arial"/>
            <w:sz w:val="24"/>
            <w:szCs w:val="24"/>
          </w:rPr>
          <w:t>sobre</w:t>
        </w:r>
        <w:r w:rsidRPr="007D12AF">
          <w:rPr>
            <w:rFonts w:ascii="Arial" w:hAnsi="Arial" w:cs="Arial"/>
            <w:sz w:val="24"/>
            <w:szCs w:val="24"/>
          </w:rPr>
          <w:t xml:space="preserve"> </w:t>
        </w:r>
        <w:r>
          <w:rPr>
            <w:rFonts w:ascii="Arial" w:hAnsi="Arial" w:cs="Arial"/>
            <w:sz w:val="24"/>
            <w:szCs w:val="24"/>
          </w:rPr>
          <w:t xml:space="preserve">o </w:t>
        </w:r>
        <w:r w:rsidRPr="007D12AF">
          <w:rPr>
            <w:rFonts w:ascii="Arial" w:hAnsi="Arial" w:cs="Arial"/>
            <w:sz w:val="24"/>
            <w:szCs w:val="24"/>
          </w:rPr>
          <w:t>PIB foi de 33,58%.</w:t>
        </w:r>
      </w:ins>
    </w:p>
    <w:p w14:paraId="671BBD7D" w14:textId="77777777" w:rsidR="00842DF2" w:rsidRPr="002765C3" w:rsidRDefault="00842DF2" w:rsidP="00E15F24">
      <w:pPr>
        <w:widowControl w:val="0"/>
        <w:tabs>
          <w:tab w:val="left" w:pos="6663"/>
        </w:tabs>
        <w:spacing w:after="240"/>
        <w:rPr>
          <w:ins w:id="732" w:author="Patricia Sbrissa" w:date="2019-09-27T22:31:00Z"/>
          <w:rFonts w:ascii="Arial" w:hAnsi="Arial" w:cs="Arial"/>
          <w:sz w:val="24"/>
          <w:szCs w:val="24"/>
        </w:rPr>
        <w:pPrChange w:id="733" w:author="Patricia Sbrissa" w:date="2019-09-27T22:11:00Z">
          <w:pPr>
            <w:widowControl w:val="0"/>
            <w:tabs>
              <w:tab w:val="left" w:pos="6663"/>
            </w:tabs>
          </w:pPr>
        </w:pPrChange>
      </w:pPr>
    </w:p>
    <w:p w14:paraId="6B7DF5D9" w14:textId="77777777" w:rsidR="000C1719" w:rsidDel="005E4BB5" w:rsidRDefault="000C1719" w:rsidP="00E15F24">
      <w:pPr>
        <w:pStyle w:val="0TITULO1TXT"/>
        <w:spacing w:before="0" w:after="240" w:line="360" w:lineRule="auto"/>
        <w:ind w:firstLine="0"/>
        <w:jc w:val="center"/>
        <w:rPr>
          <w:del w:id="734" w:author="Patricia Sbrissa" w:date="2019-09-27T21:52:00Z"/>
          <w:rFonts w:ascii="Arial" w:hAnsi="Arial" w:cs="Arial"/>
          <w:b w:val="0"/>
          <w:color w:val="auto"/>
          <w:sz w:val="28"/>
          <w:szCs w:val="28"/>
        </w:rPr>
        <w:pPrChange w:id="735" w:author="Patricia Sbrissa" w:date="2019-09-27T22:11:00Z">
          <w:pPr>
            <w:pStyle w:val="0TITULO1TXT"/>
            <w:spacing w:before="0" w:after="0" w:line="360" w:lineRule="auto"/>
            <w:ind w:firstLine="0"/>
            <w:jc w:val="center"/>
          </w:pPr>
        </w:pPrChange>
      </w:pPr>
    </w:p>
    <w:p w14:paraId="5A4D6A76" w14:textId="77777777" w:rsidR="000C1719" w:rsidDel="005E4BB5" w:rsidRDefault="000C1719" w:rsidP="00E15F24">
      <w:pPr>
        <w:pStyle w:val="0TITULO1TXT"/>
        <w:spacing w:before="0" w:after="240" w:line="360" w:lineRule="auto"/>
        <w:ind w:firstLine="0"/>
        <w:jc w:val="center"/>
        <w:rPr>
          <w:del w:id="736" w:author="Patricia Sbrissa" w:date="2019-09-27T21:52:00Z"/>
          <w:rFonts w:ascii="Arial" w:hAnsi="Arial" w:cs="Arial"/>
          <w:b w:val="0"/>
          <w:color w:val="auto"/>
          <w:sz w:val="28"/>
          <w:szCs w:val="28"/>
        </w:rPr>
        <w:pPrChange w:id="737" w:author="Patricia Sbrissa" w:date="2019-09-27T22:11:00Z">
          <w:pPr>
            <w:pStyle w:val="0TITULO1TXT"/>
            <w:spacing w:before="0" w:after="0" w:line="360" w:lineRule="auto"/>
            <w:ind w:firstLine="0"/>
            <w:jc w:val="center"/>
          </w:pPr>
        </w:pPrChange>
      </w:pPr>
    </w:p>
    <w:p w14:paraId="66FA089B" w14:textId="77777777" w:rsidR="000C1719" w:rsidDel="005E4BB5" w:rsidRDefault="000C1719" w:rsidP="00E15F24">
      <w:pPr>
        <w:pStyle w:val="0TITULO1TXT"/>
        <w:spacing w:before="0" w:after="240" w:line="360" w:lineRule="auto"/>
        <w:ind w:firstLine="0"/>
        <w:jc w:val="center"/>
        <w:rPr>
          <w:del w:id="738" w:author="Patricia Sbrissa" w:date="2019-09-27T21:52:00Z"/>
          <w:rFonts w:ascii="Arial" w:hAnsi="Arial" w:cs="Arial"/>
          <w:b w:val="0"/>
          <w:color w:val="auto"/>
          <w:sz w:val="28"/>
          <w:szCs w:val="28"/>
        </w:rPr>
        <w:pPrChange w:id="739" w:author="Patricia Sbrissa" w:date="2019-09-27T22:11:00Z">
          <w:pPr>
            <w:pStyle w:val="0TITULO1TXT"/>
            <w:spacing w:before="0" w:after="0" w:line="360" w:lineRule="auto"/>
            <w:ind w:firstLine="0"/>
            <w:jc w:val="center"/>
          </w:pPr>
        </w:pPrChange>
      </w:pPr>
    </w:p>
    <w:p w14:paraId="2129170D" w14:textId="77777777" w:rsidR="000C1719" w:rsidDel="005E4BB5" w:rsidRDefault="000C1719" w:rsidP="00E15F24">
      <w:pPr>
        <w:pStyle w:val="0TITULO1TXT"/>
        <w:spacing w:before="0" w:after="240" w:line="360" w:lineRule="auto"/>
        <w:ind w:firstLine="0"/>
        <w:jc w:val="center"/>
        <w:rPr>
          <w:del w:id="740" w:author="Patricia Sbrissa" w:date="2019-09-27T21:52:00Z"/>
          <w:rFonts w:ascii="Arial" w:hAnsi="Arial" w:cs="Arial"/>
          <w:b w:val="0"/>
          <w:color w:val="auto"/>
          <w:sz w:val="28"/>
          <w:szCs w:val="28"/>
        </w:rPr>
        <w:pPrChange w:id="741" w:author="Patricia Sbrissa" w:date="2019-09-27T22:11:00Z">
          <w:pPr>
            <w:pStyle w:val="0TITULO1TXT"/>
            <w:spacing w:before="0" w:after="0" w:line="360" w:lineRule="auto"/>
            <w:ind w:firstLine="0"/>
            <w:jc w:val="center"/>
          </w:pPr>
        </w:pPrChange>
      </w:pPr>
    </w:p>
    <w:p w14:paraId="4066010D" w14:textId="77777777" w:rsidR="000C1719" w:rsidDel="005E4BB5" w:rsidRDefault="000C1719" w:rsidP="00E15F24">
      <w:pPr>
        <w:pStyle w:val="0TITULO1TXT"/>
        <w:spacing w:before="0" w:after="240" w:line="360" w:lineRule="auto"/>
        <w:ind w:firstLine="0"/>
        <w:jc w:val="center"/>
        <w:rPr>
          <w:del w:id="742" w:author="Patricia Sbrissa" w:date="2019-09-27T21:52:00Z"/>
          <w:rFonts w:ascii="Arial" w:hAnsi="Arial" w:cs="Arial"/>
          <w:b w:val="0"/>
          <w:color w:val="auto"/>
          <w:sz w:val="28"/>
          <w:szCs w:val="28"/>
        </w:rPr>
        <w:pPrChange w:id="743" w:author="Patricia Sbrissa" w:date="2019-09-27T22:11:00Z">
          <w:pPr>
            <w:pStyle w:val="0TITULO1TXT"/>
            <w:spacing w:before="0" w:after="0" w:line="360" w:lineRule="auto"/>
            <w:ind w:firstLine="0"/>
            <w:jc w:val="center"/>
          </w:pPr>
        </w:pPrChange>
      </w:pPr>
    </w:p>
    <w:p w14:paraId="24431376" w14:textId="77777777" w:rsidR="000C1719" w:rsidRDefault="000C1719" w:rsidP="00E15F24">
      <w:pPr>
        <w:widowControl w:val="0"/>
        <w:tabs>
          <w:tab w:val="left" w:pos="6663"/>
        </w:tabs>
        <w:spacing w:after="240"/>
        <w:pPrChange w:id="744" w:author="Patricia Sbrissa" w:date="2019-09-27T22:11:00Z">
          <w:pPr>
            <w:pStyle w:val="0TITULO1TXT"/>
            <w:spacing w:before="0" w:after="0" w:line="360" w:lineRule="auto"/>
            <w:ind w:firstLine="0"/>
            <w:jc w:val="center"/>
          </w:pPr>
        </w:pPrChange>
      </w:pPr>
    </w:p>
    <w:p w14:paraId="1BB3451C" w14:textId="77777777" w:rsidR="00842DF2" w:rsidRDefault="00842DF2" w:rsidP="00E15F24">
      <w:pPr>
        <w:pStyle w:val="0TITULO1TXT"/>
        <w:spacing w:before="0" w:after="0" w:line="360" w:lineRule="auto"/>
        <w:ind w:firstLine="0"/>
        <w:jc w:val="center"/>
        <w:rPr>
          <w:ins w:id="745" w:author="Patricia Sbrissa" w:date="2019-09-27T22:29:00Z"/>
          <w:rFonts w:ascii="Arial" w:hAnsi="Arial" w:cs="Arial"/>
          <w:b w:val="0"/>
          <w:color w:val="auto"/>
          <w:sz w:val="20"/>
          <w:szCs w:val="20"/>
        </w:rPr>
      </w:pPr>
    </w:p>
    <w:p w14:paraId="068BD4E5" w14:textId="77777777" w:rsidR="00842DF2" w:rsidRDefault="00842DF2" w:rsidP="00E15F24">
      <w:pPr>
        <w:pStyle w:val="0TITULO1TXT"/>
        <w:spacing w:before="0" w:after="0" w:line="360" w:lineRule="auto"/>
        <w:ind w:firstLine="0"/>
        <w:jc w:val="center"/>
        <w:rPr>
          <w:ins w:id="746" w:author="Patricia Sbrissa" w:date="2019-09-27T22:29:00Z"/>
          <w:rFonts w:ascii="Arial" w:hAnsi="Arial" w:cs="Arial"/>
          <w:b w:val="0"/>
          <w:color w:val="auto"/>
          <w:sz w:val="20"/>
          <w:szCs w:val="20"/>
        </w:rPr>
      </w:pPr>
    </w:p>
    <w:p w14:paraId="0187D524" w14:textId="77777777" w:rsidR="00842DF2" w:rsidRDefault="00842DF2" w:rsidP="00E15F24">
      <w:pPr>
        <w:pStyle w:val="0TITULO1TXT"/>
        <w:spacing w:before="0" w:after="0" w:line="360" w:lineRule="auto"/>
        <w:ind w:firstLine="0"/>
        <w:jc w:val="center"/>
        <w:rPr>
          <w:ins w:id="747" w:author="Patricia Sbrissa" w:date="2019-09-27T22:29:00Z"/>
          <w:rFonts w:ascii="Arial" w:hAnsi="Arial" w:cs="Arial"/>
          <w:b w:val="0"/>
          <w:color w:val="auto"/>
          <w:sz w:val="20"/>
          <w:szCs w:val="20"/>
        </w:rPr>
      </w:pPr>
    </w:p>
    <w:p w14:paraId="07DE463F" w14:textId="77777777" w:rsidR="00842DF2" w:rsidRDefault="00842DF2" w:rsidP="00E15F24">
      <w:pPr>
        <w:pStyle w:val="0TITULO1TXT"/>
        <w:spacing w:before="0" w:after="0" w:line="360" w:lineRule="auto"/>
        <w:ind w:firstLine="0"/>
        <w:jc w:val="center"/>
        <w:rPr>
          <w:ins w:id="748" w:author="Patricia Sbrissa" w:date="2019-09-27T22:29:00Z"/>
          <w:rFonts w:ascii="Arial" w:hAnsi="Arial" w:cs="Arial"/>
          <w:b w:val="0"/>
          <w:color w:val="auto"/>
          <w:sz w:val="20"/>
          <w:szCs w:val="20"/>
        </w:rPr>
      </w:pPr>
    </w:p>
    <w:p w14:paraId="3A8BC429" w14:textId="77777777" w:rsidR="00842DF2" w:rsidRDefault="00842DF2" w:rsidP="00E15F24">
      <w:pPr>
        <w:pStyle w:val="0TITULO1TXT"/>
        <w:spacing w:before="0" w:after="0" w:line="360" w:lineRule="auto"/>
        <w:ind w:firstLine="0"/>
        <w:jc w:val="center"/>
        <w:rPr>
          <w:ins w:id="749" w:author="Patricia Sbrissa" w:date="2019-09-27T22:29:00Z"/>
          <w:rFonts w:ascii="Arial" w:hAnsi="Arial" w:cs="Arial"/>
          <w:b w:val="0"/>
          <w:color w:val="auto"/>
          <w:sz w:val="20"/>
          <w:szCs w:val="20"/>
        </w:rPr>
      </w:pPr>
    </w:p>
    <w:p w14:paraId="235FC890" w14:textId="77777777" w:rsidR="00842DF2" w:rsidRDefault="00842DF2" w:rsidP="00E15F24">
      <w:pPr>
        <w:pStyle w:val="0TITULO1TXT"/>
        <w:spacing w:before="0" w:after="0" w:line="360" w:lineRule="auto"/>
        <w:ind w:firstLine="0"/>
        <w:jc w:val="center"/>
        <w:rPr>
          <w:ins w:id="750" w:author="Patricia Sbrissa" w:date="2019-09-27T22:29:00Z"/>
          <w:rFonts w:ascii="Arial" w:hAnsi="Arial" w:cs="Arial"/>
          <w:b w:val="0"/>
          <w:color w:val="auto"/>
          <w:sz w:val="20"/>
          <w:szCs w:val="20"/>
        </w:rPr>
      </w:pPr>
    </w:p>
    <w:p w14:paraId="425B262D" w14:textId="77777777" w:rsidR="00842DF2" w:rsidRDefault="00842DF2" w:rsidP="00E15F24">
      <w:pPr>
        <w:pStyle w:val="0TITULO1TXT"/>
        <w:spacing w:before="0" w:after="0" w:line="360" w:lineRule="auto"/>
        <w:ind w:firstLine="0"/>
        <w:jc w:val="center"/>
        <w:rPr>
          <w:ins w:id="751" w:author="Patricia Sbrissa" w:date="2019-09-27T22:29:00Z"/>
          <w:rFonts w:ascii="Arial" w:hAnsi="Arial" w:cs="Arial"/>
          <w:b w:val="0"/>
          <w:color w:val="auto"/>
          <w:sz w:val="20"/>
          <w:szCs w:val="20"/>
        </w:rPr>
      </w:pPr>
    </w:p>
    <w:p w14:paraId="170820A2" w14:textId="77777777" w:rsidR="00842DF2" w:rsidRDefault="00842DF2" w:rsidP="00E15F24">
      <w:pPr>
        <w:pStyle w:val="0TITULO1TXT"/>
        <w:spacing w:before="0" w:after="0" w:line="360" w:lineRule="auto"/>
        <w:ind w:firstLine="0"/>
        <w:jc w:val="center"/>
        <w:rPr>
          <w:ins w:id="752" w:author="Patricia Sbrissa" w:date="2019-09-27T22:29:00Z"/>
          <w:rFonts w:ascii="Arial" w:hAnsi="Arial" w:cs="Arial"/>
          <w:b w:val="0"/>
          <w:color w:val="auto"/>
          <w:sz w:val="20"/>
          <w:szCs w:val="20"/>
        </w:rPr>
      </w:pPr>
    </w:p>
    <w:p w14:paraId="68F32234" w14:textId="77777777" w:rsidR="00842DF2" w:rsidRDefault="00842DF2" w:rsidP="00E15F24">
      <w:pPr>
        <w:pStyle w:val="0TITULO1TXT"/>
        <w:spacing w:before="0" w:after="0" w:line="360" w:lineRule="auto"/>
        <w:ind w:firstLine="0"/>
        <w:jc w:val="center"/>
        <w:rPr>
          <w:ins w:id="753" w:author="Patricia Sbrissa" w:date="2019-09-27T22:29:00Z"/>
          <w:rFonts w:ascii="Arial" w:hAnsi="Arial" w:cs="Arial"/>
          <w:b w:val="0"/>
          <w:color w:val="auto"/>
          <w:sz w:val="20"/>
          <w:szCs w:val="20"/>
        </w:rPr>
      </w:pPr>
    </w:p>
    <w:p w14:paraId="6BB7B7EE" w14:textId="20DD7DBF" w:rsidR="00842DF2" w:rsidRDefault="00842DF2" w:rsidP="00842DF2">
      <w:pPr>
        <w:pStyle w:val="0TITULO1TXT"/>
        <w:spacing w:before="0" w:after="0" w:line="360" w:lineRule="auto"/>
        <w:ind w:firstLine="0"/>
        <w:rPr>
          <w:ins w:id="754" w:author="Patricia Sbrissa" w:date="2019-09-27T22:30:00Z"/>
          <w:rFonts w:ascii="Arial" w:hAnsi="Arial" w:cs="Arial"/>
          <w:b w:val="0"/>
          <w:color w:val="auto"/>
          <w:sz w:val="20"/>
          <w:szCs w:val="20"/>
        </w:rPr>
        <w:pPrChange w:id="755" w:author="Patricia Sbrissa" w:date="2019-09-27T22:31:00Z">
          <w:pPr>
            <w:pStyle w:val="0TITULO1TXT"/>
            <w:spacing w:before="0" w:after="0" w:line="360" w:lineRule="auto"/>
            <w:ind w:firstLine="0"/>
            <w:jc w:val="center"/>
          </w:pPr>
        </w:pPrChange>
      </w:pPr>
    </w:p>
    <w:p w14:paraId="6C2DCC0B" w14:textId="49EC531A" w:rsidR="00842DF2" w:rsidRDefault="00842DF2" w:rsidP="00842DF2">
      <w:pPr>
        <w:pStyle w:val="0TITULO1TXT"/>
        <w:spacing w:before="0" w:after="0" w:line="240" w:lineRule="auto"/>
        <w:ind w:firstLine="0"/>
        <w:jc w:val="center"/>
        <w:rPr>
          <w:ins w:id="756" w:author="Patricia Sbrissa" w:date="2019-09-27T22:29:00Z"/>
          <w:rFonts w:ascii="Arial" w:hAnsi="Arial" w:cs="Arial"/>
          <w:b w:val="0"/>
          <w:color w:val="auto"/>
          <w:sz w:val="20"/>
          <w:szCs w:val="20"/>
        </w:rPr>
        <w:pPrChange w:id="757" w:author="Patricia Sbrissa" w:date="2019-09-27T22:31:00Z">
          <w:pPr>
            <w:pStyle w:val="0TITULO1TXT"/>
            <w:spacing w:before="0" w:after="0" w:line="360" w:lineRule="auto"/>
            <w:ind w:firstLine="0"/>
            <w:jc w:val="center"/>
          </w:pPr>
        </w:pPrChange>
      </w:pPr>
      <w:ins w:id="758" w:author="Patricia Sbrissa" w:date="2019-09-27T22:30:00Z">
        <w:r w:rsidRPr="004E2EE3">
          <w:rPr>
            <w:rFonts w:ascii="Arial" w:hAnsi="Arial" w:cs="Arial"/>
            <w:b w:val="0"/>
            <w:color w:val="auto"/>
            <w:sz w:val="20"/>
            <w:szCs w:val="20"/>
          </w:rPr>
          <w:lastRenderedPageBreak/>
          <w:t>Figura</w:t>
        </w:r>
        <w:r>
          <w:rPr>
            <w:rFonts w:ascii="Arial" w:hAnsi="Arial" w:cs="Arial"/>
            <w:b w:val="0"/>
            <w:color w:val="auto"/>
            <w:sz w:val="20"/>
            <w:szCs w:val="20"/>
          </w:rPr>
          <w:t xml:space="preserve"> 1 – Em Roma, a questão tributária evoluiu e o pagamento de impostos era devido ao chamado “publicano”</w:t>
        </w:r>
      </w:ins>
    </w:p>
    <w:p w14:paraId="3C4E5123" w14:textId="1D5E3518" w:rsidR="00FD0A4A" w:rsidRPr="005E4BB5" w:rsidDel="00842DF2" w:rsidRDefault="00FD0A4A" w:rsidP="00E15F24">
      <w:pPr>
        <w:pStyle w:val="0TITULO1TXT"/>
        <w:spacing w:before="0" w:after="0" w:line="360" w:lineRule="auto"/>
        <w:ind w:firstLine="0"/>
        <w:jc w:val="center"/>
        <w:rPr>
          <w:del w:id="759" w:author="Patricia Sbrissa" w:date="2019-09-27T22:30:00Z"/>
          <w:rFonts w:ascii="Arial" w:hAnsi="Arial" w:cs="Arial"/>
          <w:b w:val="0"/>
          <w:color w:val="auto"/>
          <w:sz w:val="20"/>
          <w:szCs w:val="20"/>
          <w:rPrChange w:id="760" w:author="Patricia Sbrissa" w:date="2019-09-27T21:59:00Z">
            <w:rPr>
              <w:del w:id="761" w:author="Patricia Sbrissa" w:date="2019-09-27T22:30:00Z"/>
              <w:rFonts w:ascii="Arial" w:hAnsi="Arial" w:cs="Arial"/>
              <w:b w:val="0"/>
              <w:color w:val="auto"/>
              <w:sz w:val="28"/>
              <w:szCs w:val="28"/>
            </w:rPr>
          </w:rPrChange>
        </w:rPr>
      </w:pPr>
      <w:del w:id="762" w:author="Patricia Sbrissa" w:date="2019-09-27T22:30:00Z">
        <w:r w:rsidRPr="005E4BB5" w:rsidDel="00842DF2">
          <w:rPr>
            <w:rFonts w:ascii="Arial" w:hAnsi="Arial" w:cs="Arial"/>
            <w:b w:val="0"/>
            <w:color w:val="auto"/>
            <w:sz w:val="20"/>
            <w:szCs w:val="20"/>
            <w:rPrChange w:id="763" w:author="Patricia Sbrissa" w:date="2019-09-27T21:59:00Z">
              <w:rPr>
                <w:rFonts w:ascii="Arial" w:hAnsi="Arial" w:cs="Arial"/>
                <w:b w:val="0"/>
                <w:color w:val="auto"/>
                <w:sz w:val="28"/>
                <w:szCs w:val="28"/>
              </w:rPr>
            </w:rPrChange>
          </w:rPr>
          <w:delText>Figura</w:delText>
        </w:r>
      </w:del>
      <w:del w:id="764" w:author="Patricia Sbrissa" w:date="2019-09-27T22:00:00Z">
        <w:r w:rsidRPr="005E4BB5" w:rsidDel="00E15F24">
          <w:rPr>
            <w:rFonts w:ascii="Arial" w:hAnsi="Arial" w:cs="Arial"/>
            <w:b w:val="0"/>
            <w:color w:val="auto"/>
            <w:sz w:val="20"/>
            <w:szCs w:val="20"/>
            <w:rPrChange w:id="765" w:author="Patricia Sbrissa" w:date="2019-09-27T21:59:00Z">
              <w:rPr>
                <w:rFonts w:ascii="Arial" w:hAnsi="Arial" w:cs="Arial"/>
                <w:b w:val="0"/>
                <w:color w:val="auto"/>
                <w:sz w:val="28"/>
                <w:szCs w:val="28"/>
              </w:rPr>
            </w:rPrChange>
          </w:rPr>
          <w:delText xml:space="preserve"> representando o povo entregando o tributo aos cobradores de impostos</w:delText>
        </w:r>
      </w:del>
      <w:del w:id="766" w:author="Patricia Sbrissa" w:date="2019-09-27T16:22:00Z">
        <w:r w:rsidR="005A4AFB" w:rsidRPr="005E4BB5" w:rsidDel="00E84E7E">
          <w:rPr>
            <w:rFonts w:ascii="Arial" w:hAnsi="Arial" w:cs="Arial"/>
            <w:b w:val="0"/>
            <w:color w:val="auto"/>
            <w:sz w:val="20"/>
            <w:szCs w:val="20"/>
            <w:rPrChange w:id="767" w:author="Patricia Sbrissa" w:date="2019-09-27T21:59:00Z">
              <w:rPr>
                <w:rFonts w:ascii="Arial" w:hAnsi="Arial" w:cs="Arial"/>
                <w:b w:val="0"/>
                <w:color w:val="auto"/>
                <w:sz w:val="28"/>
                <w:szCs w:val="28"/>
              </w:rPr>
            </w:rPrChange>
          </w:rPr>
          <w:delText>.</w:delText>
        </w:r>
      </w:del>
    </w:p>
    <w:p w14:paraId="238B7931" w14:textId="19871F01" w:rsidR="00FD0A4A" w:rsidRDefault="00FD0A4A" w:rsidP="00FD0A4A">
      <w:pPr>
        <w:pStyle w:val="0TITULO1TXT"/>
        <w:spacing w:before="0" w:after="0" w:line="360" w:lineRule="auto"/>
        <w:jc w:val="center"/>
        <w:rPr>
          <w:rFonts w:ascii="Arial" w:hAnsi="Arial" w:cs="Arial"/>
          <w:color w:val="auto"/>
          <w:sz w:val="28"/>
          <w:szCs w:val="28"/>
        </w:rPr>
      </w:pPr>
      <w:del w:id="768" w:author="Patricia Sbrissa" w:date="2019-09-27T22:28:00Z">
        <w:r w:rsidDel="00842DF2">
          <w:rPr>
            <w:rFonts w:ascii="Arial" w:hAnsi="Arial" w:cs="Arial"/>
            <w:noProof/>
            <w:color w:val="auto"/>
            <w:sz w:val="28"/>
            <w:szCs w:val="28"/>
            <w:lang w:eastAsia="pt-BR"/>
          </w:rPr>
          <w:drawing>
            <wp:inline distT="0" distB="0" distL="0" distR="0" wp14:anchorId="50B92DC5" wp14:editId="711574E2">
              <wp:extent cx="4391025" cy="2409825"/>
              <wp:effectExtent l="19050" t="0" r="9525" b="0"/>
              <wp:docPr id="3" name="Imagem 2" descr="C:\Users\alejh\OneDrive\Área de Trabalho\caracteristicas-do-feudali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jh\OneDrive\Área de Trabalho\caracteristicas-do-feudalismo.jpg"/>
                      <pic:cNvPicPr>
                        <a:picLocks noChangeAspect="1" noChangeArrowheads="1"/>
                      </pic:cNvPicPr>
                    </pic:nvPicPr>
                    <pic:blipFill>
                      <a:blip r:embed="rId7"/>
                      <a:srcRect/>
                      <a:stretch>
                        <a:fillRect/>
                      </a:stretch>
                    </pic:blipFill>
                    <pic:spPr bwMode="auto">
                      <a:xfrm>
                        <a:off x="0" y="0"/>
                        <a:ext cx="4391025" cy="2409825"/>
                      </a:xfrm>
                      <a:prstGeom prst="rect">
                        <a:avLst/>
                      </a:prstGeom>
                      <a:noFill/>
                      <a:ln w="9525">
                        <a:noFill/>
                        <a:miter lim="800000"/>
                        <a:headEnd/>
                        <a:tailEnd/>
                      </a:ln>
                    </pic:spPr>
                  </pic:pic>
                </a:graphicData>
              </a:graphic>
            </wp:inline>
          </w:drawing>
        </w:r>
      </w:del>
      <w:commentRangeStart w:id="769"/>
      <w:ins w:id="770" w:author="Patricia Sbrissa" w:date="2019-09-27T22:28:00Z">
        <w:r w:rsidR="00842DF2">
          <w:rPr>
            <w:rFonts w:ascii="Arial" w:hAnsi="Arial" w:cs="Arial"/>
            <w:noProof/>
            <w:color w:val="auto"/>
            <w:sz w:val="28"/>
            <w:szCs w:val="28"/>
          </w:rPr>
          <w:drawing>
            <wp:inline distT="0" distB="0" distL="0" distR="0" wp14:anchorId="6FBD2381" wp14:editId="10991EED">
              <wp:extent cx="5400040" cy="4270375"/>
              <wp:effectExtent l="0" t="0" r="0" b="0"/>
              <wp:docPr id="4" name="Imagem 4" descr="Uma imagem contendo texto, ao ar livre, livro,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07px-Schnorr_von_Carolsfeld_Bibel_in_Bildern_1860_200.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270375"/>
                      </a:xfrm>
                      <a:prstGeom prst="rect">
                        <a:avLst/>
                      </a:prstGeom>
                    </pic:spPr>
                  </pic:pic>
                </a:graphicData>
              </a:graphic>
            </wp:inline>
          </w:drawing>
        </w:r>
      </w:ins>
      <w:commentRangeEnd w:id="769"/>
      <w:ins w:id="771" w:author="Patricia Sbrissa" w:date="2019-09-27T22:32:00Z">
        <w:r w:rsidR="00842DF2">
          <w:rPr>
            <w:rStyle w:val="Refdecomentrio"/>
            <w:rFonts w:ascii="Calibri" w:hAnsi="Calibri" w:cs="Calibri"/>
            <w:b w:val="0"/>
            <w:bCs w:val="0"/>
            <w:color w:val="auto"/>
            <w:lang w:eastAsia="pt-BR"/>
          </w:rPr>
          <w:commentReference w:id="769"/>
        </w:r>
      </w:ins>
    </w:p>
    <w:p w14:paraId="38B51F99" w14:textId="3BCB036A" w:rsidR="00FD0A4A" w:rsidRPr="00E15F24" w:rsidDel="005E4BB5" w:rsidRDefault="00E15F24" w:rsidP="00FD0A4A">
      <w:pPr>
        <w:pStyle w:val="0TITULO1TXT"/>
        <w:spacing w:before="0" w:after="0" w:line="360" w:lineRule="auto"/>
        <w:jc w:val="center"/>
        <w:rPr>
          <w:del w:id="772" w:author="Patricia Sbrissa" w:date="2019-09-27T21:58:00Z"/>
          <w:rFonts w:ascii="Arial" w:hAnsi="Arial" w:cs="Arial"/>
          <w:color w:val="auto"/>
          <w:sz w:val="28"/>
          <w:szCs w:val="28"/>
          <w:rPrChange w:id="773" w:author="Patricia Sbrissa" w:date="2019-09-27T22:09:00Z">
            <w:rPr>
              <w:del w:id="774" w:author="Patricia Sbrissa" w:date="2019-09-27T21:58:00Z"/>
              <w:rFonts w:ascii="Arial" w:hAnsi="Arial" w:cs="Arial"/>
              <w:color w:val="auto"/>
              <w:sz w:val="20"/>
              <w:szCs w:val="20"/>
            </w:rPr>
          </w:rPrChange>
        </w:rPr>
      </w:pPr>
      <w:ins w:id="775" w:author="Patricia Sbrissa" w:date="2019-09-27T22:09:00Z">
        <w:r w:rsidRPr="00E15F24">
          <w:rPr>
            <w:rFonts w:ascii="Arial" w:hAnsi="Arial" w:cs="Arial"/>
            <w:b w:val="0"/>
            <w:bCs w:val="0"/>
            <w:color w:val="auto"/>
            <w:sz w:val="20"/>
            <w:szCs w:val="20"/>
            <w:rPrChange w:id="776" w:author="Patricia Sbrissa" w:date="2019-09-27T22:09:00Z">
              <w:rPr>
                <w:rFonts w:ascii="Arial" w:hAnsi="Arial" w:cs="Arial"/>
                <w:color w:val="auto"/>
                <w:sz w:val="20"/>
                <w:szCs w:val="20"/>
              </w:rPr>
            </w:rPrChange>
          </w:rPr>
          <w:t xml:space="preserve">Fonte: </w:t>
        </w:r>
      </w:ins>
      <w:proofErr w:type="spellStart"/>
      <w:ins w:id="777" w:author="Patricia Sbrissa" w:date="2019-09-27T22:32:00Z">
        <w:r w:rsidR="00842DF2">
          <w:rPr>
            <w:rFonts w:ascii="Arial" w:hAnsi="Arial" w:cs="Arial"/>
            <w:b w:val="0"/>
            <w:bCs w:val="0"/>
            <w:color w:val="auto"/>
            <w:sz w:val="20"/>
            <w:szCs w:val="20"/>
          </w:rPr>
          <w:t>Wikimedia</w:t>
        </w:r>
      </w:ins>
      <w:proofErr w:type="spellEnd"/>
      <w:ins w:id="778" w:author="Patricia Sbrissa" w:date="2019-09-27T22:10:00Z">
        <w:r>
          <w:rPr>
            <w:rFonts w:ascii="Arial" w:hAnsi="Arial" w:cs="Arial"/>
            <w:b w:val="0"/>
            <w:bCs w:val="0"/>
            <w:color w:val="auto"/>
            <w:sz w:val="20"/>
            <w:szCs w:val="20"/>
          </w:rPr>
          <w:t xml:space="preserve"> (2019). </w:t>
        </w:r>
      </w:ins>
      <w:del w:id="779" w:author="Patricia Sbrissa" w:date="2019-09-27T21:58:00Z">
        <w:r w:rsidR="00FD0A4A" w:rsidRPr="00E15F24" w:rsidDel="005E4BB5">
          <w:rPr>
            <w:rFonts w:ascii="Arial" w:hAnsi="Arial" w:cs="Arial"/>
            <w:color w:val="auto"/>
            <w:sz w:val="28"/>
            <w:szCs w:val="28"/>
            <w:rPrChange w:id="780" w:author="Patricia Sbrissa" w:date="2019-09-27T22:09:00Z">
              <w:rPr>
                <w:rFonts w:ascii="Arial" w:hAnsi="Arial" w:cs="Arial"/>
                <w:color w:val="auto"/>
                <w:sz w:val="20"/>
                <w:szCs w:val="20"/>
              </w:rPr>
            </w:rPrChange>
          </w:rPr>
          <w:delText>Fonte: https://www.estudopratico.com.br/caracteristicas-do-feudalismo/</w:delText>
        </w:r>
      </w:del>
    </w:p>
    <w:p w14:paraId="1789FF69" w14:textId="77777777" w:rsidR="00FD0A4A" w:rsidRDefault="00FD0A4A" w:rsidP="00FD0A4A">
      <w:pPr>
        <w:pStyle w:val="0TITULO1TXT"/>
        <w:spacing w:before="0" w:after="0" w:line="360" w:lineRule="auto"/>
        <w:jc w:val="center"/>
        <w:rPr>
          <w:rFonts w:ascii="Arial" w:hAnsi="Arial" w:cs="Arial"/>
          <w:color w:val="auto"/>
          <w:sz w:val="28"/>
          <w:szCs w:val="28"/>
        </w:rPr>
      </w:pPr>
    </w:p>
    <w:p w14:paraId="241815EB" w14:textId="7AC8AC63" w:rsidR="00BB0046" w:rsidDel="00281E9B" w:rsidRDefault="00D3778C" w:rsidP="00FE12CC">
      <w:pPr>
        <w:widowControl w:val="0"/>
        <w:tabs>
          <w:tab w:val="left" w:pos="6663"/>
        </w:tabs>
        <w:rPr>
          <w:del w:id="781" w:author="Patricia Sbrissa" w:date="2019-09-27T22:13:00Z"/>
          <w:rFonts w:ascii="Arial" w:hAnsi="Arial" w:cs="Arial"/>
          <w:sz w:val="24"/>
          <w:szCs w:val="24"/>
        </w:rPr>
      </w:pPr>
      <w:ins w:id="782" w:author="Patricia Sbrissa" w:date="2019-09-27T16:23:00Z">
        <w:r>
          <w:rPr>
            <w:rFonts w:ascii="Arial" w:hAnsi="Arial" w:cs="Arial"/>
            <w:sz w:val="24"/>
            <w:szCs w:val="24"/>
          </w:rPr>
          <w:t xml:space="preserve">Vejamos, agora, </w:t>
        </w:r>
      </w:ins>
      <w:del w:id="783" w:author="Patricia Sbrissa" w:date="2019-09-27T16:23:00Z">
        <w:r w:rsidR="002765C3" w:rsidRPr="00B8789C" w:rsidDel="00D3778C">
          <w:rPr>
            <w:rFonts w:ascii="Arial" w:hAnsi="Arial" w:cs="Arial"/>
            <w:sz w:val="24"/>
            <w:szCs w:val="24"/>
          </w:rPr>
          <w:delText>S</w:delText>
        </w:r>
        <w:r w:rsidR="00BB0046" w:rsidRPr="00B8789C" w:rsidDel="00D3778C">
          <w:rPr>
            <w:rFonts w:ascii="Arial" w:hAnsi="Arial" w:cs="Arial"/>
            <w:sz w:val="24"/>
            <w:szCs w:val="24"/>
          </w:rPr>
          <w:delText xml:space="preserve">endo assim, a seguir </w:delText>
        </w:r>
        <w:r w:rsidR="002765C3" w:rsidRPr="00B8789C" w:rsidDel="00D3778C">
          <w:rPr>
            <w:rFonts w:ascii="Arial" w:hAnsi="Arial" w:cs="Arial"/>
            <w:sz w:val="24"/>
            <w:szCs w:val="24"/>
          </w:rPr>
          <w:delText xml:space="preserve">estão elencados </w:delText>
        </w:r>
      </w:del>
      <w:r w:rsidR="00BB0046" w:rsidRPr="00B8789C">
        <w:rPr>
          <w:rFonts w:ascii="Arial" w:hAnsi="Arial" w:cs="Arial"/>
          <w:sz w:val="24"/>
          <w:szCs w:val="24"/>
        </w:rPr>
        <w:t xml:space="preserve">alguns dos avanços e características do </w:t>
      </w:r>
      <w:ins w:id="784" w:author="Patricia Sbrissa" w:date="2019-09-27T16:23:00Z">
        <w:r>
          <w:rPr>
            <w:rFonts w:ascii="Arial" w:hAnsi="Arial" w:cs="Arial"/>
            <w:sz w:val="24"/>
            <w:szCs w:val="24"/>
          </w:rPr>
          <w:t>s</w:t>
        </w:r>
      </w:ins>
      <w:del w:id="785" w:author="Patricia Sbrissa" w:date="2019-09-27T16:23:00Z">
        <w:r w:rsidR="00BB0046" w:rsidRPr="00B8789C" w:rsidDel="00D3778C">
          <w:rPr>
            <w:rFonts w:ascii="Arial" w:hAnsi="Arial" w:cs="Arial"/>
            <w:sz w:val="24"/>
            <w:szCs w:val="24"/>
          </w:rPr>
          <w:delText>S</w:delText>
        </w:r>
      </w:del>
      <w:r w:rsidR="00BB0046" w:rsidRPr="00B8789C">
        <w:rPr>
          <w:rFonts w:ascii="Arial" w:hAnsi="Arial" w:cs="Arial"/>
          <w:sz w:val="24"/>
          <w:szCs w:val="24"/>
        </w:rPr>
        <w:t xml:space="preserve">istema </w:t>
      </w:r>
      <w:ins w:id="786" w:author="Patricia Sbrissa" w:date="2019-09-27T16:23:00Z">
        <w:r>
          <w:rPr>
            <w:rFonts w:ascii="Arial" w:hAnsi="Arial" w:cs="Arial"/>
            <w:sz w:val="24"/>
            <w:szCs w:val="24"/>
          </w:rPr>
          <w:t>t</w:t>
        </w:r>
      </w:ins>
      <w:del w:id="787" w:author="Patricia Sbrissa" w:date="2019-09-27T16:23:00Z">
        <w:r w:rsidR="00BB0046" w:rsidRPr="00B8789C" w:rsidDel="00D3778C">
          <w:rPr>
            <w:rFonts w:ascii="Arial" w:hAnsi="Arial" w:cs="Arial"/>
            <w:sz w:val="24"/>
            <w:szCs w:val="24"/>
          </w:rPr>
          <w:delText>T</w:delText>
        </w:r>
      </w:del>
      <w:r w:rsidR="00BB0046" w:rsidRPr="00B8789C">
        <w:rPr>
          <w:rFonts w:ascii="Arial" w:hAnsi="Arial" w:cs="Arial"/>
          <w:sz w:val="24"/>
          <w:szCs w:val="24"/>
        </w:rPr>
        <w:t xml:space="preserve">ributário </w:t>
      </w:r>
      <w:ins w:id="788" w:author="Patricia Sbrissa" w:date="2019-09-27T16:23:00Z">
        <w:r>
          <w:rPr>
            <w:rFonts w:ascii="Arial" w:hAnsi="Arial" w:cs="Arial"/>
            <w:sz w:val="24"/>
            <w:szCs w:val="24"/>
          </w:rPr>
          <w:t>r</w:t>
        </w:r>
      </w:ins>
      <w:del w:id="789" w:author="Patricia Sbrissa" w:date="2019-09-27T16:23:00Z">
        <w:r w:rsidR="00BB0046" w:rsidRPr="00B8789C" w:rsidDel="00D3778C">
          <w:rPr>
            <w:rFonts w:ascii="Arial" w:hAnsi="Arial" w:cs="Arial"/>
            <w:sz w:val="24"/>
            <w:szCs w:val="24"/>
          </w:rPr>
          <w:delText>R</w:delText>
        </w:r>
      </w:del>
      <w:r w:rsidR="00BB0046" w:rsidRPr="00B8789C">
        <w:rPr>
          <w:rFonts w:ascii="Arial" w:hAnsi="Arial" w:cs="Arial"/>
          <w:sz w:val="24"/>
          <w:szCs w:val="24"/>
        </w:rPr>
        <w:t>omano:</w:t>
      </w:r>
    </w:p>
    <w:p w14:paraId="7F8A54B6" w14:textId="78E0C8F8" w:rsidR="00281E9B" w:rsidRDefault="00281E9B" w:rsidP="00BB0046">
      <w:pPr>
        <w:widowControl w:val="0"/>
        <w:tabs>
          <w:tab w:val="left" w:pos="6663"/>
        </w:tabs>
        <w:rPr>
          <w:ins w:id="790" w:author="Patricia Sbrissa" w:date="2019-09-27T23:12:00Z"/>
          <w:rFonts w:ascii="Arial" w:hAnsi="Arial" w:cs="Arial"/>
          <w:sz w:val="24"/>
          <w:szCs w:val="24"/>
        </w:rPr>
      </w:pPr>
    </w:p>
    <w:p w14:paraId="4B0DA9BE" w14:textId="491ADAE3" w:rsidR="00BB0046" w:rsidRPr="00281E9B" w:rsidRDefault="00281E9B" w:rsidP="00281E9B">
      <w:pPr>
        <w:widowControl w:val="0"/>
        <w:tabs>
          <w:tab w:val="left" w:pos="6663"/>
        </w:tabs>
        <w:ind w:firstLine="0"/>
        <w:rPr>
          <w:rFonts w:ascii="Arial" w:hAnsi="Arial" w:cs="Arial"/>
          <w:b/>
          <w:bCs/>
          <w:sz w:val="24"/>
          <w:szCs w:val="24"/>
          <w:rPrChange w:id="791" w:author="Patricia Sbrissa" w:date="2019-09-27T23:14:00Z">
            <w:rPr>
              <w:rFonts w:ascii="Arial" w:hAnsi="Arial" w:cs="Arial"/>
              <w:sz w:val="24"/>
              <w:szCs w:val="24"/>
            </w:rPr>
          </w:rPrChange>
        </w:rPr>
        <w:pPrChange w:id="792" w:author="Patricia Sbrissa" w:date="2019-09-27T23:13:00Z">
          <w:pPr>
            <w:widowControl w:val="0"/>
            <w:tabs>
              <w:tab w:val="left" w:pos="6663"/>
            </w:tabs>
          </w:pPr>
        </w:pPrChange>
      </w:pPr>
      <w:ins w:id="793" w:author="Patricia Sbrissa" w:date="2019-09-27T23:12:00Z">
        <w:r w:rsidRPr="00281E9B">
          <w:rPr>
            <w:rFonts w:ascii="Arial" w:hAnsi="Arial" w:cs="Arial"/>
            <w:b/>
            <w:bCs/>
            <w:sz w:val="24"/>
            <w:szCs w:val="24"/>
            <w:highlight w:val="magenta"/>
            <w:rPrChange w:id="794" w:author="Patricia Sbrissa" w:date="2019-09-27T23:14:00Z">
              <w:rPr>
                <w:rFonts w:ascii="Arial" w:hAnsi="Arial" w:cs="Arial"/>
                <w:sz w:val="24"/>
                <w:szCs w:val="24"/>
              </w:rPr>
            </w:rPrChange>
          </w:rPr>
          <w:t xml:space="preserve">OBJETO </w:t>
        </w:r>
      </w:ins>
      <w:ins w:id="795" w:author="Patricia Sbrissa" w:date="2019-09-27T23:30:00Z">
        <w:r w:rsidR="006C12A4">
          <w:rPr>
            <w:rFonts w:ascii="Arial" w:hAnsi="Arial" w:cs="Arial"/>
            <w:b/>
            <w:bCs/>
            <w:sz w:val="24"/>
            <w:szCs w:val="24"/>
            <w:highlight w:val="magenta"/>
          </w:rPr>
          <w:t xml:space="preserve">DE APRENDIZAGEM </w:t>
        </w:r>
      </w:ins>
      <w:ins w:id="796" w:author="Patricia Sbrissa" w:date="2019-09-27T23:12:00Z">
        <w:r w:rsidRPr="00281E9B">
          <w:rPr>
            <w:rFonts w:ascii="Arial" w:hAnsi="Arial" w:cs="Arial"/>
            <w:b/>
            <w:bCs/>
            <w:sz w:val="24"/>
            <w:szCs w:val="24"/>
            <w:highlight w:val="magenta"/>
            <w:rPrChange w:id="797" w:author="Patricia Sbrissa" w:date="2019-09-27T23:14:00Z">
              <w:rPr>
                <w:rFonts w:ascii="Arial" w:hAnsi="Arial" w:cs="Arial"/>
                <w:sz w:val="24"/>
                <w:szCs w:val="24"/>
              </w:rPr>
            </w:rPrChange>
          </w:rPr>
          <w:t>SANFONA</w:t>
        </w:r>
      </w:ins>
    </w:p>
    <w:p w14:paraId="226351C3" w14:textId="77777777" w:rsidR="00281E9B" w:rsidRPr="00281E9B" w:rsidRDefault="00BB0046" w:rsidP="00281E9B">
      <w:pPr>
        <w:widowControl w:val="0"/>
        <w:tabs>
          <w:tab w:val="left" w:pos="6663"/>
        </w:tabs>
        <w:ind w:firstLine="0"/>
        <w:rPr>
          <w:ins w:id="798" w:author="Patricia Sbrissa" w:date="2019-09-27T23:13:00Z"/>
          <w:rFonts w:ascii="Arial" w:hAnsi="Arial" w:cs="Arial"/>
          <w:b/>
          <w:bCs/>
          <w:sz w:val="24"/>
          <w:szCs w:val="24"/>
          <w:highlight w:val="magenta"/>
          <w:rPrChange w:id="799" w:author="Patricia Sbrissa" w:date="2019-09-27T23:14:00Z">
            <w:rPr>
              <w:ins w:id="800" w:author="Patricia Sbrissa" w:date="2019-09-27T23:13:00Z"/>
              <w:rFonts w:ascii="Arial" w:hAnsi="Arial" w:cs="Arial"/>
              <w:sz w:val="24"/>
              <w:szCs w:val="24"/>
              <w:highlight w:val="magenta"/>
            </w:rPr>
          </w:rPrChange>
        </w:rPr>
      </w:pPr>
      <w:proofErr w:type="spellStart"/>
      <w:r w:rsidRPr="00281E9B">
        <w:rPr>
          <w:rFonts w:ascii="Arial" w:hAnsi="Arial" w:cs="Arial"/>
          <w:b/>
          <w:bCs/>
          <w:i/>
          <w:iCs/>
          <w:sz w:val="24"/>
          <w:szCs w:val="24"/>
          <w:highlight w:val="magenta"/>
          <w:rPrChange w:id="801" w:author="Patricia Sbrissa" w:date="2019-09-27T23:14:00Z">
            <w:rPr>
              <w:rFonts w:ascii="Arial" w:hAnsi="Arial" w:cs="Arial"/>
              <w:sz w:val="24"/>
              <w:szCs w:val="24"/>
            </w:rPr>
          </w:rPrChange>
        </w:rPr>
        <w:t>Portorium</w:t>
      </w:r>
      <w:proofErr w:type="spellEnd"/>
      <w:r w:rsidRPr="00281E9B">
        <w:rPr>
          <w:rFonts w:ascii="Arial" w:hAnsi="Arial" w:cs="Arial"/>
          <w:b/>
          <w:bCs/>
          <w:sz w:val="24"/>
          <w:szCs w:val="24"/>
          <w:highlight w:val="magenta"/>
          <w:rPrChange w:id="802" w:author="Patricia Sbrissa" w:date="2019-09-27T23:14:00Z">
            <w:rPr>
              <w:rFonts w:ascii="Arial" w:hAnsi="Arial" w:cs="Arial"/>
              <w:sz w:val="24"/>
              <w:szCs w:val="24"/>
            </w:rPr>
          </w:rPrChange>
        </w:rPr>
        <w:t xml:space="preserve"> </w:t>
      </w:r>
      <w:del w:id="803" w:author="Patricia Sbrissa" w:date="2019-09-27T16:23:00Z">
        <w:r w:rsidRPr="00281E9B" w:rsidDel="00D3778C">
          <w:rPr>
            <w:rFonts w:ascii="Arial" w:hAnsi="Arial" w:cs="Arial"/>
            <w:b/>
            <w:bCs/>
            <w:sz w:val="24"/>
            <w:szCs w:val="24"/>
            <w:highlight w:val="magenta"/>
            <w:rPrChange w:id="804" w:author="Patricia Sbrissa" w:date="2019-09-27T23:14:00Z">
              <w:rPr>
                <w:rFonts w:ascii="Arial" w:hAnsi="Arial" w:cs="Arial"/>
                <w:sz w:val="24"/>
                <w:szCs w:val="24"/>
              </w:rPr>
            </w:rPrChange>
          </w:rPr>
          <w:delText>-</w:delText>
        </w:r>
      </w:del>
      <w:r w:rsidRPr="00281E9B">
        <w:rPr>
          <w:rFonts w:ascii="Arial" w:hAnsi="Arial" w:cs="Arial"/>
          <w:b/>
          <w:bCs/>
          <w:sz w:val="24"/>
          <w:szCs w:val="24"/>
          <w:highlight w:val="magenta"/>
          <w:rPrChange w:id="805" w:author="Patricia Sbrissa" w:date="2019-09-27T23:14:00Z">
            <w:rPr>
              <w:rFonts w:ascii="Arial" w:hAnsi="Arial" w:cs="Arial"/>
              <w:sz w:val="24"/>
              <w:szCs w:val="24"/>
            </w:rPr>
          </w:rPrChange>
        </w:rPr>
        <w:t xml:space="preserve"> </w:t>
      </w:r>
    </w:p>
    <w:p w14:paraId="6635C1E7" w14:textId="180CBFAC" w:rsidR="00BB0046" w:rsidRPr="00281E9B" w:rsidDel="00842DF2" w:rsidRDefault="00281E9B" w:rsidP="00281E9B">
      <w:pPr>
        <w:widowControl w:val="0"/>
        <w:tabs>
          <w:tab w:val="left" w:pos="6663"/>
        </w:tabs>
        <w:ind w:firstLine="0"/>
        <w:rPr>
          <w:del w:id="806" w:author="Patricia Sbrissa" w:date="2019-09-27T22:29:00Z"/>
          <w:rFonts w:ascii="Arial" w:hAnsi="Arial" w:cs="Arial"/>
          <w:sz w:val="24"/>
          <w:szCs w:val="24"/>
          <w:highlight w:val="magenta"/>
          <w:rPrChange w:id="807" w:author="Patricia Sbrissa" w:date="2019-09-27T23:12:00Z">
            <w:rPr>
              <w:del w:id="808" w:author="Patricia Sbrissa" w:date="2019-09-27T22:29:00Z"/>
              <w:rFonts w:ascii="Arial" w:hAnsi="Arial" w:cs="Arial"/>
              <w:sz w:val="24"/>
              <w:szCs w:val="24"/>
            </w:rPr>
          </w:rPrChange>
        </w:rPr>
        <w:pPrChange w:id="809" w:author="Patricia Sbrissa" w:date="2019-09-27T23:13:00Z">
          <w:pPr>
            <w:widowControl w:val="0"/>
            <w:tabs>
              <w:tab w:val="left" w:pos="6663"/>
            </w:tabs>
          </w:pPr>
        </w:pPrChange>
      </w:pPr>
      <w:ins w:id="810" w:author="Patricia Sbrissa" w:date="2019-09-27T23:14:00Z">
        <w:r>
          <w:rPr>
            <w:rFonts w:ascii="Arial" w:hAnsi="Arial" w:cs="Arial"/>
            <w:sz w:val="24"/>
            <w:szCs w:val="24"/>
            <w:highlight w:val="magenta"/>
          </w:rPr>
          <w:t>U</w:t>
        </w:r>
      </w:ins>
      <w:del w:id="811" w:author="Patricia Sbrissa" w:date="2019-09-27T16:23:00Z">
        <w:r w:rsidR="00B8789C" w:rsidRPr="00281E9B" w:rsidDel="00D3778C">
          <w:rPr>
            <w:rFonts w:ascii="Arial" w:hAnsi="Arial" w:cs="Arial"/>
            <w:sz w:val="24"/>
            <w:szCs w:val="24"/>
            <w:highlight w:val="magenta"/>
            <w:rPrChange w:id="812" w:author="Patricia Sbrissa" w:date="2019-09-27T23:12:00Z">
              <w:rPr>
                <w:rFonts w:ascii="Arial" w:hAnsi="Arial" w:cs="Arial"/>
                <w:sz w:val="24"/>
                <w:szCs w:val="24"/>
              </w:rPr>
            </w:rPrChange>
          </w:rPr>
          <w:delText>U</w:delText>
        </w:r>
      </w:del>
      <w:r w:rsidR="00BB0046" w:rsidRPr="00281E9B">
        <w:rPr>
          <w:rFonts w:ascii="Arial" w:hAnsi="Arial" w:cs="Arial"/>
          <w:sz w:val="24"/>
          <w:szCs w:val="24"/>
          <w:highlight w:val="magenta"/>
          <w:rPrChange w:id="813" w:author="Patricia Sbrissa" w:date="2019-09-27T23:12:00Z">
            <w:rPr>
              <w:rFonts w:ascii="Arial" w:hAnsi="Arial" w:cs="Arial"/>
              <w:sz w:val="24"/>
              <w:szCs w:val="24"/>
            </w:rPr>
          </w:rPrChange>
        </w:rPr>
        <w:t xml:space="preserve">m dos primeiros tributos romanos, </w:t>
      </w:r>
      <w:del w:id="814" w:author="Patricia Sbrissa" w:date="2019-09-27T16:23:00Z">
        <w:r w:rsidR="00B8789C" w:rsidRPr="00281E9B" w:rsidDel="00D3778C">
          <w:rPr>
            <w:rFonts w:ascii="Arial" w:hAnsi="Arial" w:cs="Arial"/>
            <w:sz w:val="24"/>
            <w:szCs w:val="24"/>
            <w:highlight w:val="magenta"/>
            <w:rPrChange w:id="815" w:author="Patricia Sbrissa" w:date="2019-09-27T23:12:00Z">
              <w:rPr>
                <w:rFonts w:ascii="Arial" w:hAnsi="Arial" w:cs="Arial"/>
                <w:sz w:val="24"/>
                <w:szCs w:val="24"/>
              </w:rPr>
            </w:rPrChange>
          </w:rPr>
          <w:delText>t</w:delText>
        </w:r>
      </w:del>
      <w:ins w:id="816" w:author="Patricia Sbrissa" w:date="2019-09-27T16:23:00Z">
        <w:r w:rsidR="00D3778C" w:rsidRPr="00281E9B">
          <w:rPr>
            <w:rFonts w:ascii="Arial" w:hAnsi="Arial" w:cs="Arial"/>
            <w:sz w:val="24"/>
            <w:szCs w:val="24"/>
            <w:highlight w:val="magenta"/>
            <w:rPrChange w:id="817" w:author="Patricia Sbrissa" w:date="2019-09-27T23:12:00Z">
              <w:rPr>
                <w:rFonts w:ascii="Arial" w:hAnsi="Arial" w:cs="Arial"/>
                <w:sz w:val="24"/>
                <w:szCs w:val="24"/>
              </w:rPr>
            </w:rPrChange>
          </w:rPr>
          <w:t xml:space="preserve">tinha </w:t>
        </w:r>
      </w:ins>
      <w:del w:id="818" w:author="Patricia Sbrissa" w:date="2019-09-27T16:23:00Z">
        <w:r w:rsidR="00B8789C" w:rsidRPr="00281E9B" w:rsidDel="00D3778C">
          <w:rPr>
            <w:rFonts w:ascii="Arial" w:hAnsi="Arial" w:cs="Arial"/>
            <w:sz w:val="24"/>
            <w:szCs w:val="24"/>
            <w:highlight w:val="magenta"/>
            <w:rPrChange w:id="819" w:author="Patricia Sbrissa" w:date="2019-09-27T23:12:00Z">
              <w:rPr>
                <w:rFonts w:ascii="Arial" w:hAnsi="Arial" w:cs="Arial"/>
                <w:sz w:val="24"/>
                <w:szCs w:val="24"/>
              </w:rPr>
            </w:rPrChange>
          </w:rPr>
          <w:delText xml:space="preserve">endo </w:delText>
        </w:r>
      </w:del>
      <w:r w:rsidR="00B8789C" w:rsidRPr="00281E9B">
        <w:rPr>
          <w:rFonts w:ascii="Arial" w:hAnsi="Arial" w:cs="Arial"/>
          <w:sz w:val="24"/>
          <w:szCs w:val="24"/>
          <w:highlight w:val="magenta"/>
          <w:rPrChange w:id="820" w:author="Patricia Sbrissa" w:date="2019-09-27T23:12:00Z">
            <w:rPr>
              <w:rFonts w:ascii="Arial" w:hAnsi="Arial" w:cs="Arial"/>
              <w:sz w:val="24"/>
              <w:szCs w:val="24"/>
            </w:rPr>
          </w:rPrChange>
        </w:rPr>
        <w:t>como</w:t>
      </w:r>
      <w:r w:rsidR="00BB0046" w:rsidRPr="00281E9B">
        <w:rPr>
          <w:rFonts w:ascii="Arial" w:hAnsi="Arial" w:cs="Arial"/>
          <w:sz w:val="24"/>
          <w:szCs w:val="24"/>
          <w:highlight w:val="magenta"/>
          <w:rPrChange w:id="821" w:author="Patricia Sbrissa" w:date="2019-09-27T23:12:00Z">
            <w:rPr>
              <w:rFonts w:ascii="Arial" w:hAnsi="Arial" w:cs="Arial"/>
              <w:sz w:val="24"/>
              <w:szCs w:val="24"/>
            </w:rPr>
          </w:rPrChange>
        </w:rPr>
        <w:t xml:space="preserve"> foco as importações e exportações. </w:t>
      </w:r>
    </w:p>
    <w:p w14:paraId="375C99A1" w14:textId="77777777" w:rsidR="00BB0046" w:rsidRPr="00281E9B" w:rsidRDefault="00BB0046" w:rsidP="00281E9B">
      <w:pPr>
        <w:widowControl w:val="0"/>
        <w:tabs>
          <w:tab w:val="left" w:pos="6663"/>
        </w:tabs>
        <w:ind w:firstLine="0"/>
        <w:rPr>
          <w:rFonts w:ascii="Arial" w:hAnsi="Arial" w:cs="Arial"/>
          <w:sz w:val="20"/>
          <w:szCs w:val="20"/>
          <w:highlight w:val="magenta"/>
          <w:rPrChange w:id="822" w:author="Patricia Sbrissa" w:date="2019-09-27T23:12:00Z">
            <w:rPr>
              <w:rFonts w:ascii="Arial" w:hAnsi="Arial" w:cs="Arial"/>
              <w:sz w:val="20"/>
              <w:szCs w:val="20"/>
            </w:rPr>
          </w:rPrChange>
        </w:rPr>
        <w:pPrChange w:id="823" w:author="Patricia Sbrissa" w:date="2019-09-27T23:13:00Z">
          <w:pPr>
            <w:widowControl w:val="0"/>
            <w:tabs>
              <w:tab w:val="left" w:pos="6663"/>
            </w:tabs>
          </w:pPr>
        </w:pPrChange>
      </w:pPr>
    </w:p>
    <w:p w14:paraId="08BDA937" w14:textId="77777777" w:rsidR="00281E9B" w:rsidRPr="00281E9B" w:rsidRDefault="00BB0046" w:rsidP="00281E9B">
      <w:pPr>
        <w:widowControl w:val="0"/>
        <w:tabs>
          <w:tab w:val="left" w:pos="6663"/>
        </w:tabs>
        <w:ind w:firstLine="0"/>
        <w:rPr>
          <w:ins w:id="824" w:author="Patricia Sbrissa" w:date="2019-09-27T23:13:00Z"/>
          <w:rFonts w:ascii="Arial" w:hAnsi="Arial" w:cs="Arial"/>
          <w:b/>
          <w:bCs/>
          <w:sz w:val="24"/>
          <w:szCs w:val="24"/>
          <w:highlight w:val="magenta"/>
          <w:rPrChange w:id="825" w:author="Patricia Sbrissa" w:date="2019-09-27T23:14:00Z">
            <w:rPr>
              <w:ins w:id="826" w:author="Patricia Sbrissa" w:date="2019-09-27T23:13:00Z"/>
              <w:rFonts w:ascii="Arial" w:hAnsi="Arial" w:cs="Arial"/>
              <w:sz w:val="24"/>
              <w:szCs w:val="24"/>
              <w:highlight w:val="magenta"/>
            </w:rPr>
          </w:rPrChange>
        </w:rPr>
        <w:pPrChange w:id="827" w:author="Patricia Sbrissa" w:date="2019-09-27T23:13:00Z">
          <w:pPr>
            <w:widowControl w:val="0"/>
            <w:tabs>
              <w:tab w:val="left" w:pos="6663"/>
            </w:tabs>
          </w:pPr>
        </w:pPrChange>
      </w:pPr>
      <w:proofErr w:type="spellStart"/>
      <w:r w:rsidRPr="00281E9B">
        <w:rPr>
          <w:rFonts w:ascii="Arial" w:hAnsi="Arial" w:cs="Arial"/>
          <w:b/>
          <w:bCs/>
          <w:i/>
          <w:iCs/>
          <w:sz w:val="24"/>
          <w:szCs w:val="24"/>
          <w:highlight w:val="magenta"/>
          <w:rPrChange w:id="828" w:author="Patricia Sbrissa" w:date="2019-09-27T23:14:00Z">
            <w:rPr>
              <w:rFonts w:ascii="Arial" w:hAnsi="Arial" w:cs="Arial"/>
              <w:sz w:val="24"/>
              <w:szCs w:val="24"/>
            </w:rPr>
          </w:rPrChange>
        </w:rPr>
        <w:t>Tributum</w:t>
      </w:r>
      <w:proofErr w:type="spellEnd"/>
    </w:p>
    <w:p w14:paraId="767E7FBD" w14:textId="66192265" w:rsidR="00BB0046" w:rsidRPr="00281E9B" w:rsidDel="00FE12CC" w:rsidRDefault="00281E9B" w:rsidP="00281E9B">
      <w:pPr>
        <w:widowControl w:val="0"/>
        <w:tabs>
          <w:tab w:val="left" w:pos="6663"/>
        </w:tabs>
        <w:ind w:firstLine="0"/>
        <w:rPr>
          <w:del w:id="829" w:author="Patricia Sbrissa" w:date="2019-09-27T22:11:00Z"/>
          <w:rFonts w:ascii="Arial" w:hAnsi="Arial" w:cs="Arial"/>
          <w:sz w:val="24"/>
          <w:szCs w:val="24"/>
          <w:highlight w:val="magenta"/>
          <w:rPrChange w:id="830" w:author="Patricia Sbrissa" w:date="2019-09-27T23:12:00Z">
            <w:rPr>
              <w:del w:id="831" w:author="Patricia Sbrissa" w:date="2019-09-27T22:11:00Z"/>
              <w:rFonts w:ascii="Arial" w:hAnsi="Arial" w:cs="Arial"/>
              <w:sz w:val="24"/>
              <w:szCs w:val="24"/>
            </w:rPr>
          </w:rPrChange>
        </w:rPr>
        <w:pPrChange w:id="832" w:author="Patricia Sbrissa" w:date="2019-09-27T23:13:00Z">
          <w:pPr>
            <w:widowControl w:val="0"/>
            <w:tabs>
              <w:tab w:val="left" w:pos="6663"/>
            </w:tabs>
          </w:pPr>
        </w:pPrChange>
      </w:pPr>
      <w:ins w:id="833" w:author="Patricia Sbrissa" w:date="2019-09-27T23:13:00Z">
        <w:r>
          <w:rPr>
            <w:rFonts w:ascii="Arial" w:hAnsi="Arial" w:cs="Arial"/>
            <w:sz w:val="24"/>
            <w:szCs w:val="24"/>
            <w:highlight w:val="magenta"/>
          </w:rPr>
          <w:t>C</w:t>
        </w:r>
      </w:ins>
      <w:del w:id="834" w:author="Patricia Sbrissa" w:date="2019-09-27T23:13:00Z">
        <w:r w:rsidR="00BB0046" w:rsidRPr="00281E9B" w:rsidDel="00281E9B">
          <w:rPr>
            <w:rFonts w:ascii="Arial" w:hAnsi="Arial" w:cs="Arial"/>
            <w:sz w:val="24"/>
            <w:szCs w:val="24"/>
            <w:highlight w:val="magenta"/>
            <w:rPrChange w:id="835" w:author="Patricia Sbrissa" w:date="2019-09-27T23:12:00Z">
              <w:rPr>
                <w:rFonts w:ascii="Arial" w:hAnsi="Arial" w:cs="Arial"/>
                <w:sz w:val="24"/>
                <w:szCs w:val="24"/>
              </w:rPr>
            </w:rPrChange>
          </w:rPr>
          <w:delText xml:space="preserve"> </w:delText>
        </w:r>
      </w:del>
      <w:del w:id="836" w:author="Patricia Sbrissa" w:date="2019-09-27T16:24:00Z">
        <w:r w:rsidR="00BB0046" w:rsidRPr="00281E9B" w:rsidDel="00D3778C">
          <w:rPr>
            <w:rFonts w:ascii="Arial" w:hAnsi="Arial" w:cs="Arial"/>
            <w:sz w:val="24"/>
            <w:szCs w:val="24"/>
            <w:highlight w:val="magenta"/>
            <w:rPrChange w:id="837" w:author="Patricia Sbrissa" w:date="2019-09-27T23:12:00Z">
              <w:rPr>
                <w:rFonts w:ascii="Arial" w:hAnsi="Arial" w:cs="Arial"/>
                <w:sz w:val="24"/>
                <w:szCs w:val="24"/>
              </w:rPr>
            </w:rPrChange>
          </w:rPr>
          <w:delText>-</w:delText>
        </w:r>
      </w:del>
      <w:del w:id="838" w:author="Patricia Sbrissa" w:date="2019-09-27T23:13:00Z">
        <w:r w:rsidR="00B8789C" w:rsidRPr="00281E9B" w:rsidDel="00281E9B">
          <w:rPr>
            <w:rFonts w:ascii="Arial" w:hAnsi="Arial" w:cs="Arial"/>
            <w:sz w:val="24"/>
            <w:szCs w:val="24"/>
            <w:highlight w:val="magenta"/>
            <w:rPrChange w:id="839" w:author="Patricia Sbrissa" w:date="2019-09-27T23:12:00Z">
              <w:rPr>
                <w:rFonts w:ascii="Arial" w:hAnsi="Arial" w:cs="Arial"/>
                <w:sz w:val="24"/>
                <w:szCs w:val="24"/>
              </w:rPr>
            </w:rPrChange>
          </w:rPr>
          <w:delText xml:space="preserve"> </w:delText>
        </w:r>
      </w:del>
      <w:del w:id="840" w:author="Patricia Sbrissa" w:date="2019-09-27T16:24:00Z">
        <w:r w:rsidR="00B8789C" w:rsidRPr="00281E9B" w:rsidDel="00D3778C">
          <w:rPr>
            <w:rFonts w:ascii="Arial" w:hAnsi="Arial" w:cs="Arial"/>
            <w:sz w:val="24"/>
            <w:szCs w:val="24"/>
            <w:highlight w:val="magenta"/>
            <w:rPrChange w:id="841" w:author="Patricia Sbrissa" w:date="2019-09-27T23:12:00Z">
              <w:rPr>
                <w:rFonts w:ascii="Arial" w:hAnsi="Arial" w:cs="Arial"/>
                <w:sz w:val="24"/>
                <w:szCs w:val="24"/>
              </w:rPr>
            </w:rPrChange>
          </w:rPr>
          <w:delText>C</w:delText>
        </w:r>
      </w:del>
      <w:r w:rsidR="00BB0046" w:rsidRPr="00281E9B">
        <w:rPr>
          <w:rFonts w:ascii="Arial" w:hAnsi="Arial" w:cs="Arial"/>
          <w:sz w:val="24"/>
          <w:szCs w:val="24"/>
          <w:highlight w:val="magenta"/>
          <w:rPrChange w:id="842" w:author="Patricia Sbrissa" w:date="2019-09-27T23:12:00Z">
            <w:rPr>
              <w:rFonts w:ascii="Arial" w:hAnsi="Arial" w:cs="Arial"/>
              <w:sz w:val="24"/>
              <w:szCs w:val="24"/>
            </w:rPr>
          </w:rPrChange>
        </w:rPr>
        <w:t>onsiderado o mais importante tributo</w:t>
      </w:r>
      <w:del w:id="843" w:author="Patricia Sbrissa" w:date="2019-09-27T16:24:00Z">
        <w:r w:rsidR="00BB0046" w:rsidRPr="00281E9B" w:rsidDel="000B2600">
          <w:rPr>
            <w:rFonts w:ascii="Arial" w:hAnsi="Arial" w:cs="Arial"/>
            <w:sz w:val="24"/>
            <w:szCs w:val="24"/>
            <w:highlight w:val="magenta"/>
            <w:rPrChange w:id="844" w:author="Patricia Sbrissa" w:date="2019-09-27T23:12:00Z">
              <w:rPr>
                <w:rFonts w:ascii="Arial" w:hAnsi="Arial" w:cs="Arial"/>
                <w:sz w:val="24"/>
                <w:szCs w:val="24"/>
              </w:rPr>
            </w:rPrChange>
          </w:rPr>
          <w:delText>, sendo</w:delText>
        </w:r>
      </w:del>
      <w:r w:rsidR="00BB0046" w:rsidRPr="00281E9B">
        <w:rPr>
          <w:rFonts w:ascii="Arial" w:hAnsi="Arial" w:cs="Arial"/>
          <w:sz w:val="24"/>
          <w:szCs w:val="24"/>
          <w:highlight w:val="magenta"/>
          <w:rPrChange w:id="845" w:author="Patricia Sbrissa" w:date="2019-09-27T23:12:00Z">
            <w:rPr>
              <w:rFonts w:ascii="Arial" w:hAnsi="Arial" w:cs="Arial"/>
              <w:sz w:val="24"/>
              <w:szCs w:val="24"/>
            </w:rPr>
          </w:rPrChange>
        </w:rPr>
        <w:t xml:space="preserve"> pago pelos cidadãos</w:t>
      </w:r>
      <w:ins w:id="846" w:author="Patricia Sbrissa" w:date="2019-09-27T16:24:00Z">
        <w:r w:rsidR="000B2600" w:rsidRPr="00281E9B">
          <w:rPr>
            <w:rFonts w:ascii="Arial" w:hAnsi="Arial" w:cs="Arial"/>
            <w:sz w:val="24"/>
            <w:szCs w:val="24"/>
            <w:highlight w:val="magenta"/>
            <w:rPrChange w:id="847" w:author="Patricia Sbrissa" w:date="2019-09-27T23:12:00Z">
              <w:rPr>
                <w:rFonts w:ascii="Arial" w:hAnsi="Arial" w:cs="Arial"/>
                <w:sz w:val="24"/>
                <w:szCs w:val="24"/>
              </w:rPr>
            </w:rPrChange>
          </w:rPr>
          <w:t>, incidia</w:t>
        </w:r>
      </w:ins>
      <w:r w:rsidR="00BB0046" w:rsidRPr="00281E9B">
        <w:rPr>
          <w:rFonts w:ascii="Arial" w:hAnsi="Arial" w:cs="Arial"/>
          <w:sz w:val="24"/>
          <w:szCs w:val="24"/>
          <w:highlight w:val="magenta"/>
          <w:rPrChange w:id="848" w:author="Patricia Sbrissa" w:date="2019-09-27T23:12:00Z">
            <w:rPr>
              <w:rFonts w:ascii="Arial" w:hAnsi="Arial" w:cs="Arial"/>
              <w:sz w:val="24"/>
              <w:szCs w:val="24"/>
            </w:rPr>
          </w:rPrChange>
        </w:rPr>
        <w:t xml:space="preserve"> </w:t>
      </w:r>
      <w:del w:id="849" w:author="Patricia Sbrissa" w:date="2019-09-27T16:24:00Z">
        <w:r w:rsidR="00BB0046" w:rsidRPr="00281E9B" w:rsidDel="000B2600">
          <w:rPr>
            <w:rFonts w:ascii="Arial" w:hAnsi="Arial" w:cs="Arial"/>
            <w:sz w:val="24"/>
            <w:szCs w:val="24"/>
            <w:highlight w:val="magenta"/>
            <w:rPrChange w:id="850" w:author="Patricia Sbrissa" w:date="2019-09-27T23:12:00Z">
              <w:rPr>
                <w:rFonts w:ascii="Arial" w:hAnsi="Arial" w:cs="Arial"/>
                <w:sz w:val="24"/>
                <w:szCs w:val="24"/>
              </w:rPr>
            </w:rPrChange>
          </w:rPr>
          <w:delText xml:space="preserve">e incidindo </w:delText>
        </w:r>
        <w:r w:rsidR="00B8789C" w:rsidRPr="00281E9B" w:rsidDel="000B2600">
          <w:rPr>
            <w:rFonts w:ascii="Arial" w:hAnsi="Arial" w:cs="Arial"/>
            <w:sz w:val="24"/>
            <w:szCs w:val="24"/>
            <w:highlight w:val="magenta"/>
            <w:rPrChange w:id="851" w:author="Patricia Sbrissa" w:date="2019-09-27T23:12:00Z">
              <w:rPr>
                <w:rFonts w:ascii="Arial" w:hAnsi="Arial" w:cs="Arial"/>
                <w:sz w:val="24"/>
                <w:szCs w:val="24"/>
              </w:rPr>
            </w:rPrChange>
          </w:rPr>
          <w:delText xml:space="preserve">inicialmente </w:delText>
        </w:r>
      </w:del>
      <w:r w:rsidR="00BB0046" w:rsidRPr="00281E9B">
        <w:rPr>
          <w:rFonts w:ascii="Arial" w:hAnsi="Arial" w:cs="Arial"/>
          <w:sz w:val="24"/>
          <w:szCs w:val="24"/>
          <w:highlight w:val="magenta"/>
          <w:rPrChange w:id="852" w:author="Patricia Sbrissa" w:date="2019-09-27T23:12:00Z">
            <w:rPr>
              <w:rFonts w:ascii="Arial" w:hAnsi="Arial" w:cs="Arial"/>
              <w:sz w:val="24"/>
              <w:szCs w:val="24"/>
            </w:rPr>
          </w:rPrChange>
        </w:rPr>
        <w:t xml:space="preserve">sobre o consumo, </w:t>
      </w:r>
      <w:r w:rsidR="00B8789C" w:rsidRPr="00281E9B">
        <w:rPr>
          <w:rFonts w:ascii="Arial" w:hAnsi="Arial" w:cs="Arial"/>
          <w:sz w:val="24"/>
          <w:szCs w:val="24"/>
          <w:highlight w:val="magenta"/>
          <w:rPrChange w:id="853" w:author="Patricia Sbrissa" w:date="2019-09-27T23:12:00Z">
            <w:rPr>
              <w:rFonts w:ascii="Arial" w:hAnsi="Arial" w:cs="Arial"/>
              <w:sz w:val="24"/>
              <w:szCs w:val="24"/>
            </w:rPr>
          </w:rPrChange>
        </w:rPr>
        <w:t>mas</w:t>
      </w:r>
      <w:ins w:id="854" w:author="Patricia Sbrissa" w:date="2019-09-27T16:24:00Z">
        <w:r w:rsidR="000B2600" w:rsidRPr="00281E9B">
          <w:rPr>
            <w:rFonts w:ascii="Arial" w:hAnsi="Arial" w:cs="Arial"/>
            <w:sz w:val="24"/>
            <w:szCs w:val="24"/>
            <w:highlight w:val="magenta"/>
            <w:rPrChange w:id="855" w:author="Patricia Sbrissa" w:date="2019-09-27T23:12:00Z">
              <w:rPr>
                <w:rFonts w:ascii="Arial" w:hAnsi="Arial" w:cs="Arial"/>
                <w:sz w:val="24"/>
                <w:szCs w:val="24"/>
              </w:rPr>
            </w:rPrChange>
          </w:rPr>
          <w:t>,</w:t>
        </w:r>
      </w:ins>
      <w:r w:rsidR="00B8789C" w:rsidRPr="00281E9B">
        <w:rPr>
          <w:rFonts w:ascii="Arial" w:hAnsi="Arial" w:cs="Arial"/>
          <w:sz w:val="24"/>
          <w:szCs w:val="24"/>
          <w:highlight w:val="magenta"/>
          <w:rPrChange w:id="856" w:author="Patricia Sbrissa" w:date="2019-09-27T23:12:00Z">
            <w:rPr>
              <w:rFonts w:ascii="Arial" w:hAnsi="Arial" w:cs="Arial"/>
              <w:sz w:val="24"/>
              <w:szCs w:val="24"/>
            </w:rPr>
          </w:rPrChange>
        </w:rPr>
        <w:t xml:space="preserve"> </w:t>
      </w:r>
      <w:r w:rsidR="00BB0046" w:rsidRPr="00281E9B">
        <w:rPr>
          <w:rFonts w:ascii="Arial" w:hAnsi="Arial" w:cs="Arial"/>
          <w:sz w:val="24"/>
          <w:szCs w:val="24"/>
          <w:highlight w:val="magenta"/>
          <w:rPrChange w:id="857" w:author="Patricia Sbrissa" w:date="2019-09-27T23:12:00Z">
            <w:rPr>
              <w:rFonts w:ascii="Arial" w:hAnsi="Arial" w:cs="Arial"/>
              <w:sz w:val="24"/>
              <w:szCs w:val="24"/>
            </w:rPr>
          </w:rPrChange>
        </w:rPr>
        <w:t>posteriormente</w:t>
      </w:r>
      <w:ins w:id="858" w:author="Patricia Sbrissa" w:date="2019-09-27T16:24:00Z">
        <w:r w:rsidR="000B2600" w:rsidRPr="00281E9B">
          <w:rPr>
            <w:rFonts w:ascii="Arial" w:hAnsi="Arial" w:cs="Arial"/>
            <w:sz w:val="24"/>
            <w:szCs w:val="24"/>
            <w:highlight w:val="magenta"/>
            <w:rPrChange w:id="859" w:author="Patricia Sbrissa" w:date="2019-09-27T23:12:00Z">
              <w:rPr>
                <w:rFonts w:ascii="Arial" w:hAnsi="Arial" w:cs="Arial"/>
                <w:sz w:val="24"/>
                <w:szCs w:val="24"/>
              </w:rPr>
            </w:rPrChange>
          </w:rPr>
          <w:t>,</w:t>
        </w:r>
      </w:ins>
      <w:r w:rsidR="00BB0046" w:rsidRPr="00281E9B">
        <w:rPr>
          <w:rFonts w:ascii="Arial" w:hAnsi="Arial" w:cs="Arial"/>
          <w:sz w:val="24"/>
          <w:szCs w:val="24"/>
          <w:highlight w:val="magenta"/>
          <w:rPrChange w:id="860" w:author="Patricia Sbrissa" w:date="2019-09-27T23:12:00Z">
            <w:rPr>
              <w:rFonts w:ascii="Arial" w:hAnsi="Arial" w:cs="Arial"/>
              <w:sz w:val="24"/>
              <w:szCs w:val="24"/>
            </w:rPr>
          </w:rPrChange>
        </w:rPr>
        <w:t xml:space="preserve"> </w:t>
      </w:r>
      <w:del w:id="861" w:author="Patricia Sbrissa" w:date="2019-09-27T16:24:00Z">
        <w:r w:rsidR="00BB0046" w:rsidRPr="00281E9B" w:rsidDel="000B2600">
          <w:rPr>
            <w:rFonts w:ascii="Arial" w:hAnsi="Arial" w:cs="Arial"/>
            <w:sz w:val="24"/>
            <w:szCs w:val="24"/>
            <w:highlight w:val="magenta"/>
            <w:rPrChange w:id="862" w:author="Patricia Sbrissa" w:date="2019-09-27T23:12:00Z">
              <w:rPr>
                <w:rFonts w:ascii="Arial" w:hAnsi="Arial" w:cs="Arial"/>
                <w:sz w:val="24"/>
                <w:szCs w:val="24"/>
              </w:rPr>
            </w:rPrChange>
          </w:rPr>
          <w:delText xml:space="preserve">teve </w:delText>
        </w:r>
      </w:del>
      <w:r w:rsidR="00BB0046" w:rsidRPr="00281E9B">
        <w:rPr>
          <w:rFonts w:ascii="Arial" w:hAnsi="Arial" w:cs="Arial"/>
          <w:sz w:val="24"/>
          <w:szCs w:val="24"/>
          <w:highlight w:val="magenta"/>
          <w:rPrChange w:id="863" w:author="Patricia Sbrissa" w:date="2019-09-27T23:12:00Z">
            <w:rPr>
              <w:rFonts w:ascii="Arial" w:hAnsi="Arial" w:cs="Arial"/>
              <w:sz w:val="24"/>
              <w:szCs w:val="24"/>
            </w:rPr>
          </w:rPrChange>
        </w:rPr>
        <w:t xml:space="preserve">sua </w:t>
      </w:r>
      <w:del w:id="864" w:author="Patricia Sbrissa" w:date="2019-09-27T16:24:00Z">
        <w:r w:rsidR="00BB0046" w:rsidRPr="00281E9B" w:rsidDel="000B2600">
          <w:rPr>
            <w:rFonts w:ascii="Arial" w:hAnsi="Arial" w:cs="Arial"/>
            <w:sz w:val="24"/>
            <w:szCs w:val="24"/>
            <w:highlight w:val="magenta"/>
            <w:rPrChange w:id="865" w:author="Patricia Sbrissa" w:date="2019-09-27T23:12:00Z">
              <w:rPr>
                <w:rFonts w:ascii="Arial" w:hAnsi="Arial" w:cs="Arial"/>
                <w:sz w:val="24"/>
                <w:szCs w:val="24"/>
              </w:rPr>
            </w:rPrChange>
          </w:rPr>
          <w:delText>i</w:delText>
        </w:r>
      </w:del>
      <w:ins w:id="866" w:author="Patricia Sbrissa" w:date="2019-09-27T16:24:00Z">
        <w:r w:rsidR="000B2600" w:rsidRPr="00281E9B">
          <w:rPr>
            <w:rFonts w:ascii="Arial" w:hAnsi="Arial" w:cs="Arial"/>
            <w:sz w:val="24"/>
            <w:szCs w:val="24"/>
            <w:highlight w:val="magenta"/>
            <w:rPrChange w:id="867" w:author="Patricia Sbrissa" w:date="2019-09-27T23:12:00Z">
              <w:rPr>
                <w:rFonts w:ascii="Arial" w:hAnsi="Arial" w:cs="Arial"/>
                <w:sz w:val="24"/>
                <w:szCs w:val="24"/>
              </w:rPr>
            </w:rPrChange>
          </w:rPr>
          <w:t>cobrança foi</w:t>
        </w:r>
      </w:ins>
      <w:del w:id="868" w:author="Patricia Sbrissa" w:date="2019-09-27T16:24:00Z">
        <w:r w:rsidR="00BB0046" w:rsidRPr="00281E9B" w:rsidDel="000B2600">
          <w:rPr>
            <w:rFonts w:ascii="Arial" w:hAnsi="Arial" w:cs="Arial"/>
            <w:sz w:val="24"/>
            <w:szCs w:val="24"/>
            <w:highlight w:val="magenta"/>
            <w:rPrChange w:id="869" w:author="Patricia Sbrissa" w:date="2019-09-27T23:12:00Z">
              <w:rPr>
                <w:rFonts w:ascii="Arial" w:hAnsi="Arial" w:cs="Arial"/>
                <w:sz w:val="24"/>
                <w:szCs w:val="24"/>
              </w:rPr>
            </w:rPrChange>
          </w:rPr>
          <w:delText>ncidência</w:delText>
        </w:r>
      </w:del>
      <w:r w:rsidR="00B8789C" w:rsidRPr="00281E9B">
        <w:rPr>
          <w:rFonts w:ascii="Arial" w:hAnsi="Arial" w:cs="Arial"/>
          <w:sz w:val="24"/>
          <w:szCs w:val="24"/>
          <w:highlight w:val="magenta"/>
          <w:rPrChange w:id="870" w:author="Patricia Sbrissa" w:date="2019-09-27T23:12:00Z">
            <w:rPr>
              <w:rFonts w:ascii="Arial" w:hAnsi="Arial" w:cs="Arial"/>
              <w:sz w:val="24"/>
              <w:szCs w:val="24"/>
            </w:rPr>
          </w:rPrChange>
        </w:rPr>
        <w:t xml:space="preserve"> ampliada</w:t>
      </w:r>
      <w:ins w:id="871" w:author="Patricia Sbrissa" w:date="2019-09-27T16:25:00Z">
        <w:r w:rsidR="000B2600" w:rsidRPr="00281E9B">
          <w:rPr>
            <w:rFonts w:ascii="Arial" w:hAnsi="Arial" w:cs="Arial"/>
            <w:sz w:val="24"/>
            <w:szCs w:val="24"/>
            <w:highlight w:val="magenta"/>
            <w:rPrChange w:id="872" w:author="Patricia Sbrissa" w:date="2019-09-27T23:12:00Z">
              <w:rPr>
                <w:rFonts w:ascii="Arial" w:hAnsi="Arial" w:cs="Arial"/>
                <w:sz w:val="24"/>
                <w:szCs w:val="24"/>
              </w:rPr>
            </w:rPrChange>
          </w:rPr>
          <w:t xml:space="preserve"> também</w:t>
        </w:r>
      </w:ins>
      <w:r w:rsidR="00BB0046" w:rsidRPr="00281E9B">
        <w:rPr>
          <w:rFonts w:ascii="Arial" w:hAnsi="Arial" w:cs="Arial"/>
          <w:sz w:val="24"/>
          <w:szCs w:val="24"/>
          <w:highlight w:val="magenta"/>
          <w:rPrChange w:id="873" w:author="Patricia Sbrissa" w:date="2019-09-27T23:12:00Z">
            <w:rPr>
              <w:rFonts w:ascii="Arial" w:hAnsi="Arial" w:cs="Arial"/>
              <w:sz w:val="24"/>
              <w:szCs w:val="24"/>
            </w:rPr>
          </w:rPrChange>
        </w:rPr>
        <w:t xml:space="preserve"> para os donos de bens imóveis.</w:t>
      </w:r>
    </w:p>
    <w:p w14:paraId="6DF77616" w14:textId="77777777" w:rsidR="00BB0046" w:rsidRPr="00281E9B" w:rsidRDefault="00BB0046" w:rsidP="00281E9B">
      <w:pPr>
        <w:widowControl w:val="0"/>
        <w:tabs>
          <w:tab w:val="left" w:pos="6663"/>
        </w:tabs>
        <w:ind w:firstLine="0"/>
        <w:rPr>
          <w:rFonts w:ascii="Arial" w:hAnsi="Arial" w:cs="Arial"/>
          <w:i/>
          <w:sz w:val="20"/>
          <w:szCs w:val="20"/>
          <w:highlight w:val="magenta"/>
          <w:rPrChange w:id="874" w:author="Patricia Sbrissa" w:date="2019-09-27T23:12:00Z">
            <w:rPr>
              <w:rFonts w:ascii="Arial" w:hAnsi="Arial" w:cs="Arial"/>
              <w:i/>
              <w:sz w:val="20"/>
              <w:szCs w:val="20"/>
            </w:rPr>
          </w:rPrChange>
        </w:rPr>
        <w:pPrChange w:id="875" w:author="Patricia Sbrissa" w:date="2019-09-27T23:13:00Z">
          <w:pPr>
            <w:widowControl w:val="0"/>
            <w:tabs>
              <w:tab w:val="left" w:pos="6663"/>
            </w:tabs>
          </w:pPr>
        </w:pPrChange>
      </w:pPr>
    </w:p>
    <w:p w14:paraId="4B78065F" w14:textId="77777777" w:rsidR="00281E9B" w:rsidRPr="00281E9B" w:rsidRDefault="00BB0046" w:rsidP="00281E9B">
      <w:pPr>
        <w:widowControl w:val="0"/>
        <w:tabs>
          <w:tab w:val="left" w:pos="6663"/>
        </w:tabs>
        <w:ind w:firstLine="0"/>
        <w:rPr>
          <w:ins w:id="876" w:author="Patricia Sbrissa" w:date="2019-09-27T23:13:00Z"/>
          <w:rFonts w:ascii="Arial" w:hAnsi="Arial" w:cs="Arial"/>
          <w:b/>
          <w:bCs/>
          <w:sz w:val="24"/>
          <w:szCs w:val="24"/>
          <w:highlight w:val="magenta"/>
          <w:rPrChange w:id="877" w:author="Patricia Sbrissa" w:date="2019-09-27T23:14:00Z">
            <w:rPr>
              <w:ins w:id="878" w:author="Patricia Sbrissa" w:date="2019-09-27T23:13:00Z"/>
              <w:rFonts w:ascii="Arial" w:hAnsi="Arial" w:cs="Arial"/>
              <w:sz w:val="24"/>
              <w:szCs w:val="24"/>
              <w:highlight w:val="magenta"/>
            </w:rPr>
          </w:rPrChange>
        </w:rPr>
        <w:pPrChange w:id="879" w:author="Patricia Sbrissa" w:date="2019-09-27T23:13:00Z">
          <w:pPr>
            <w:widowControl w:val="0"/>
            <w:tabs>
              <w:tab w:val="left" w:pos="6663"/>
            </w:tabs>
          </w:pPr>
        </w:pPrChange>
      </w:pPr>
      <w:proofErr w:type="spellStart"/>
      <w:r w:rsidRPr="00281E9B">
        <w:rPr>
          <w:rFonts w:ascii="Arial" w:hAnsi="Arial" w:cs="Arial"/>
          <w:b/>
          <w:bCs/>
          <w:i/>
          <w:iCs/>
          <w:sz w:val="24"/>
          <w:szCs w:val="24"/>
          <w:highlight w:val="magenta"/>
          <w:rPrChange w:id="880" w:author="Patricia Sbrissa" w:date="2019-09-27T23:14:00Z">
            <w:rPr>
              <w:rFonts w:ascii="Arial" w:hAnsi="Arial" w:cs="Arial"/>
              <w:sz w:val="24"/>
              <w:szCs w:val="24"/>
            </w:rPr>
          </w:rPrChange>
        </w:rPr>
        <w:t>Centesima</w:t>
      </w:r>
      <w:proofErr w:type="spellEnd"/>
      <w:r w:rsidRPr="00281E9B">
        <w:rPr>
          <w:rFonts w:ascii="Arial" w:hAnsi="Arial" w:cs="Arial"/>
          <w:b/>
          <w:bCs/>
          <w:i/>
          <w:iCs/>
          <w:sz w:val="24"/>
          <w:szCs w:val="24"/>
          <w:highlight w:val="magenta"/>
          <w:rPrChange w:id="881" w:author="Patricia Sbrissa" w:date="2019-09-27T23:14:00Z">
            <w:rPr>
              <w:rFonts w:ascii="Arial" w:hAnsi="Arial" w:cs="Arial"/>
              <w:sz w:val="24"/>
              <w:szCs w:val="24"/>
            </w:rPr>
          </w:rPrChange>
        </w:rPr>
        <w:t xml:space="preserve"> </w:t>
      </w:r>
      <w:proofErr w:type="spellStart"/>
      <w:r w:rsidRPr="00281E9B">
        <w:rPr>
          <w:rFonts w:ascii="Arial" w:hAnsi="Arial" w:cs="Arial"/>
          <w:b/>
          <w:bCs/>
          <w:i/>
          <w:iCs/>
          <w:sz w:val="24"/>
          <w:szCs w:val="24"/>
          <w:highlight w:val="magenta"/>
          <w:rPrChange w:id="882" w:author="Patricia Sbrissa" w:date="2019-09-27T23:14:00Z">
            <w:rPr>
              <w:rFonts w:ascii="Arial" w:hAnsi="Arial" w:cs="Arial"/>
              <w:sz w:val="24"/>
              <w:szCs w:val="24"/>
            </w:rPr>
          </w:rPrChange>
        </w:rPr>
        <w:t>Rerum</w:t>
      </w:r>
      <w:proofErr w:type="spellEnd"/>
      <w:r w:rsidRPr="00281E9B">
        <w:rPr>
          <w:rFonts w:ascii="Arial" w:hAnsi="Arial" w:cs="Arial"/>
          <w:b/>
          <w:bCs/>
          <w:i/>
          <w:iCs/>
          <w:sz w:val="24"/>
          <w:szCs w:val="24"/>
          <w:highlight w:val="magenta"/>
          <w:rPrChange w:id="883" w:author="Patricia Sbrissa" w:date="2019-09-27T23:14:00Z">
            <w:rPr>
              <w:rFonts w:ascii="Arial" w:hAnsi="Arial" w:cs="Arial"/>
              <w:sz w:val="24"/>
              <w:szCs w:val="24"/>
            </w:rPr>
          </w:rPrChange>
        </w:rPr>
        <w:t xml:space="preserve"> </w:t>
      </w:r>
      <w:proofErr w:type="spellStart"/>
      <w:r w:rsidRPr="00281E9B">
        <w:rPr>
          <w:rFonts w:ascii="Arial" w:hAnsi="Arial" w:cs="Arial"/>
          <w:b/>
          <w:bCs/>
          <w:i/>
          <w:iCs/>
          <w:sz w:val="24"/>
          <w:szCs w:val="24"/>
          <w:highlight w:val="magenta"/>
          <w:rPrChange w:id="884" w:author="Patricia Sbrissa" w:date="2019-09-27T23:14:00Z">
            <w:rPr>
              <w:rFonts w:ascii="Arial" w:hAnsi="Arial" w:cs="Arial"/>
              <w:sz w:val="24"/>
              <w:szCs w:val="24"/>
            </w:rPr>
          </w:rPrChange>
        </w:rPr>
        <w:t>Venalium</w:t>
      </w:r>
      <w:proofErr w:type="spellEnd"/>
    </w:p>
    <w:p w14:paraId="497A10B8" w14:textId="064E5A65" w:rsidR="00BB0046" w:rsidRPr="00281E9B" w:rsidDel="00FE12CC" w:rsidRDefault="00281E9B" w:rsidP="00281E9B">
      <w:pPr>
        <w:widowControl w:val="0"/>
        <w:tabs>
          <w:tab w:val="left" w:pos="6663"/>
        </w:tabs>
        <w:ind w:firstLine="0"/>
        <w:rPr>
          <w:del w:id="885" w:author="Patricia Sbrissa" w:date="2019-09-27T22:11:00Z"/>
          <w:rFonts w:ascii="Arial" w:hAnsi="Arial" w:cs="Arial"/>
          <w:sz w:val="24"/>
          <w:szCs w:val="24"/>
          <w:highlight w:val="magenta"/>
          <w:rPrChange w:id="886" w:author="Patricia Sbrissa" w:date="2019-09-27T23:12:00Z">
            <w:rPr>
              <w:del w:id="887" w:author="Patricia Sbrissa" w:date="2019-09-27T22:11:00Z"/>
              <w:rFonts w:ascii="Arial" w:hAnsi="Arial" w:cs="Arial"/>
              <w:sz w:val="24"/>
              <w:szCs w:val="24"/>
            </w:rPr>
          </w:rPrChange>
        </w:rPr>
        <w:pPrChange w:id="888" w:author="Patricia Sbrissa" w:date="2019-09-27T23:13:00Z">
          <w:pPr>
            <w:widowControl w:val="0"/>
            <w:tabs>
              <w:tab w:val="left" w:pos="6663"/>
            </w:tabs>
          </w:pPr>
        </w:pPrChange>
      </w:pPr>
      <w:ins w:id="889" w:author="Patricia Sbrissa" w:date="2019-09-27T23:13:00Z">
        <w:r>
          <w:rPr>
            <w:rFonts w:ascii="Arial" w:hAnsi="Arial" w:cs="Arial"/>
            <w:sz w:val="24"/>
            <w:szCs w:val="24"/>
            <w:highlight w:val="magenta"/>
          </w:rPr>
          <w:t>I</w:t>
        </w:r>
      </w:ins>
      <w:del w:id="890" w:author="Patricia Sbrissa" w:date="2019-09-27T23:13:00Z">
        <w:r w:rsidR="00BB0046" w:rsidRPr="00281E9B" w:rsidDel="00281E9B">
          <w:rPr>
            <w:rFonts w:ascii="Arial" w:hAnsi="Arial" w:cs="Arial"/>
            <w:sz w:val="24"/>
            <w:szCs w:val="24"/>
            <w:highlight w:val="magenta"/>
            <w:rPrChange w:id="891" w:author="Patricia Sbrissa" w:date="2019-09-27T23:12:00Z">
              <w:rPr>
                <w:rFonts w:ascii="Arial" w:hAnsi="Arial" w:cs="Arial"/>
                <w:sz w:val="24"/>
                <w:szCs w:val="24"/>
              </w:rPr>
            </w:rPrChange>
          </w:rPr>
          <w:delText xml:space="preserve"> </w:delText>
        </w:r>
      </w:del>
      <w:del w:id="892" w:author="Patricia Sbrissa" w:date="2019-09-27T16:25:00Z">
        <w:r w:rsidR="00BB0046" w:rsidRPr="00281E9B" w:rsidDel="000B2600">
          <w:rPr>
            <w:rFonts w:ascii="Arial" w:hAnsi="Arial" w:cs="Arial"/>
            <w:sz w:val="24"/>
            <w:szCs w:val="24"/>
            <w:highlight w:val="magenta"/>
            <w:rPrChange w:id="893" w:author="Patricia Sbrissa" w:date="2019-09-27T23:12:00Z">
              <w:rPr>
                <w:rFonts w:ascii="Arial" w:hAnsi="Arial" w:cs="Arial"/>
                <w:sz w:val="24"/>
                <w:szCs w:val="24"/>
              </w:rPr>
            </w:rPrChange>
          </w:rPr>
          <w:delText>-</w:delText>
        </w:r>
      </w:del>
      <w:del w:id="894" w:author="Patricia Sbrissa" w:date="2019-09-27T23:13:00Z">
        <w:r w:rsidR="00BB0046" w:rsidRPr="00281E9B" w:rsidDel="00281E9B">
          <w:rPr>
            <w:rFonts w:ascii="Arial" w:hAnsi="Arial" w:cs="Arial"/>
            <w:sz w:val="24"/>
            <w:szCs w:val="24"/>
            <w:highlight w:val="magenta"/>
            <w:rPrChange w:id="895" w:author="Patricia Sbrissa" w:date="2019-09-27T23:12:00Z">
              <w:rPr>
                <w:rFonts w:ascii="Arial" w:hAnsi="Arial" w:cs="Arial"/>
                <w:sz w:val="24"/>
                <w:szCs w:val="24"/>
              </w:rPr>
            </w:rPrChange>
          </w:rPr>
          <w:delText xml:space="preserve"> i</w:delText>
        </w:r>
      </w:del>
      <w:r w:rsidR="00BB0046" w:rsidRPr="00281E9B">
        <w:rPr>
          <w:rFonts w:ascii="Arial" w:hAnsi="Arial" w:cs="Arial"/>
          <w:sz w:val="24"/>
          <w:szCs w:val="24"/>
          <w:highlight w:val="magenta"/>
          <w:rPrChange w:id="896" w:author="Patricia Sbrissa" w:date="2019-09-27T23:12:00Z">
            <w:rPr>
              <w:rFonts w:ascii="Arial" w:hAnsi="Arial" w:cs="Arial"/>
              <w:sz w:val="24"/>
              <w:szCs w:val="24"/>
            </w:rPr>
          </w:rPrChange>
        </w:rPr>
        <w:t xml:space="preserve">nstituída pelo governo de Julio César, </w:t>
      </w:r>
      <w:del w:id="897" w:author="Patricia Sbrissa" w:date="2019-09-27T16:25:00Z">
        <w:r w:rsidR="00BB0046" w:rsidRPr="00281E9B" w:rsidDel="006E14C1">
          <w:rPr>
            <w:rFonts w:ascii="Arial" w:hAnsi="Arial" w:cs="Arial"/>
            <w:sz w:val="24"/>
            <w:szCs w:val="24"/>
            <w:highlight w:val="magenta"/>
            <w:rPrChange w:id="898" w:author="Patricia Sbrissa" w:date="2019-09-27T23:12:00Z">
              <w:rPr>
                <w:rFonts w:ascii="Arial" w:hAnsi="Arial" w:cs="Arial"/>
                <w:sz w:val="24"/>
                <w:szCs w:val="24"/>
              </w:rPr>
            </w:rPrChange>
          </w:rPr>
          <w:delText xml:space="preserve">e </w:delText>
        </w:r>
      </w:del>
      <w:r w:rsidR="00FE475C" w:rsidRPr="00281E9B">
        <w:rPr>
          <w:rFonts w:ascii="Arial" w:hAnsi="Arial" w:cs="Arial"/>
          <w:sz w:val="24"/>
          <w:szCs w:val="24"/>
          <w:highlight w:val="magenta"/>
          <w:rPrChange w:id="899" w:author="Patricia Sbrissa" w:date="2019-09-27T23:12:00Z">
            <w:rPr>
              <w:rFonts w:ascii="Arial" w:hAnsi="Arial" w:cs="Arial"/>
              <w:sz w:val="24"/>
              <w:szCs w:val="24"/>
            </w:rPr>
          </w:rPrChange>
        </w:rPr>
        <w:t xml:space="preserve">obrigava o comerciante a pagar </w:t>
      </w:r>
      <w:r w:rsidR="001F50E1" w:rsidRPr="00281E9B">
        <w:rPr>
          <w:rFonts w:ascii="Arial" w:hAnsi="Arial" w:cs="Arial"/>
          <w:sz w:val="24"/>
          <w:szCs w:val="24"/>
          <w:highlight w:val="magenta"/>
          <w:rPrChange w:id="900" w:author="Patricia Sbrissa" w:date="2019-09-27T23:12:00Z">
            <w:rPr>
              <w:rFonts w:ascii="Arial" w:hAnsi="Arial" w:cs="Arial"/>
              <w:sz w:val="24"/>
              <w:szCs w:val="24"/>
            </w:rPr>
          </w:rPrChange>
        </w:rPr>
        <w:t xml:space="preserve">1% pela venda de </w:t>
      </w:r>
      <w:r w:rsidR="00FE475C" w:rsidRPr="00281E9B">
        <w:rPr>
          <w:rFonts w:ascii="Arial" w:hAnsi="Arial" w:cs="Arial"/>
          <w:sz w:val="24"/>
          <w:szCs w:val="24"/>
          <w:highlight w:val="magenta"/>
          <w:rPrChange w:id="901" w:author="Patricia Sbrissa" w:date="2019-09-27T23:12:00Z">
            <w:rPr>
              <w:rFonts w:ascii="Arial" w:hAnsi="Arial" w:cs="Arial"/>
              <w:sz w:val="24"/>
              <w:szCs w:val="24"/>
            </w:rPr>
          </w:rPrChange>
        </w:rPr>
        <w:t>mercadorias.</w:t>
      </w:r>
    </w:p>
    <w:p w14:paraId="6AE03DE1" w14:textId="77777777" w:rsidR="00BB0046" w:rsidRPr="00281E9B" w:rsidRDefault="00BB0046" w:rsidP="00281E9B">
      <w:pPr>
        <w:widowControl w:val="0"/>
        <w:tabs>
          <w:tab w:val="left" w:pos="6663"/>
        </w:tabs>
        <w:ind w:firstLine="0"/>
        <w:rPr>
          <w:rFonts w:ascii="Arial" w:hAnsi="Arial" w:cs="Arial"/>
          <w:i/>
          <w:sz w:val="20"/>
          <w:szCs w:val="20"/>
          <w:highlight w:val="magenta"/>
          <w:rPrChange w:id="902" w:author="Patricia Sbrissa" w:date="2019-09-27T23:12:00Z">
            <w:rPr>
              <w:rFonts w:ascii="Arial" w:hAnsi="Arial" w:cs="Arial"/>
              <w:i/>
              <w:sz w:val="20"/>
              <w:szCs w:val="20"/>
            </w:rPr>
          </w:rPrChange>
        </w:rPr>
        <w:pPrChange w:id="903" w:author="Patricia Sbrissa" w:date="2019-09-27T23:13:00Z">
          <w:pPr>
            <w:widowControl w:val="0"/>
            <w:tabs>
              <w:tab w:val="left" w:pos="6663"/>
            </w:tabs>
          </w:pPr>
        </w:pPrChange>
      </w:pPr>
    </w:p>
    <w:p w14:paraId="262199B1" w14:textId="77777777" w:rsidR="00281E9B" w:rsidRPr="00281E9B" w:rsidRDefault="00BB0046" w:rsidP="00281E9B">
      <w:pPr>
        <w:widowControl w:val="0"/>
        <w:tabs>
          <w:tab w:val="left" w:pos="6663"/>
        </w:tabs>
        <w:ind w:firstLine="0"/>
        <w:rPr>
          <w:ins w:id="904" w:author="Patricia Sbrissa" w:date="2019-09-27T23:13:00Z"/>
          <w:rFonts w:ascii="Arial" w:hAnsi="Arial" w:cs="Arial"/>
          <w:b/>
          <w:bCs/>
          <w:sz w:val="24"/>
          <w:szCs w:val="24"/>
          <w:highlight w:val="magenta"/>
          <w:rPrChange w:id="905" w:author="Patricia Sbrissa" w:date="2019-09-27T23:14:00Z">
            <w:rPr>
              <w:ins w:id="906" w:author="Patricia Sbrissa" w:date="2019-09-27T23:13:00Z"/>
              <w:rFonts w:ascii="Arial" w:hAnsi="Arial" w:cs="Arial"/>
              <w:sz w:val="24"/>
              <w:szCs w:val="24"/>
              <w:highlight w:val="magenta"/>
            </w:rPr>
          </w:rPrChange>
        </w:rPr>
      </w:pPr>
      <w:r w:rsidRPr="00281E9B">
        <w:rPr>
          <w:rFonts w:ascii="Arial" w:hAnsi="Arial" w:cs="Arial"/>
          <w:b/>
          <w:bCs/>
          <w:i/>
          <w:iCs/>
          <w:sz w:val="24"/>
          <w:szCs w:val="24"/>
          <w:highlight w:val="magenta"/>
          <w:rPrChange w:id="907" w:author="Patricia Sbrissa" w:date="2019-09-27T23:14:00Z">
            <w:rPr>
              <w:rFonts w:ascii="Arial" w:hAnsi="Arial" w:cs="Arial"/>
              <w:sz w:val="24"/>
              <w:szCs w:val="24"/>
            </w:rPr>
          </w:rPrChange>
        </w:rPr>
        <w:t xml:space="preserve">Vicesima </w:t>
      </w:r>
      <w:ins w:id="908" w:author="Patricia Sbrissa" w:date="2019-09-27T18:46:00Z">
        <w:r w:rsidR="002C562D" w:rsidRPr="00281E9B">
          <w:rPr>
            <w:rFonts w:ascii="Arial" w:hAnsi="Arial" w:cs="Arial"/>
            <w:b/>
            <w:bCs/>
            <w:i/>
            <w:iCs/>
            <w:sz w:val="24"/>
            <w:szCs w:val="24"/>
            <w:highlight w:val="magenta"/>
            <w:rPrChange w:id="909" w:author="Patricia Sbrissa" w:date="2019-09-27T23:14:00Z">
              <w:rPr>
                <w:rFonts w:ascii="Arial" w:hAnsi="Arial" w:cs="Arial"/>
                <w:i/>
                <w:iCs/>
                <w:sz w:val="24"/>
                <w:szCs w:val="24"/>
              </w:rPr>
            </w:rPrChange>
          </w:rPr>
          <w:t>H</w:t>
        </w:r>
      </w:ins>
      <w:del w:id="910" w:author="Patricia Sbrissa" w:date="2019-09-27T18:46:00Z">
        <w:r w:rsidRPr="00281E9B" w:rsidDel="002C562D">
          <w:rPr>
            <w:rFonts w:ascii="Arial" w:hAnsi="Arial" w:cs="Arial"/>
            <w:b/>
            <w:bCs/>
            <w:i/>
            <w:iCs/>
            <w:sz w:val="24"/>
            <w:szCs w:val="24"/>
            <w:highlight w:val="magenta"/>
            <w:rPrChange w:id="911" w:author="Patricia Sbrissa" w:date="2019-09-27T23:14:00Z">
              <w:rPr>
                <w:rFonts w:ascii="Arial" w:hAnsi="Arial" w:cs="Arial"/>
                <w:sz w:val="24"/>
                <w:szCs w:val="24"/>
              </w:rPr>
            </w:rPrChange>
          </w:rPr>
          <w:delText>h</w:delText>
        </w:r>
      </w:del>
      <w:r w:rsidRPr="00281E9B">
        <w:rPr>
          <w:rFonts w:ascii="Arial" w:hAnsi="Arial" w:cs="Arial"/>
          <w:b/>
          <w:bCs/>
          <w:i/>
          <w:iCs/>
          <w:sz w:val="24"/>
          <w:szCs w:val="24"/>
          <w:highlight w:val="magenta"/>
          <w:rPrChange w:id="912" w:author="Patricia Sbrissa" w:date="2019-09-27T23:14:00Z">
            <w:rPr>
              <w:rFonts w:ascii="Arial" w:hAnsi="Arial" w:cs="Arial"/>
              <w:sz w:val="24"/>
              <w:szCs w:val="24"/>
            </w:rPr>
          </w:rPrChange>
        </w:rPr>
        <w:t>ereditatum</w:t>
      </w:r>
      <w:r w:rsidRPr="00281E9B">
        <w:rPr>
          <w:rFonts w:ascii="Arial" w:hAnsi="Arial" w:cs="Arial"/>
          <w:b/>
          <w:bCs/>
          <w:sz w:val="24"/>
          <w:szCs w:val="24"/>
          <w:highlight w:val="magenta"/>
          <w:rPrChange w:id="913" w:author="Patricia Sbrissa" w:date="2019-09-27T23:14:00Z">
            <w:rPr>
              <w:rFonts w:ascii="Arial" w:hAnsi="Arial" w:cs="Arial"/>
              <w:sz w:val="24"/>
              <w:szCs w:val="24"/>
            </w:rPr>
          </w:rPrChange>
        </w:rPr>
        <w:t xml:space="preserve"> </w:t>
      </w:r>
    </w:p>
    <w:p w14:paraId="37B2D52D" w14:textId="7211E4BA" w:rsidR="00BB0046" w:rsidDel="00281E9B" w:rsidRDefault="00281E9B" w:rsidP="00FE12CC">
      <w:pPr>
        <w:widowControl w:val="0"/>
        <w:tabs>
          <w:tab w:val="left" w:pos="6663"/>
        </w:tabs>
        <w:rPr>
          <w:del w:id="914" w:author="Patricia Sbrissa" w:date="2019-09-27T22:11:00Z"/>
          <w:rFonts w:ascii="Arial" w:hAnsi="Arial" w:cs="Arial"/>
          <w:sz w:val="24"/>
          <w:szCs w:val="24"/>
        </w:rPr>
      </w:pPr>
      <w:ins w:id="915" w:author="Patricia Sbrissa" w:date="2019-09-27T23:13:00Z">
        <w:r>
          <w:rPr>
            <w:rFonts w:ascii="Arial" w:hAnsi="Arial" w:cs="Arial"/>
            <w:sz w:val="24"/>
            <w:szCs w:val="24"/>
            <w:highlight w:val="magenta"/>
          </w:rPr>
          <w:lastRenderedPageBreak/>
          <w:t>E</w:t>
        </w:r>
      </w:ins>
      <w:ins w:id="916" w:author="Patricia Sbrissa" w:date="2019-09-27T16:25:00Z">
        <w:r w:rsidR="006E14C1" w:rsidRPr="00281E9B">
          <w:rPr>
            <w:rFonts w:ascii="Arial" w:hAnsi="Arial" w:cs="Arial"/>
            <w:sz w:val="24"/>
            <w:szCs w:val="24"/>
            <w:highlight w:val="magenta"/>
            <w:rPrChange w:id="917" w:author="Patricia Sbrissa" w:date="2019-09-27T23:12:00Z">
              <w:rPr>
                <w:rFonts w:ascii="Arial" w:hAnsi="Arial" w:cs="Arial"/>
                <w:sz w:val="24"/>
                <w:szCs w:val="24"/>
              </w:rPr>
            </w:rPrChange>
          </w:rPr>
          <w:t>ra</w:t>
        </w:r>
      </w:ins>
      <w:del w:id="918" w:author="Patricia Sbrissa" w:date="2019-09-27T16:25:00Z">
        <w:r w:rsidR="00BB0046" w:rsidRPr="00281E9B" w:rsidDel="006E14C1">
          <w:rPr>
            <w:rFonts w:ascii="Arial" w:hAnsi="Arial" w:cs="Arial"/>
            <w:sz w:val="24"/>
            <w:szCs w:val="24"/>
            <w:highlight w:val="magenta"/>
            <w:rPrChange w:id="919" w:author="Patricia Sbrissa" w:date="2019-09-27T23:12:00Z">
              <w:rPr>
                <w:rFonts w:ascii="Arial" w:hAnsi="Arial" w:cs="Arial"/>
                <w:sz w:val="24"/>
                <w:szCs w:val="24"/>
              </w:rPr>
            </w:rPrChange>
          </w:rPr>
          <w:delText>-</w:delText>
        </w:r>
      </w:del>
      <w:r w:rsidR="00BB0046" w:rsidRPr="00281E9B">
        <w:rPr>
          <w:rFonts w:ascii="Arial" w:hAnsi="Arial" w:cs="Arial"/>
          <w:sz w:val="24"/>
          <w:szCs w:val="24"/>
          <w:highlight w:val="magenta"/>
          <w:rPrChange w:id="920" w:author="Patricia Sbrissa" w:date="2019-09-27T23:12:00Z">
            <w:rPr>
              <w:rFonts w:ascii="Arial" w:hAnsi="Arial" w:cs="Arial"/>
              <w:sz w:val="24"/>
              <w:szCs w:val="24"/>
            </w:rPr>
          </w:rPrChange>
        </w:rPr>
        <w:t xml:space="preserve"> um tributo indireto, com alíquota de 5%</w:t>
      </w:r>
      <w:ins w:id="921" w:author="Patricia Sbrissa" w:date="2019-09-27T16:25:00Z">
        <w:r w:rsidR="006E14C1" w:rsidRPr="00281E9B">
          <w:rPr>
            <w:rFonts w:ascii="Arial" w:hAnsi="Arial" w:cs="Arial"/>
            <w:sz w:val="24"/>
            <w:szCs w:val="24"/>
            <w:highlight w:val="magenta"/>
            <w:rPrChange w:id="922" w:author="Patricia Sbrissa" w:date="2019-09-27T23:12:00Z">
              <w:rPr>
                <w:rFonts w:ascii="Arial" w:hAnsi="Arial" w:cs="Arial"/>
                <w:sz w:val="24"/>
                <w:szCs w:val="24"/>
              </w:rPr>
            </w:rPrChange>
          </w:rPr>
          <w:t>,</w:t>
        </w:r>
      </w:ins>
      <w:r w:rsidR="00BB0046" w:rsidRPr="00281E9B">
        <w:rPr>
          <w:rFonts w:ascii="Arial" w:hAnsi="Arial" w:cs="Arial"/>
          <w:sz w:val="24"/>
          <w:szCs w:val="24"/>
          <w:highlight w:val="magenta"/>
          <w:rPrChange w:id="923" w:author="Patricia Sbrissa" w:date="2019-09-27T23:12:00Z">
            <w:rPr>
              <w:rFonts w:ascii="Arial" w:hAnsi="Arial" w:cs="Arial"/>
              <w:sz w:val="24"/>
              <w:szCs w:val="24"/>
            </w:rPr>
          </w:rPrChange>
        </w:rPr>
        <w:t xml:space="preserve"> e </w:t>
      </w:r>
      <w:commentRangeStart w:id="924"/>
      <w:r w:rsidR="00BB0046" w:rsidRPr="00281E9B">
        <w:rPr>
          <w:rFonts w:ascii="Arial" w:hAnsi="Arial" w:cs="Arial"/>
          <w:sz w:val="24"/>
          <w:szCs w:val="24"/>
          <w:highlight w:val="magenta"/>
          <w:rPrChange w:id="925" w:author="Patricia Sbrissa" w:date="2019-09-27T23:12:00Z">
            <w:rPr>
              <w:rFonts w:ascii="Arial" w:hAnsi="Arial" w:cs="Arial"/>
              <w:sz w:val="24"/>
              <w:szCs w:val="24"/>
            </w:rPr>
          </w:rPrChange>
        </w:rPr>
        <w:t xml:space="preserve">devido sobre os impostos </w:t>
      </w:r>
      <w:commentRangeEnd w:id="924"/>
      <w:r w:rsidR="00922708">
        <w:rPr>
          <w:rStyle w:val="Refdecomentrio"/>
          <w:rFonts w:ascii="Calibri" w:eastAsia="Calibri" w:hAnsi="Calibri" w:cs="Calibri"/>
          <w:lang w:eastAsia="pt-BR"/>
        </w:rPr>
        <w:commentReference w:id="924"/>
      </w:r>
      <w:r w:rsidR="00BB0046" w:rsidRPr="00281E9B">
        <w:rPr>
          <w:rFonts w:ascii="Arial" w:hAnsi="Arial" w:cs="Arial"/>
          <w:sz w:val="24"/>
          <w:szCs w:val="24"/>
          <w:highlight w:val="magenta"/>
          <w:rPrChange w:id="926" w:author="Patricia Sbrissa" w:date="2019-09-27T23:12:00Z">
            <w:rPr>
              <w:rFonts w:ascii="Arial" w:hAnsi="Arial" w:cs="Arial"/>
              <w:sz w:val="24"/>
              <w:szCs w:val="24"/>
            </w:rPr>
          </w:rPrChange>
        </w:rPr>
        <w:t>sobre a herança</w:t>
      </w:r>
      <w:r w:rsidR="001F50E1" w:rsidRPr="00281E9B">
        <w:rPr>
          <w:rFonts w:ascii="Arial" w:hAnsi="Arial" w:cs="Arial"/>
          <w:sz w:val="24"/>
          <w:szCs w:val="24"/>
          <w:highlight w:val="magenta"/>
          <w:rPrChange w:id="927" w:author="Patricia Sbrissa" w:date="2019-09-27T23:12:00Z">
            <w:rPr>
              <w:rFonts w:ascii="Arial" w:hAnsi="Arial" w:cs="Arial"/>
              <w:sz w:val="24"/>
              <w:szCs w:val="24"/>
            </w:rPr>
          </w:rPrChange>
        </w:rPr>
        <w:t xml:space="preserve"> de pessoas ricas as quais tivessem direito só por testamento e não por lei.</w:t>
      </w:r>
    </w:p>
    <w:p w14:paraId="3943E10C" w14:textId="706BEABB" w:rsidR="00281E9B" w:rsidRDefault="00281E9B" w:rsidP="00281E9B">
      <w:pPr>
        <w:widowControl w:val="0"/>
        <w:tabs>
          <w:tab w:val="left" w:pos="6663"/>
        </w:tabs>
        <w:ind w:firstLine="0"/>
        <w:rPr>
          <w:ins w:id="928" w:author="Patricia Sbrissa" w:date="2019-09-27T23:12:00Z"/>
          <w:rFonts w:ascii="Arial" w:hAnsi="Arial" w:cs="Arial"/>
          <w:sz w:val="24"/>
          <w:szCs w:val="24"/>
        </w:rPr>
      </w:pPr>
    </w:p>
    <w:p w14:paraId="62A903AD" w14:textId="77777777" w:rsidR="001F50E1" w:rsidRPr="00EE1285" w:rsidDel="00281E9B" w:rsidRDefault="001F50E1" w:rsidP="00FE12CC">
      <w:pPr>
        <w:widowControl w:val="0"/>
        <w:tabs>
          <w:tab w:val="left" w:pos="6663"/>
        </w:tabs>
        <w:rPr>
          <w:del w:id="929" w:author="Patricia Sbrissa" w:date="2019-09-27T23:14:00Z"/>
          <w:rFonts w:ascii="Arial" w:hAnsi="Arial" w:cs="Arial"/>
          <w:i/>
          <w:sz w:val="24"/>
          <w:szCs w:val="24"/>
        </w:rPr>
        <w:pPrChange w:id="930" w:author="Patricia Sbrissa" w:date="2019-09-27T22:11:00Z">
          <w:pPr>
            <w:widowControl w:val="0"/>
            <w:tabs>
              <w:tab w:val="left" w:pos="6663"/>
            </w:tabs>
          </w:pPr>
        </w:pPrChange>
      </w:pPr>
    </w:p>
    <w:p w14:paraId="04129550" w14:textId="09CC16C7" w:rsidR="00842DF2" w:rsidRPr="007D12AF" w:rsidDel="00842DF2" w:rsidRDefault="007D12AF" w:rsidP="00842DF2">
      <w:pPr>
        <w:widowControl w:val="0"/>
        <w:tabs>
          <w:tab w:val="left" w:pos="6663"/>
        </w:tabs>
        <w:rPr>
          <w:del w:id="931" w:author="Patricia Sbrissa" w:date="2019-09-27T22:31:00Z"/>
          <w:rFonts w:ascii="Arial" w:hAnsi="Arial" w:cs="Arial"/>
          <w:sz w:val="24"/>
          <w:szCs w:val="24"/>
        </w:rPr>
        <w:pPrChange w:id="932" w:author="Patricia Sbrissa" w:date="2019-09-27T22:30:00Z">
          <w:pPr>
            <w:widowControl w:val="0"/>
            <w:tabs>
              <w:tab w:val="left" w:pos="6663"/>
            </w:tabs>
          </w:pPr>
        </w:pPrChange>
      </w:pPr>
      <w:del w:id="933" w:author="Patricia Sbrissa" w:date="2019-09-27T22:31:00Z">
        <w:r w:rsidRPr="007D12AF" w:rsidDel="00842DF2">
          <w:rPr>
            <w:rFonts w:ascii="Arial" w:hAnsi="Arial" w:cs="Arial"/>
            <w:sz w:val="24"/>
            <w:szCs w:val="24"/>
          </w:rPr>
          <w:delText xml:space="preserve">O coletor de impostos romano </w:delText>
        </w:r>
      </w:del>
      <w:del w:id="934" w:author="Patricia Sbrissa" w:date="2019-09-27T22:17:00Z">
        <w:r w:rsidRPr="007D12AF" w:rsidDel="00FE12CC">
          <w:rPr>
            <w:rFonts w:ascii="Arial" w:hAnsi="Arial" w:cs="Arial"/>
            <w:sz w:val="24"/>
            <w:szCs w:val="24"/>
          </w:rPr>
          <w:delText xml:space="preserve">tinha </w:delText>
        </w:r>
        <w:r w:rsidR="00BB0046" w:rsidRPr="007D12AF" w:rsidDel="00FE12CC">
          <w:rPr>
            <w:rFonts w:ascii="Arial" w:hAnsi="Arial" w:cs="Arial"/>
            <w:sz w:val="24"/>
            <w:szCs w:val="24"/>
          </w:rPr>
          <w:delText>a figura do</w:delText>
        </w:r>
      </w:del>
      <w:del w:id="935" w:author="Patricia Sbrissa" w:date="2019-09-27T22:31:00Z">
        <w:r w:rsidR="00BB0046" w:rsidRPr="007D12AF" w:rsidDel="00842DF2">
          <w:rPr>
            <w:rFonts w:ascii="Arial" w:hAnsi="Arial" w:cs="Arial"/>
            <w:sz w:val="24"/>
            <w:szCs w:val="24"/>
          </w:rPr>
          <w:delText xml:space="preserve"> </w:delText>
        </w:r>
        <w:r w:rsidR="00FE12CC" w:rsidRPr="00FE12CC" w:rsidDel="00842DF2">
          <w:rPr>
            <w:rFonts w:ascii="Arial" w:hAnsi="Arial" w:cs="Arial"/>
            <w:sz w:val="24"/>
            <w:szCs w:val="24"/>
            <w:rPrChange w:id="936" w:author="Patricia Sbrissa" w:date="2019-09-27T22:16:00Z">
              <w:rPr>
                <w:rFonts w:ascii="Arial" w:hAnsi="Arial" w:cs="Arial"/>
                <w:sz w:val="24"/>
                <w:szCs w:val="24"/>
              </w:rPr>
            </w:rPrChange>
          </w:rPr>
          <w:delText>publicano</w:delText>
        </w:r>
      </w:del>
      <w:del w:id="937" w:author="Patricia Sbrissa" w:date="2019-09-27T16:27:00Z">
        <w:r w:rsidR="00BB0046" w:rsidRPr="00FE12CC" w:rsidDel="00E30759">
          <w:rPr>
            <w:rFonts w:ascii="Arial" w:hAnsi="Arial" w:cs="Arial"/>
            <w:sz w:val="24"/>
            <w:szCs w:val="24"/>
            <w:rPrChange w:id="938" w:author="Patricia Sbrissa" w:date="2019-09-27T22:16:00Z">
              <w:rPr>
                <w:rFonts w:ascii="Arial" w:hAnsi="Arial" w:cs="Arial"/>
                <w:sz w:val="24"/>
                <w:szCs w:val="24"/>
              </w:rPr>
            </w:rPrChange>
          </w:rPr>
          <w:delText>,</w:delText>
        </w:r>
      </w:del>
      <w:del w:id="939" w:author="Patricia Sbrissa" w:date="2019-09-27T22:31:00Z">
        <w:r w:rsidR="00FE12CC" w:rsidRPr="007D12AF" w:rsidDel="00842DF2">
          <w:rPr>
            <w:rFonts w:ascii="Arial" w:hAnsi="Arial" w:cs="Arial"/>
            <w:sz w:val="24"/>
            <w:szCs w:val="24"/>
          </w:rPr>
          <w:delText xml:space="preserve"> </w:delText>
        </w:r>
        <w:r w:rsidR="00BB0046" w:rsidRPr="007D12AF" w:rsidDel="00842DF2">
          <w:rPr>
            <w:rFonts w:ascii="Arial" w:hAnsi="Arial" w:cs="Arial"/>
            <w:sz w:val="24"/>
            <w:szCs w:val="24"/>
          </w:rPr>
          <w:delText>e no auge do império</w:delText>
        </w:r>
        <w:r w:rsidRPr="007D12AF" w:rsidDel="00842DF2">
          <w:rPr>
            <w:rFonts w:ascii="Arial" w:hAnsi="Arial" w:cs="Arial"/>
            <w:sz w:val="24"/>
            <w:szCs w:val="24"/>
          </w:rPr>
          <w:delText xml:space="preserve"> </w:delText>
        </w:r>
      </w:del>
      <w:del w:id="940" w:author="Patricia Sbrissa" w:date="2019-09-27T16:27:00Z">
        <w:r w:rsidRPr="007D12AF" w:rsidDel="004A0045">
          <w:rPr>
            <w:rFonts w:ascii="Arial" w:hAnsi="Arial" w:cs="Arial"/>
            <w:sz w:val="24"/>
            <w:szCs w:val="24"/>
          </w:rPr>
          <w:delText>romano</w:delText>
        </w:r>
        <w:r w:rsidR="00BB0046" w:rsidRPr="007D12AF" w:rsidDel="004A0045">
          <w:rPr>
            <w:rFonts w:ascii="Arial" w:hAnsi="Arial" w:cs="Arial"/>
            <w:sz w:val="24"/>
            <w:szCs w:val="24"/>
          </w:rPr>
          <w:delText xml:space="preserve"> </w:delText>
        </w:r>
      </w:del>
      <w:del w:id="941" w:author="Patricia Sbrissa" w:date="2019-09-27T22:31:00Z">
        <w:r w:rsidR="00BB0046" w:rsidRPr="007D12AF" w:rsidDel="00842DF2">
          <w:rPr>
            <w:rFonts w:ascii="Arial" w:hAnsi="Arial" w:cs="Arial"/>
            <w:sz w:val="24"/>
            <w:szCs w:val="24"/>
          </w:rPr>
          <w:delText>estima-se qu</w:delText>
        </w:r>
        <w:r w:rsidRPr="007D12AF" w:rsidDel="00842DF2">
          <w:rPr>
            <w:rFonts w:ascii="Arial" w:hAnsi="Arial" w:cs="Arial"/>
            <w:sz w:val="24"/>
            <w:szCs w:val="24"/>
          </w:rPr>
          <w:delText xml:space="preserve">e </w:delText>
        </w:r>
      </w:del>
      <w:del w:id="942" w:author="Patricia Sbrissa" w:date="2019-09-27T16:27:00Z">
        <w:r w:rsidRPr="007D12AF" w:rsidDel="004A0045">
          <w:rPr>
            <w:rFonts w:ascii="Arial" w:hAnsi="Arial" w:cs="Arial"/>
            <w:sz w:val="24"/>
            <w:szCs w:val="24"/>
          </w:rPr>
          <w:delText>tal</w:delText>
        </w:r>
      </w:del>
      <w:del w:id="943" w:author="Patricia Sbrissa" w:date="2019-09-27T22:31:00Z">
        <w:r w:rsidRPr="007D12AF" w:rsidDel="00842DF2">
          <w:rPr>
            <w:rFonts w:ascii="Arial" w:hAnsi="Arial" w:cs="Arial"/>
            <w:sz w:val="24"/>
            <w:szCs w:val="24"/>
          </w:rPr>
          <w:delText xml:space="preserve"> arrecadação </w:delText>
        </w:r>
      </w:del>
      <w:del w:id="944" w:author="Patricia Sbrissa" w:date="2019-09-27T16:27:00Z">
        <w:r w:rsidRPr="007D12AF" w:rsidDel="004A0045">
          <w:rPr>
            <w:rFonts w:ascii="Arial" w:hAnsi="Arial" w:cs="Arial"/>
            <w:sz w:val="24"/>
            <w:szCs w:val="24"/>
          </w:rPr>
          <w:delText>corresponderia</w:delText>
        </w:r>
      </w:del>
      <w:del w:id="945" w:author="Patricia Sbrissa" w:date="2019-09-27T22:31:00Z">
        <w:r w:rsidR="00BB0046" w:rsidRPr="007D12AF" w:rsidDel="00842DF2">
          <w:rPr>
            <w:rFonts w:ascii="Arial" w:hAnsi="Arial" w:cs="Arial"/>
            <w:sz w:val="24"/>
            <w:szCs w:val="24"/>
          </w:rPr>
          <w:delText xml:space="preserve"> a 10% </w:delText>
        </w:r>
        <w:r w:rsidRPr="007D12AF" w:rsidDel="00842DF2">
          <w:rPr>
            <w:rFonts w:ascii="Arial" w:hAnsi="Arial" w:cs="Arial"/>
            <w:sz w:val="24"/>
            <w:szCs w:val="24"/>
          </w:rPr>
          <w:delText>do PIB (Produto Interno Bruto)</w:delText>
        </w:r>
      </w:del>
      <w:del w:id="946" w:author="Patricia Sbrissa" w:date="2019-09-27T16:28:00Z">
        <w:r w:rsidRPr="007D12AF" w:rsidDel="004A0045">
          <w:rPr>
            <w:rFonts w:ascii="Arial" w:hAnsi="Arial" w:cs="Arial"/>
            <w:sz w:val="24"/>
            <w:szCs w:val="24"/>
          </w:rPr>
          <w:delText>, e</w:delText>
        </w:r>
      </w:del>
      <w:del w:id="947" w:author="Patricia Sbrissa" w:date="2019-09-27T22:31:00Z">
        <w:r w:rsidRPr="007D12AF" w:rsidDel="00842DF2">
          <w:rPr>
            <w:rFonts w:ascii="Arial" w:hAnsi="Arial" w:cs="Arial"/>
            <w:sz w:val="24"/>
            <w:szCs w:val="24"/>
          </w:rPr>
          <w:delText xml:space="preserve"> </w:delText>
        </w:r>
      </w:del>
      <w:del w:id="948" w:author="Patricia Sbrissa" w:date="2019-09-27T16:28:00Z">
        <w:r w:rsidRPr="007D12AF" w:rsidDel="004A0045">
          <w:rPr>
            <w:rFonts w:ascii="Arial" w:hAnsi="Arial" w:cs="Arial"/>
            <w:sz w:val="24"/>
            <w:szCs w:val="24"/>
          </w:rPr>
          <w:delText>t</w:delText>
        </w:r>
      </w:del>
      <w:del w:id="949" w:author="Patricia Sbrissa" w:date="2019-09-27T22:31:00Z">
        <w:r w:rsidRPr="007D12AF" w:rsidDel="00842DF2">
          <w:rPr>
            <w:rFonts w:ascii="Arial" w:hAnsi="Arial" w:cs="Arial"/>
            <w:sz w:val="24"/>
            <w:szCs w:val="24"/>
          </w:rPr>
          <w:delText>endo como base de c</w:delText>
        </w:r>
        <w:r w:rsidR="00BB0046" w:rsidRPr="007D12AF" w:rsidDel="00842DF2">
          <w:rPr>
            <w:rFonts w:ascii="Arial" w:hAnsi="Arial" w:cs="Arial"/>
            <w:sz w:val="24"/>
            <w:szCs w:val="24"/>
          </w:rPr>
          <w:delText xml:space="preserve">omparação os dias atuais, </w:delText>
        </w:r>
        <w:r w:rsidRPr="007D12AF" w:rsidDel="00842DF2">
          <w:rPr>
            <w:rFonts w:ascii="Arial" w:hAnsi="Arial" w:cs="Arial"/>
            <w:sz w:val="24"/>
            <w:szCs w:val="24"/>
          </w:rPr>
          <w:delText xml:space="preserve">esse patamar é </w:delText>
        </w:r>
        <w:r w:rsidR="00BB0046" w:rsidRPr="007D12AF" w:rsidDel="00842DF2">
          <w:rPr>
            <w:rFonts w:ascii="Arial" w:hAnsi="Arial" w:cs="Arial"/>
            <w:sz w:val="24"/>
            <w:szCs w:val="24"/>
          </w:rPr>
          <w:delText>bastante modesto</w:delText>
        </w:r>
      </w:del>
      <w:del w:id="950" w:author="Patricia Sbrissa" w:date="2019-09-27T16:28:00Z">
        <w:r w:rsidRPr="007D12AF" w:rsidDel="00483594">
          <w:rPr>
            <w:rFonts w:ascii="Arial" w:hAnsi="Arial" w:cs="Arial"/>
            <w:sz w:val="24"/>
            <w:szCs w:val="24"/>
          </w:rPr>
          <w:delText>, pois</w:delText>
        </w:r>
      </w:del>
      <w:del w:id="951" w:author="Patricia Sbrissa" w:date="2019-09-27T22:31:00Z">
        <w:r w:rsidRPr="007D12AF" w:rsidDel="00842DF2">
          <w:rPr>
            <w:rFonts w:ascii="Arial" w:hAnsi="Arial" w:cs="Arial"/>
            <w:sz w:val="24"/>
            <w:szCs w:val="24"/>
          </w:rPr>
          <w:delText xml:space="preserve"> em 2018 no Brasil esse impacto dos tributos </w:delText>
        </w:r>
      </w:del>
      <w:del w:id="952" w:author="Patricia Sbrissa" w:date="2019-09-27T16:29:00Z">
        <w:r w:rsidRPr="007D12AF" w:rsidDel="008245A2">
          <w:rPr>
            <w:rFonts w:ascii="Arial" w:hAnsi="Arial" w:cs="Arial"/>
            <w:sz w:val="24"/>
            <w:szCs w:val="24"/>
          </w:rPr>
          <w:delText>no</w:delText>
        </w:r>
      </w:del>
      <w:del w:id="953" w:author="Patricia Sbrissa" w:date="2019-09-27T22:31:00Z">
        <w:r w:rsidRPr="007D12AF" w:rsidDel="00842DF2">
          <w:rPr>
            <w:rFonts w:ascii="Arial" w:hAnsi="Arial" w:cs="Arial"/>
            <w:sz w:val="24"/>
            <w:szCs w:val="24"/>
          </w:rPr>
          <w:delText xml:space="preserve"> PIB foi de 33,58%.</w:delText>
        </w:r>
      </w:del>
    </w:p>
    <w:p w14:paraId="35CA8C41" w14:textId="77777777" w:rsidR="00307C68" w:rsidRPr="00EE1285" w:rsidDel="00281E9B" w:rsidRDefault="00307C68" w:rsidP="00BB0046">
      <w:pPr>
        <w:widowControl w:val="0"/>
        <w:tabs>
          <w:tab w:val="left" w:pos="6663"/>
        </w:tabs>
        <w:rPr>
          <w:del w:id="954" w:author="Patricia Sbrissa" w:date="2019-09-27T23:14:00Z"/>
          <w:rFonts w:ascii="Arial" w:hAnsi="Arial" w:cs="Arial"/>
          <w:i/>
          <w:sz w:val="24"/>
          <w:szCs w:val="24"/>
        </w:rPr>
      </w:pPr>
    </w:p>
    <w:p w14:paraId="4AD4FA92" w14:textId="77777777" w:rsidR="00842DF2" w:rsidRDefault="00842DF2" w:rsidP="00281E9B">
      <w:pPr>
        <w:pStyle w:val="0TITULO1TXT"/>
        <w:spacing w:before="0" w:after="0" w:line="360" w:lineRule="auto"/>
        <w:ind w:firstLine="0"/>
        <w:jc w:val="left"/>
        <w:rPr>
          <w:ins w:id="955" w:author="Patricia Sbrissa" w:date="2019-09-27T22:32:00Z"/>
          <w:rFonts w:ascii="Arial" w:hAnsi="Arial" w:cs="Arial"/>
          <w:color w:val="365F91" w:themeColor="accent1" w:themeShade="BF"/>
          <w:sz w:val="28"/>
          <w:szCs w:val="28"/>
        </w:rPr>
        <w:pPrChange w:id="956" w:author="Patricia Sbrissa" w:date="2019-09-27T23:14:00Z">
          <w:pPr>
            <w:pStyle w:val="0TITULO1TXT"/>
            <w:spacing w:before="0" w:after="0" w:line="360" w:lineRule="auto"/>
            <w:jc w:val="left"/>
          </w:pPr>
        </w:pPrChange>
      </w:pPr>
    </w:p>
    <w:p w14:paraId="367375ED" w14:textId="764EDF2F" w:rsidR="00BB0046" w:rsidRPr="00842DF2" w:rsidDel="00842DF2" w:rsidRDefault="00BB0046" w:rsidP="00281E9B">
      <w:pPr>
        <w:pStyle w:val="0TITULO1TXT"/>
        <w:spacing w:before="0" w:after="0" w:line="360" w:lineRule="auto"/>
        <w:ind w:firstLine="0"/>
        <w:jc w:val="left"/>
        <w:rPr>
          <w:del w:id="957" w:author="Patricia Sbrissa" w:date="2019-09-27T22:25:00Z"/>
          <w:rFonts w:ascii="Arial" w:hAnsi="Arial" w:cs="Arial"/>
          <w:color w:val="365F91" w:themeColor="accent1" w:themeShade="BF"/>
          <w:sz w:val="28"/>
          <w:szCs w:val="28"/>
          <w:rPrChange w:id="958" w:author="Patricia Sbrissa" w:date="2019-09-27T22:25:00Z">
            <w:rPr>
              <w:del w:id="959" w:author="Patricia Sbrissa" w:date="2019-09-27T22:25:00Z"/>
              <w:rFonts w:ascii="Arial" w:hAnsi="Arial" w:cs="Arial"/>
              <w:color w:val="auto"/>
              <w:sz w:val="28"/>
              <w:szCs w:val="28"/>
            </w:rPr>
          </w:rPrChange>
        </w:rPr>
        <w:pPrChange w:id="960" w:author="Patricia Sbrissa" w:date="2019-09-27T23:14:00Z">
          <w:pPr>
            <w:pStyle w:val="0TITULO1TXT"/>
            <w:spacing w:before="0" w:after="0" w:line="360" w:lineRule="auto"/>
            <w:jc w:val="center"/>
          </w:pPr>
        </w:pPrChange>
      </w:pPr>
      <w:r w:rsidRPr="00842DF2">
        <w:rPr>
          <w:rFonts w:ascii="Arial" w:hAnsi="Arial" w:cs="Arial"/>
          <w:color w:val="365F91" w:themeColor="accent1" w:themeShade="BF"/>
          <w:sz w:val="28"/>
          <w:szCs w:val="28"/>
          <w:rPrChange w:id="961" w:author="Patricia Sbrissa" w:date="2019-09-27T22:25:00Z">
            <w:rPr>
              <w:rFonts w:ascii="Arial" w:hAnsi="Arial" w:cs="Arial"/>
              <w:color w:val="auto"/>
              <w:sz w:val="28"/>
              <w:szCs w:val="28"/>
            </w:rPr>
          </w:rPrChange>
        </w:rPr>
        <w:t xml:space="preserve">O período </w:t>
      </w:r>
      <w:ins w:id="962" w:author="Patricia Sbrissa" w:date="2019-09-27T16:29:00Z">
        <w:r w:rsidR="008245A2" w:rsidRPr="00842DF2">
          <w:rPr>
            <w:rFonts w:ascii="Arial" w:hAnsi="Arial" w:cs="Arial"/>
            <w:color w:val="365F91" w:themeColor="accent1" w:themeShade="BF"/>
            <w:sz w:val="28"/>
            <w:szCs w:val="28"/>
            <w:rPrChange w:id="963" w:author="Patricia Sbrissa" w:date="2019-09-27T22:25:00Z">
              <w:rPr>
                <w:rFonts w:ascii="Arial" w:hAnsi="Arial" w:cs="Arial"/>
                <w:color w:val="auto"/>
                <w:sz w:val="28"/>
                <w:szCs w:val="28"/>
              </w:rPr>
            </w:rPrChange>
          </w:rPr>
          <w:t>m</w:t>
        </w:r>
      </w:ins>
      <w:del w:id="964" w:author="Patricia Sbrissa" w:date="2019-09-27T16:29:00Z">
        <w:r w:rsidRPr="00842DF2" w:rsidDel="008245A2">
          <w:rPr>
            <w:rFonts w:ascii="Arial" w:hAnsi="Arial" w:cs="Arial"/>
            <w:color w:val="365F91" w:themeColor="accent1" w:themeShade="BF"/>
            <w:sz w:val="28"/>
            <w:szCs w:val="28"/>
            <w:rPrChange w:id="965" w:author="Patricia Sbrissa" w:date="2019-09-27T22:25:00Z">
              <w:rPr>
                <w:rFonts w:ascii="Arial" w:hAnsi="Arial" w:cs="Arial"/>
                <w:color w:val="auto"/>
                <w:sz w:val="28"/>
                <w:szCs w:val="28"/>
              </w:rPr>
            </w:rPrChange>
          </w:rPr>
          <w:delText>M</w:delText>
        </w:r>
      </w:del>
      <w:r w:rsidRPr="00842DF2">
        <w:rPr>
          <w:rFonts w:ascii="Arial" w:hAnsi="Arial" w:cs="Arial"/>
          <w:color w:val="365F91" w:themeColor="accent1" w:themeShade="BF"/>
          <w:sz w:val="28"/>
          <w:szCs w:val="28"/>
          <w:rPrChange w:id="966" w:author="Patricia Sbrissa" w:date="2019-09-27T22:25:00Z">
            <w:rPr>
              <w:rFonts w:ascii="Arial" w:hAnsi="Arial" w:cs="Arial"/>
              <w:color w:val="auto"/>
              <w:sz w:val="28"/>
              <w:szCs w:val="28"/>
            </w:rPr>
          </w:rPrChange>
        </w:rPr>
        <w:t>edieval e a Igreja Católica</w:t>
      </w:r>
    </w:p>
    <w:p w14:paraId="067FD68C" w14:textId="77777777" w:rsidR="000C1719" w:rsidRPr="00B709CF" w:rsidRDefault="000C1719" w:rsidP="00281E9B">
      <w:pPr>
        <w:pStyle w:val="0TITULO1TXT"/>
        <w:spacing w:before="0" w:after="0" w:line="360" w:lineRule="auto"/>
        <w:ind w:firstLine="0"/>
        <w:jc w:val="left"/>
        <w:pPrChange w:id="967" w:author="Patricia Sbrissa" w:date="2019-09-27T23:14:00Z">
          <w:pPr>
            <w:widowControl w:val="0"/>
            <w:tabs>
              <w:tab w:val="left" w:pos="6663"/>
            </w:tabs>
          </w:pPr>
        </w:pPrChange>
      </w:pPr>
    </w:p>
    <w:p w14:paraId="71567D57" w14:textId="77777777" w:rsidR="00BB0046" w:rsidRPr="00B709CF" w:rsidDel="00842DF2" w:rsidRDefault="00CC186D" w:rsidP="00BB0046">
      <w:pPr>
        <w:widowControl w:val="0"/>
        <w:tabs>
          <w:tab w:val="left" w:pos="6663"/>
        </w:tabs>
        <w:rPr>
          <w:del w:id="968" w:author="Patricia Sbrissa" w:date="2019-09-27T22:25:00Z"/>
          <w:rFonts w:ascii="Arial" w:hAnsi="Arial" w:cs="Arial"/>
          <w:sz w:val="24"/>
          <w:szCs w:val="24"/>
        </w:rPr>
      </w:pPr>
      <w:r w:rsidRPr="00B709CF">
        <w:rPr>
          <w:rFonts w:ascii="Arial" w:hAnsi="Arial" w:cs="Arial"/>
          <w:sz w:val="24"/>
          <w:szCs w:val="24"/>
        </w:rPr>
        <w:t>N</w:t>
      </w:r>
      <w:r w:rsidR="00BB0046" w:rsidRPr="00B709CF">
        <w:rPr>
          <w:rFonts w:ascii="Arial" w:hAnsi="Arial" w:cs="Arial"/>
          <w:sz w:val="24"/>
          <w:szCs w:val="24"/>
        </w:rPr>
        <w:t>a Europa, a</w:t>
      </w:r>
      <w:del w:id="969" w:author="Patricia Sbrissa" w:date="2019-09-27T16:32:00Z">
        <w:r w:rsidR="00BB0046" w:rsidRPr="00B709CF" w:rsidDel="00AE5300">
          <w:rPr>
            <w:rFonts w:ascii="Arial" w:hAnsi="Arial" w:cs="Arial"/>
            <w:sz w:val="24"/>
            <w:szCs w:val="24"/>
          </w:rPr>
          <w:delText>s formas de</w:delText>
        </w:r>
      </w:del>
      <w:r w:rsidR="00BB0046" w:rsidRPr="00B709CF">
        <w:rPr>
          <w:rFonts w:ascii="Arial" w:hAnsi="Arial" w:cs="Arial"/>
          <w:sz w:val="24"/>
          <w:szCs w:val="24"/>
        </w:rPr>
        <w:t xml:space="preserve"> tributação </w:t>
      </w:r>
      <w:del w:id="970" w:author="Patricia Sbrissa" w:date="2019-09-27T16:32:00Z">
        <w:r w:rsidR="00BB0046" w:rsidRPr="00B709CF" w:rsidDel="002F2F5D">
          <w:rPr>
            <w:rFonts w:ascii="Arial" w:hAnsi="Arial" w:cs="Arial"/>
            <w:sz w:val="24"/>
            <w:szCs w:val="24"/>
          </w:rPr>
          <w:delText>sofriam</w:delText>
        </w:r>
      </w:del>
      <w:ins w:id="971" w:author="Patricia Sbrissa" w:date="2019-09-27T16:32:00Z">
        <w:r w:rsidR="002F2F5D">
          <w:rPr>
            <w:rFonts w:ascii="Arial" w:hAnsi="Arial" w:cs="Arial"/>
            <w:sz w:val="24"/>
            <w:szCs w:val="24"/>
          </w:rPr>
          <w:t xml:space="preserve">ganhou diferentes formatos com o passar do tempo. </w:t>
        </w:r>
      </w:ins>
      <w:del w:id="972" w:author="Patricia Sbrissa" w:date="2019-09-27T16:33:00Z">
        <w:r w:rsidR="00BB0046" w:rsidRPr="00B709CF" w:rsidDel="009E5674">
          <w:rPr>
            <w:rFonts w:ascii="Arial" w:hAnsi="Arial" w:cs="Arial"/>
            <w:sz w:val="24"/>
            <w:szCs w:val="24"/>
          </w:rPr>
          <w:delText xml:space="preserve"> grande variação</w:delText>
        </w:r>
        <w:r w:rsidRPr="00B709CF" w:rsidDel="009E5674">
          <w:rPr>
            <w:rFonts w:ascii="Arial" w:hAnsi="Arial" w:cs="Arial"/>
            <w:sz w:val="24"/>
            <w:szCs w:val="24"/>
          </w:rPr>
          <w:delText>, tendo s</w:delText>
        </w:r>
      </w:del>
      <w:ins w:id="973" w:author="Patricia Sbrissa" w:date="2019-09-27T16:33:00Z">
        <w:r w:rsidR="009E5674">
          <w:rPr>
            <w:rFonts w:ascii="Arial" w:hAnsi="Arial" w:cs="Arial"/>
            <w:sz w:val="24"/>
            <w:szCs w:val="24"/>
          </w:rPr>
          <w:t>S</w:t>
        </w:r>
      </w:ins>
      <w:r w:rsidRPr="00B709CF">
        <w:rPr>
          <w:rFonts w:ascii="Arial" w:hAnsi="Arial" w:cs="Arial"/>
          <w:sz w:val="24"/>
          <w:szCs w:val="24"/>
        </w:rPr>
        <w:t xml:space="preserve">ua </w:t>
      </w:r>
      <w:r w:rsidR="00BB0046" w:rsidRPr="00B709CF">
        <w:rPr>
          <w:rFonts w:ascii="Arial" w:hAnsi="Arial" w:cs="Arial"/>
          <w:sz w:val="24"/>
          <w:szCs w:val="24"/>
        </w:rPr>
        <w:t xml:space="preserve">incidência </w:t>
      </w:r>
      <w:del w:id="974" w:author="Patricia Sbrissa" w:date="2019-09-27T16:33:00Z">
        <w:r w:rsidRPr="00B709CF" w:rsidDel="009E5674">
          <w:rPr>
            <w:rFonts w:ascii="Arial" w:hAnsi="Arial" w:cs="Arial"/>
            <w:sz w:val="24"/>
            <w:szCs w:val="24"/>
          </w:rPr>
          <w:delText>o</w:delText>
        </w:r>
      </w:del>
      <w:ins w:id="975" w:author="Patricia Sbrissa" w:date="2019-09-27T16:33:00Z">
        <w:r w:rsidR="009E5674">
          <w:rPr>
            <w:rFonts w:ascii="Arial" w:hAnsi="Arial" w:cs="Arial"/>
            <w:sz w:val="24"/>
            <w:szCs w:val="24"/>
          </w:rPr>
          <w:t>era</w:t>
        </w:r>
      </w:ins>
      <w:del w:id="976" w:author="Patricia Sbrissa" w:date="2019-09-27T16:33:00Z">
        <w:r w:rsidRPr="00B709CF" w:rsidDel="009E5674">
          <w:rPr>
            <w:rFonts w:ascii="Arial" w:hAnsi="Arial" w:cs="Arial"/>
            <w:sz w:val="24"/>
            <w:szCs w:val="24"/>
          </w:rPr>
          <w:delText>correndo</w:delText>
        </w:r>
      </w:del>
      <w:r w:rsidRPr="00B709CF">
        <w:rPr>
          <w:rFonts w:ascii="Arial" w:hAnsi="Arial" w:cs="Arial"/>
          <w:sz w:val="24"/>
          <w:szCs w:val="24"/>
        </w:rPr>
        <w:t xml:space="preserve"> </w:t>
      </w:r>
      <w:r w:rsidR="00BB0046" w:rsidRPr="00B709CF">
        <w:rPr>
          <w:rFonts w:ascii="Arial" w:hAnsi="Arial" w:cs="Arial"/>
          <w:sz w:val="24"/>
          <w:szCs w:val="24"/>
        </w:rPr>
        <w:t xml:space="preserve">sobre </w:t>
      </w:r>
      <w:r w:rsidRPr="00B709CF">
        <w:rPr>
          <w:rFonts w:ascii="Arial" w:hAnsi="Arial" w:cs="Arial"/>
          <w:sz w:val="24"/>
          <w:szCs w:val="24"/>
        </w:rPr>
        <w:t xml:space="preserve">o </w:t>
      </w:r>
      <w:r w:rsidR="004E1883" w:rsidRPr="00B709CF">
        <w:rPr>
          <w:rFonts w:ascii="Arial" w:hAnsi="Arial" w:cs="Arial"/>
          <w:sz w:val="24"/>
          <w:szCs w:val="24"/>
        </w:rPr>
        <w:t>consumo</w:t>
      </w:r>
      <w:r w:rsidR="00BB0046" w:rsidRPr="00B709CF">
        <w:rPr>
          <w:rFonts w:ascii="Arial" w:hAnsi="Arial" w:cs="Arial"/>
          <w:sz w:val="24"/>
          <w:szCs w:val="24"/>
        </w:rPr>
        <w:t xml:space="preserve">, </w:t>
      </w:r>
      <w:r w:rsidRPr="00B709CF">
        <w:rPr>
          <w:rFonts w:ascii="Arial" w:hAnsi="Arial" w:cs="Arial"/>
          <w:sz w:val="24"/>
          <w:szCs w:val="24"/>
        </w:rPr>
        <w:t xml:space="preserve">as </w:t>
      </w:r>
      <w:r w:rsidR="00BB0046" w:rsidRPr="00B709CF">
        <w:rPr>
          <w:rFonts w:ascii="Arial" w:hAnsi="Arial" w:cs="Arial"/>
          <w:sz w:val="24"/>
          <w:szCs w:val="24"/>
        </w:rPr>
        <w:t xml:space="preserve">heranças, </w:t>
      </w:r>
      <w:del w:id="977" w:author="Patricia Sbrissa" w:date="2019-09-27T16:34:00Z">
        <w:r w:rsidRPr="00B709CF" w:rsidDel="00F60456">
          <w:rPr>
            <w:rFonts w:ascii="Arial" w:hAnsi="Arial" w:cs="Arial"/>
            <w:sz w:val="24"/>
            <w:szCs w:val="24"/>
          </w:rPr>
          <w:delText>ped</w:delText>
        </w:r>
      </w:del>
      <w:del w:id="978" w:author="Patricia Sbrissa" w:date="2019-09-27T16:33:00Z">
        <w:r w:rsidRPr="00B709CF" w:rsidDel="009E5674">
          <w:rPr>
            <w:rFonts w:ascii="Arial" w:hAnsi="Arial" w:cs="Arial"/>
            <w:sz w:val="24"/>
            <w:szCs w:val="24"/>
          </w:rPr>
          <w:delText>ágios sobre</w:delText>
        </w:r>
      </w:del>
      <w:del w:id="979" w:author="Patricia Sbrissa" w:date="2019-09-27T16:34:00Z">
        <w:r w:rsidRPr="00B709CF" w:rsidDel="00F60456">
          <w:rPr>
            <w:rFonts w:ascii="Arial" w:hAnsi="Arial" w:cs="Arial"/>
            <w:sz w:val="24"/>
            <w:szCs w:val="24"/>
          </w:rPr>
          <w:delText xml:space="preserve"> </w:delText>
        </w:r>
      </w:del>
      <w:r w:rsidRPr="00B709CF">
        <w:rPr>
          <w:rFonts w:ascii="Arial" w:hAnsi="Arial" w:cs="Arial"/>
          <w:sz w:val="24"/>
          <w:szCs w:val="24"/>
        </w:rPr>
        <w:t xml:space="preserve">pontes e </w:t>
      </w:r>
      <w:r w:rsidR="00BB0046" w:rsidRPr="00B709CF">
        <w:rPr>
          <w:rFonts w:ascii="Arial" w:hAnsi="Arial" w:cs="Arial"/>
          <w:sz w:val="24"/>
          <w:szCs w:val="24"/>
        </w:rPr>
        <w:t>estradas</w:t>
      </w:r>
      <w:ins w:id="980" w:author="Patricia Sbrissa" w:date="2019-09-27T16:34:00Z">
        <w:r w:rsidR="009E5674">
          <w:rPr>
            <w:rFonts w:ascii="Arial" w:hAnsi="Arial" w:cs="Arial"/>
            <w:sz w:val="24"/>
            <w:szCs w:val="24"/>
          </w:rPr>
          <w:t xml:space="preserve"> (pedágios)</w:t>
        </w:r>
      </w:ins>
      <w:r w:rsidR="00BB0046" w:rsidRPr="00B709CF">
        <w:rPr>
          <w:rFonts w:ascii="Arial" w:hAnsi="Arial" w:cs="Arial"/>
          <w:sz w:val="24"/>
          <w:szCs w:val="24"/>
        </w:rPr>
        <w:t xml:space="preserve">, </w:t>
      </w:r>
      <w:del w:id="981" w:author="Patricia Sbrissa" w:date="2019-09-27T16:34:00Z">
        <w:r w:rsidRPr="00B709CF" w:rsidDel="00F60456">
          <w:rPr>
            <w:rFonts w:ascii="Arial" w:hAnsi="Arial" w:cs="Arial"/>
            <w:sz w:val="24"/>
            <w:szCs w:val="24"/>
          </w:rPr>
          <w:delText>na</w:delText>
        </w:r>
      </w:del>
      <w:ins w:id="982" w:author="Patricia Sbrissa" w:date="2019-09-27T16:34:00Z">
        <w:r w:rsidR="00F60456">
          <w:rPr>
            <w:rFonts w:ascii="Arial" w:hAnsi="Arial" w:cs="Arial"/>
            <w:sz w:val="24"/>
            <w:szCs w:val="24"/>
          </w:rPr>
          <w:t>pela</w:t>
        </w:r>
      </w:ins>
      <w:r w:rsidRPr="00B709CF">
        <w:rPr>
          <w:rFonts w:ascii="Arial" w:hAnsi="Arial" w:cs="Arial"/>
          <w:sz w:val="24"/>
          <w:szCs w:val="24"/>
        </w:rPr>
        <w:t xml:space="preserve"> utilização de </w:t>
      </w:r>
      <w:r w:rsidR="00BB0046" w:rsidRPr="00B709CF">
        <w:rPr>
          <w:rFonts w:ascii="Arial" w:hAnsi="Arial" w:cs="Arial"/>
          <w:sz w:val="24"/>
          <w:szCs w:val="24"/>
        </w:rPr>
        <w:t>portos</w:t>
      </w:r>
      <w:del w:id="983" w:author="Patricia Sbrissa" w:date="2019-09-27T16:34:00Z">
        <w:r w:rsidR="00BB0046" w:rsidRPr="00B709CF" w:rsidDel="002D2A25">
          <w:rPr>
            <w:rFonts w:ascii="Arial" w:hAnsi="Arial" w:cs="Arial"/>
            <w:sz w:val="24"/>
            <w:szCs w:val="24"/>
          </w:rPr>
          <w:delText>,</w:delText>
        </w:r>
      </w:del>
      <w:r w:rsidR="00BB0046" w:rsidRPr="00B709CF">
        <w:rPr>
          <w:rFonts w:ascii="Arial" w:hAnsi="Arial" w:cs="Arial"/>
          <w:sz w:val="24"/>
          <w:szCs w:val="24"/>
        </w:rPr>
        <w:t xml:space="preserve"> e</w:t>
      </w:r>
      <w:ins w:id="984" w:author="Patricia Sbrissa" w:date="2019-09-27T16:34:00Z">
        <w:r w:rsidR="002D2A25">
          <w:rPr>
            <w:rFonts w:ascii="Arial" w:hAnsi="Arial" w:cs="Arial"/>
            <w:sz w:val="24"/>
            <w:szCs w:val="24"/>
          </w:rPr>
          <w:t xml:space="preserve">, também, </w:t>
        </w:r>
      </w:ins>
      <w:ins w:id="985" w:author="Patricia Sbrissa" w:date="2019-09-27T16:35:00Z">
        <w:r w:rsidR="002D2A25">
          <w:rPr>
            <w:rFonts w:ascii="Arial" w:hAnsi="Arial" w:cs="Arial"/>
            <w:sz w:val="24"/>
            <w:szCs w:val="24"/>
          </w:rPr>
          <w:t>por meio de</w:t>
        </w:r>
      </w:ins>
      <w:r w:rsidR="00BB0046" w:rsidRPr="00B709CF">
        <w:rPr>
          <w:rFonts w:ascii="Arial" w:hAnsi="Arial" w:cs="Arial"/>
          <w:sz w:val="24"/>
          <w:szCs w:val="24"/>
        </w:rPr>
        <w:t xml:space="preserve"> </w:t>
      </w:r>
      <w:del w:id="986" w:author="Patricia Sbrissa" w:date="2019-09-27T16:35:00Z">
        <w:r w:rsidR="00BB0046" w:rsidRPr="00B709CF" w:rsidDel="002D2A25">
          <w:rPr>
            <w:rFonts w:ascii="Arial" w:hAnsi="Arial" w:cs="Arial"/>
            <w:sz w:val="24"/>
            <w:szCs w:val="24"/>
          </w:rPr>
          <w:delText xml:space="preserve">outras formas de tributação como </w:delText>
        </w:r>
      </w:del>
      <w:r w:rsidR="00BB0046" w:rsidRPr="00B709CF">
        <w:rPr>
          <w:rFonts w:ascii="Arial" w:hAnsi="Arial" w:cs="Arial"/>
          <w:sz w:val="24"/>
          <w:szCs w:val="24"/>
        </w:rPr>
        <w:t>multas e taxas.</w:t>
      </w:r>
    </w:p>
    <w:p w14:paraId="1E13738F" w14:textId="77777777" w:rsidR="00BB0046" w:rsidRPr="00EE1285" w:rsidRDefault="00BB0046" w:rsidP="00842DF2">
      <w:pPr>
        <w:widowControl w:val="0"/>
        <w:tabs>
          <w:tab w:val="left" w:pos="6663"/>
        </w:tabs>
        <w:rPr>
          <w:rFonts w:ascii="Arial" w:hAnsi="Arial" w:cs="Arial"/>
          <w:i/>
          <w:sz w:val="24"/>
          <w:szCs w:val="24"/>
        </w:rPr>
        <w:pPrChange w:id="987" w:author="Patricia Sbrissa" w:date="2019-09-27T22:25:00Z">
          <w:pPr>
            <w:widowControl w:val="0"/>
            <w:tabs>
              <w:tab w:val="left" w:pos="6663"/>
            </w:tabs>
          </w:pPr>
        </w:pPrChange>
      </w:pPr>
    </w:p>
    <w:p w14:paraId="6B44FFA7" w14:textId="77777777" w:rsidR="00BB0046" w:rsidRPr="007B002F" w:rsidDel="00FA4562" w:rsidRDefault="00B709CF" w:rsidP="00BB0046">
      <w:pPr>
        <w:widowControl w:val="0"/>
        <w:tabs>
          <w:tab w:val="left" w:pos="6663"/>
        </w:tabs>
        <w:rPr>
          <w:del w:id="988" w:author="Patricia Sbrissa" w:date="2019-09-27T18:52:00Z"/>
          <w:rFonts w:ascii="Arial" w:hAnsi="Arial" w:cs="Arial"/>
          <w:sz w:val="24"/>
          <w:szCs w:val="24"/>
        </w:rPr>
      </w:pPr>
      <w:r w:rsidRPr="007B002F">
        <w:rPr>
          <w:rFonts w:ascii="Arial" w:hAnsi="Arial" w:cs="Arial"/>
          <w:sz w:val="24"/>
          <w:szCs w:val="24"/>
        </w:rPr>
        <w:t>Com o</w:t>
      </w:r>
      <w:ins w:id="989" w:author="Patricia Sbrissa" w:date="2019-09-27T16:33:00Z">
        <w:r w:rsidR="00A26AC3">
          <w:rPr>
            <w:rFonts w:ascii="Arial" w:hAnsi="Arial" w:cs="Arial"/>
            <w:sz w:val="24"/>
            <w:szCs w:val="24"/>
          </w:rPr>
          <w:t xml:space="preserve"> Feudalismo,</w:t>
        </w:r>
        <w:r w:rsidR="009E5674">
          <w:rPr>
            <w:rFonts w:ascii="Arial" w:hAnsi="Arial" w:cs="Arial"/>
            <w:sz w:val="24"/>
            <w:szCs w:val="24"/>
          </w:rPr>
          <w:t xml:space="preserve"> cujo</w:t>
        </w:r>
      </w:ins>
      <w:r w:rsidR="00BB0046" w:rsidRPr="007B002F">
        <w:rPr>
          <w:rFonts w:ascii="Arial" w:hAnsi="Arial" w:cs="Arial"/>
          <w:sz w:val="24"/>
          <w:szCs w:val="24"/>
        </w:rPr>
        <w:t xml:space="preserve"> surgimento </w:t>
      </w:r>
      <w:del w:id="990" w:author="Patricia Sbrissa" w:date="2019-09-27T16:33:00Z">
        <w:r w:rsidRPr="007B002F" w:rsidDel="009E5674">
          <w:rPr>
            <w:rFonts w:ascii="Arial" w:hAnsi="Arial" w:cs="Arial"/>
            <w:sz w:val="24"/>
            <w:szCs w:val="24"/>
          </w:rPr>
          <w:delText>n</w:delText>
        </w:r>
      </w:del>
      <w:ins w:id="991" w:author="Patricia Sbrissa" w:date="2019-09-27T16:33:00Z">
        <w:r w:rsidR="009E5674">
          <w:rPr>
            <w:rFonts w:ascii="Arial" w:hAnsi="Arial" w:cs="Arial"/>
            <w:sz w:val="24"/>
            <w:szCs w:val="24"/>
          </w:rPr>
          <w:t>se deu no</w:t>
        </w:r>
      </w:ins>
      <w:del w:id="992" w:author="Patricia Sbrissa" w:date="2019-09-27T16:33:00Z">
        <w:r w:rsidRPr="007B002F" w:rsidDel="009E5674">
          <w:rPr>
            <w:rFonts w:ascii="Arial" w:hAnsi="Arial" w:cs="Arial"/>
            <w:sz w:val="24"/>
            <w:szCs w:val="24"/>
          </w:rPr>
          <w:delText>o</w:delText>
        </w:r>
      </w:del>
      <w:r w:rsidRPr="007B002F">
        <w:rPr>
          <w:rFonts w:ascii="Arial" w:hAnsi="Arial" w:cs="Arial"/>
          <w:sz w:val="24"/>
          <w:szCs w:val="24"/>
        </w:rPr>
        <w:t xml:space="preserve"> século IX d.C</w:t>
      </w:r>
      <w:del w:id="993" w:author="Patricia Sbrissa" w:date="2019-09-27T16:33:00Z">
        <w:r w:rsidRPr="007B002F" w:rsidDel="009E5674">
          <w:rPr>
            <w:rFonts w:ascii="Arial" w:hAnsi="Arial" w:cs="Arial"/>
            <w:sz w:val="24"/>
            <w:szCs w:val="24"/>
          </w:rPr>
          <w:delText xml:space="preserve">. </w:delText>
        </w:r>
        <w:r w:rsidR="00BB0046" w:rsidRPr="007B002F" w:rsidDel="009E5674">
          <w:rPr>
            <w:rFonts w:ascii="Arial" w:hAnsi="Arial" w:cs="Arial"/>
            <w:sz w:val="24"/>
            <w:szCs w:val="24"/>
          </w:rPr>
          <w:delText>do Feudalismo</w:delText>
        </w:r>
      </w:del>
      <w:r w:rsidR="00BB0046" w:rsidRPr="007B002F">
        <w:rPr>
          <w:rFonts w:ascii="Arial" w:hAnsi="Arial" w:cs="Arial"/>
          <w:sz w:val="24"/>
          <w:szCs w:val="24"/>
        </w:rPr>
        <w:t>, ocorreu uma grande mudança na cobrança de tributos</w:t>
      </w:r>
      <w:del w:id="994" w:author="Patricia Sbrissa" w:date="2019-09-27T16:35:00Z">
        <w:r w:rsidR="00BB0046" w:rsidRPr="007B002F" w:rsidDel="00302567">
          <w:rPr>
            <w:rFonts w:ascii="Arial" w:hAnsi="Arial" w:cs="Arial"/>
            <w:sz w:val="24"/>
            <w:szCs w:val="24"/>
          </w:rPr>
          <w:delText>,</w:delText>
        </w:r>
      </w:del>
      <w:ins w:id="995" w:author="Patricia Sbrissa" w:date="2019-09-27T16:35:00Z">
        <w:r w:rsidR="00302567">
          <w:rPr>
            <w:rFonts w:ascii="Arial" w:hAnsi="Arial" w:cs="Arial"/>
            <w:sz w:val="24"/>
            <w:szCs w:val="24"/>
          </w:rPr>
          <w:t>.</w:t>
        </w:r>
      </w:ins>
      <w:r w:rsidR="00BB0046" w:rsidRPr="007B002F">
        <w:rPr>
          <w:rFonts w:ascii="Arial" w:hAnsi="Arial" w:cs="Arial"/>
          <w:sz w:val="24"/>
          <w:szCs w:val="24"/>
        </w:rPr>
        <w:t xml:space="preserve"> </w:t>
      </w:r>
      <w:ins w:id="996" w:author="Patricia Sbrissa" w:date="2019-09-27T16:35:00Z">
        <w:r w:rsidR="00302567">
          <w:rPr>
            <w:rFonts w:ascii="Arial" w:hAnsi="Arial" w:cs="Arial"/>
            <w:sz w:val="24"/>
            <w:szCs w:val="24"/>
          </w:rPr>
          <w:t>E</w:t>
        </w:r>
      </w:ins>
      <w:del w:id="997" w:author="Patricia Sbrissa" w:date="2019-09-27T16:35:00Z">
        <w:r w:rsidRPr="007B002F" w:rsidDel="00302567">
          <w:rPr>
            <w:rFonts w:ascii="Arial" w:hAnsi="Arial" w:cs="Arial"/>
            <w:sz w:val="24"/>
            <w:szCs w:val="24"/>
          </w:rPr>
          <w:delText>e</w:delText>
        </w:r>
      </w:del>
      <w:r w:rsidRPr="007B002F">
        <w:rPr>
          <w:rFonts w:ascii="Arial" w:hAnsi="Arial" w:cs="Arial"/>
          <w:sz w:val="24"/>
          <w:szCs w:val="24"/>
        </w:rPr>
        <w:t xml:space="preserve">sse sistema político e social se fundamentava </w:t>
      </w:r>
      <w:del w:id="998" w:author="Patricia Sbrissa" w:date="2019-09-27T16:35:00Z">
        <w:r w:rsidRPr="007B002F" w:rsidDel="00302567">
          <w:rPr>
            <w:rFonts w:ascii="Arial" w:hAnsi="Arial" w:cs="Arial"/>
            <w:sz w:val="24"/>
            <w:szCs w:val="24"/>
          </w:rPr>
          <w:delText>s</w:delText>
        </w:r>
      </w:del>
      <w:ins w:id="999" w:author="Patricia Sbrissa" w:date="2019-09-27T16:35:00Z">
        <w:r w:rsidR="00302567">
          <w:rPr>
            <w:rFonts w:ascii="Arial" w:hAnsi="Arial" w:cs="Arial"/>
            <w:sz w:val="24"/>
            <w:szCs w:val="24"/>
          </w:rPr>
          <w:t xml:space="preserve">na figura </w:t>
        </w:r>
      </w:ins>
      <w:del w:id="1000" w:author="Patricia Sbrissa" w:date="2019-09-27T16:35:00Z">
        <w:r w:rsidRPr="007B002F" w:rsidDel="00302567">
          <w:rPr>
            <w:rFonts w:ascii="Arial" w:hAnsi="Arial" w:cs="Arial"/>
            <w:sz w:val="24"/>
            <w:szCs w:val="24"/>
          </w:rPr>
          <w:delText>obre</w:delText>
        </w:r>
      </w:del>
      <w:ins w:id="1001" w:author="Patricia Sbrissa" w:date="2019-09-27T16:35:00Z">
        <w:r w:rsidR="00302567">
          <w:rPr>
            <w:rFonts w:ascii="Arial" w:hAnsi="Arial" w:cs="Arial"/>
            <w:sz w:val="24"/>
            <w:szCs w:val="24"/>
          </w:rPr>
          <w:t>dos</w:t>
        </w:r>
      </w:ins>
      <w:r w:rsidRPr="007B002F">
        <w:rPr>
          <w:rFonts w:ascii="Arial" w:hAnsi="Arial" w:cs="Arial"/>
          <w:sz w:val="24"/>
          <w:szCs w:val="24"/>
        </w:rPr>
        <w:t xml:space="preserve"> proprietários de terra, </w:t>
      </w:r>
      <w:del w:id="1002" w:author="Patricia Sbrissa" w:date="2019-09-27T16:35:00Z">
        <w:r w:rsidRPr="007B002F" w:rsidDel="00302567">
          <w:rPr>
            <w:rFonts w:ascii="Arial" w:hAnsi="Arial" w:cs="Arial"/>
            <w:sz w:val="24"/>
            <w:szCs w:val="24"/>
          </w:rPr>
          <w:delText>ou</w:delText>
        </w:r>
      </w:del>
      <w:ins w:id="1003" w:author="Patricia Sbrissa" w:date="2019-09-27T16:35:00Z">
        <w:r w:rsidR="00302567">
          <w:rPr>
            <w:rFonts w:ascii="Arial" w:hAnsi="Arial" w:cs="Arial"/>
            <w:sz w:val="24"/>
            <w:szCs w:val="24"/>
          </w:rPr>
          <w:t>também</w:t>
        </w:r>
      </w:ins>
      <w:del w:id="1004" w:author="Patricia Sbrissa" w:date="2019-09-27T16:35:00Z">
        <w:r w:rsidRPr="007B002F" w:rsidDel="00302567">
          <w:rPr>
            <w:rFonts w:ascii="Arial" w:hAnsi="Arial" w:cs="Arial"/>
            <w:sz w:val="24"/>
            <w:szCs w:val="24"/>
          </w:rPr>
          <w:delText xml:space="preserve"> os</w:delText>
        </w:r>
      </w:del>
      <w:r w:rsidRPr="007B002F">
        <w:rPr>
          <w:rFonts w:ascii="Arial" w:hAnsi="Arial" w:cs="Arial"/>
          <w:sz w:val="24"/>
          <w:szCs w:val="24"/>
        </w:rPr>
        <w:t xml:space="preserve"> chamados </w:t>
      </w:r>
      <w:ins w:id="1005" w:author="Patricia Sbrissa" w:date="2019-09-27T16:36:00Z">
        <w:r w:rsidR="00302567">
          <w:rPr>
            <w:rFonts w:ascii="Arial" w:hAnsi="Arial" w:cs="Arial"/>
            <w:sz w:val="24"/>
            <w:szCs w:val="24"/>
          </w:rPr>
          <w:t>d</w:t>
        </w:r>
      </w:ins>
      <w:ins w:id="1006" w:author="Patricia Sbrissa" w:date="2019-09-27T16:37:00Z">
        <w:r w:rsidR="00C55F07">
          <w:rPr>
            <w:rFonts w:ascii="Arial" w:hAnsi="Arial" w:cs="Arial"/>
            <w:sz w:val="24"/>
            <w:szCs w:val="24"/>
          </w:rPr>
          <w:t>e s</w:t>
        </w:r>
      </w:ins>
      <w:del w:id="1007" w:author="Patricia Sbrissa" w:date="2019-09-27T16:36:00Z">
        <w:r w:rsidRPr="007B002F" w:rsidDel="00302567">
          <w:rPr>
            <w:rFonts w:ascii="Arial" w:hAnsi="Arial" w:cs="Arial"/>
            <w:sz w:val="24"/>
            <w:szCs w:val="24"/>
          </w:rPr>
          <w:delText>S</w:delText>
        </w:r>
      </w:del>
      <w:r w:rsidRPr="007B002F">
        <w:rPr>
          <w:rFonts w:ascii="Arial" w:hAnsi="Arial" w:cs="Arial"/>
          <w:sz w:val="24"/>
          <w:szCs w:val="24"/>
        </w:rPr>
        <w:t xml:space="preserve">enhores </w:t>
      </w:r>
      <w:ins w:id="1008" w:author="Patricia Sbrissa" w:date="2019-09-27T16:37:00Z">
        <w:r w:rsidR="00C55F07">
          <w:rPr>
            <w:rFonts w:ascii="Arial" w:hAnsi="Arial" w:cs="Arial"/>
            <w:sz w:val="24"/>
            <w:szCs w:val="24"/>
          </w:rPr>
          <w:t>f</w:t>
        </w:r>
      </w:ins>
      <w:del w:id="1009" w:author="Patricia Sbrissa" w:date="2019-09-27T16:37:00Z">
        <w:r w:rsidRPr="007B002F" w:rsidDel="00C55F07">
          <w:rPr>
            <w:rFonts w:ascii="Arial" w:hAnsi="Arial" w:cs="Arial"/>
            <w:sz w:val="24"/>
            <w:szCs w:val="24"/>
          </w:rPr>
          <w:delText>F</w:delText>
        </w:r>
      </w:del>
      <w:r w:rsidRPr="007B002F">
        <w:rPr>
          <w:rFonts w:ascii="Arial" w:hAnsi="Arial" w:cs="Arial"/>
          <w:sz w:val="24"/>
          <w:szCs w:val="24"/>
        </w:rPr>
        <w:t xml:space="preserve">eudais, que cediam aos vassalos um pedaço de </w:t>
      </w:r>
      <w:del w:id="1010" w:author="Patricia Sbrissa" w:date="2019-09-27T18:47:00Z">
        <w:r w:rsidRPr="007B002F" w:rsidDel="00FA5DD3">
          <w:rPr>
            <w:rFonts w:ascii="Arial" w:hAnsi="Arial" w:cs="Arial"/>
            <w:sz w:val="24"/>
            <w:szCs w:val="24"/>
          </w:rPr>
          <w:delText>t</w:delText>
        </w:r>
      </w:del>
      <w:ins w:id="1011" w:author="Patricia Sbrissa" w:date="2019-09-27T18:47:00Z">
        <w:r w:rsidR="00FA5DD3">
          <w:rPr>
            <w:rFonts w:ascii="Arial" w:hAnsi="Arial" w:cs="Arial"/>
            <w:sz w:val="24"/>
            <w:szCs w:val="24"/>
          </w:rPr>
          <w:t xml:space="preserve">seu terreno </w:t>
        </w:r>
      </w:ins>
      <w:del w:id="1012" w:author="Patricia Sbrissa" w:date="2019-09-27T18:47:00Z">
        <w:r w:rsidRPr="007B002F" w:rsidDel="00FA5DD3">
          <w:rPr>
            <w:rFonts w:ascii="Arial" w:hAnsi="Arial" w:cs="Arial"/>
            <w:sz w:val="24"/>
            <w:szCs w:val="24"/>
          </w:rPr>
          <w:delText xml:space="preserve">erra </w:delText>
        </w:r>
      </w:del>
      <w:r w:rsidRPr="007B002F">
        <w:rPr>
          <w:rFonts w:ascii="Arial" w:hAnsi="Arial" w:cs="Arial"/>
          <w:sz w:val="24"/>
          <w:szCs w:val="24"/>
        </w:rPr>
        <w:t>em troca de serviços</w:t>
      </w:r>
      <w:del w:id="1013" w:author="Patricia Sbrissa" w:date="2019-09-27T18:51:00Z">
        <w:r w:rsidRPr="007B002F" w:rsidDel="007E5A7B">
          <w:rPr>
            <w:rFonts w:ascii="Arial" w:hAnsi="Arial" w:cs="Arial"/>
            <w:sz w:val="24"/>
            <w:szCs w:val="24"/>
          </w:rPr>
          <w:delText>,</w:delText>
        </w:r>
      </w:del>
      <w:ins w:id="1014" w:author="Patricia Sbrissa" w:date="2019-09-27T18:51:00Z">
        <w:r w:rsidR="007E5A7B">
          <w:rPr>
            <w:rFonts w:ascii="Arial" w:hAnsi="Arial" w:cs="Arial"/>
            <w:sz w:val="24"/>
            <w:szCs w:val="24"/>
          </w:rPr>
          <w:t>.</w:t>
        </w:r>
        <w:r w:rsidR="00855349">
          <w:rPr>
            <w:rFonts w:ascii="Arial" w:hAnsi="Arial" w:cs="Arial"/>
            <w:sz w:val="24"/>
            <w:szCs w:val="24"/>
          </w:rPr>
          <w:t xml:space="preserve"> Nessa época, a cobrança de impostos era feita pelos </w:t>
        </w:r>
      </w:ins>
      <w:ins w:id="1015" w:author="Patricia Sbrissa" w:date="2019-09-27T18:52:00Z">
        <w:r w:rsidR="00855349">
          <w:rPr>
            <w:rFonts w:ascii="Arial" w:hAnsi="Arial" w:cs="Arial"/>
            <w:sz w:val="24"/>
            <w:szCs w:val="24"/>
          </w:rPr>
          <w:t xml:space="preserve">nobres, senhores do feudo, </w:t>
        </w:r>
        <w:r w:rsidR="00FA4562">
          <w:rPr>
            <w:rFonts w:ascii="Arial" w:hAnsi="Arial" w:cs="Arial"/>
            <w:sz w:val="24"/>
            <w:szCs w:val="24"/>
          </w:rPr>
          <w:t>e pelos</w:t>
        </w:r>
      </w:ins>
      <w:del w:id="1016" w:author="Patricia Sbrissa" w:date="2019-09-27T18:52:00Z">
        <w:r w:rsidRPr="007B002F" w:rsidDel="00FA4562">
          <w:rPr>
            <w:rFonts w:ascii="Arial" w:hAnsi="Arial" w:cs="Arial"/>
            <w:sz w:val="24"/>
            <w:szCs w:val="24"/>
          </w:rPr>
          <w:delText xml:space="preserve"> assim, </w:delText>
        </w:r>
        <w:r w:rsidR="00BB0046" w:rsidRPr="007B002F" w:rsidDel="00FA4562">
          <w:rPr>
            <w:rFonts w:ascii="Arial" w:hAnsi="Arial" w:cs="Arial"/>
            <w:sz w:val="24"/>
            <w:szCs w:val="24"/>
          </w:rPr>
          <w:delText xml:space="preserve">e sobre a influência destes, os impostos </w:delText>
        </w:r>
        <w:r w:rsidRPr="007B002F" w:rsidDel="00FA4562">
          <w:rPr>
            <w:rFonts w:ascii="Arial" w:hAnsi="Arial" w:cs="Arial"/>
            <w:sz w:val="24"/>
            <w:szCs w:val="24"/>
          </w:rPr>
          <w:delText>eram</w:delText>
        </w:r>
        <w:r w:rsidR="00BB0046" w:rsidRPr="007B002F" w:rsidDel="00FA4562">
          <w:rPr>
            <w:rFonts w:ascii="Arial" w:hAnsi="Arial" w:cs="Arial"/>
            <w:sz w:val="24"/>
            <w:szCs w:val="24"/>
          </w:rPr>
          <w:delText xml:space="preserve"> cobrados por Nobres ou</w:delText>
        </w:r>
      </w:del>
      <w:r w:rsidR="00BB0046" w:rsidRPr="007B002F">
        <w:rPr>
          <w:rFonts w:ascii="Arial" w:hAnsi="Arial" w:cs="Arial"/>
          <w:sz w:val="24"/>
          <w:szCs w:val="24"/>
        </w:rPr>
        <w:t xml:space="preserve"> membros da Igreja Católica.</w:t>
      </w:r>
    </w:p>
    <w:p w14:paraId="5110872E" w14:textId="77777777" w:rsidR="00BB0046" w:rsidRPr="004016B8" w:rsidRDefault="00BB0046">
      <w:pPr>
        <w:widowControl w:val="0"/>
        <w:tabs>
          <w:tab w:val="left" w:pos="6663"/>
        </w:tabs>
        <w:rPr>
          <w:rFonts w:ascii="Arial" w:hAnsi="Arial" w:cs="Arial"/>
          <w:sz w:val="24"/>
          <w:szCs w:val="24"/>
        </w:rPr>
      </w:pPr>
    </w:p>
    <w:p w14:paraId="021EBD91" w14:textId="77777777" w:rsidR="00BB0046" w:rsidRPr="004016B8" w:rsidDel="00FA4562" w:rsidRDefault="004016B8" w:rsidP="00BB0046">
      <w:pPr>
        <w:widowControl w:val="0"/>
        <w:tabs>
          <w:tab w:val="left" w:pos="6663"/>
        </w:tabs>
        <w:rPr>
          <w:del w:id="1017" w:author="Patricia Sbrissa" w:date="2019-09-27T18:52:00Z"/>
          <w:rFonts w:ascii="Arial" w:hAnsi="Arial" w:cs="Arial"/>
          <w:sz w:val="24"/>
          <w:szCs w:val="24"/>
        </w:rPr>
      </w:pPr>
      <w:r w:rsidRPr="00842DF2">
        <w:rPr>
          <w:rFonts w:ascii="Arial" w:hAnsi="Arial" w:cs="Arial"/>
          <w:sz w:val="24"/>
          <w:szCs w:val="24"/>
          <w:rPrChange w:id="1018" w:author="Patricia Sbrissa" w:date="2019-09-27T22:26:00Z">
            <w:rPr>
              <w:rFonts w:ascii="Arial" w:hAnsi="Arial" w:cs="Arial"/>
              <w:sz w:val="24"/>
              <w:szCs w:val="24"/>
            </w:rPr>
          </w:rPrChange>
        </w:rPr>
        <w:t>Os</w:t>
      </w:r>
      <w:r w:rsidR="00BB0046" w:rsidRPr="00842DF2">
        <w:rPr>
          <w:rFonts w:ascii="Arial" w:hAnsi="Arial" w:cs="Arial"/>
          <w:sz w:val="24"/>
          <w:szCs w:val="24"/>
          <w:rPrChange w:id="1019" w:author="Patricia Sbrissa" w:date="2019-09-27T22:26:00Z">
            <w:rPr>
              <w:rFonts w:ascii="Arial" w:hAnsi="Arial" w:cs="Arial"/>
              <w:sz w:val="24"/>
              <w:szCs w:val="24"/>
            </w:rPr>
          </w:rPrChange>
        </w:rPr>
        <w:t xml:space="preserve"> </w:t>
      </w:r>
      <w:ins w:id="1020" w:author="Patricia Sbrissa" w:date="2019-09-27T18:48:00Z">
        <w:r w:rsidR="005C62AA" w:rsidRPr="00842DF2">
          <w:rPr>
            <w:rFonts w:ascii="Arial" w:hAnsi="Arial" w:cs="Arial"/>
            <w:sz w:val="24"/>
            <w:szCs w:val="24"/>
            <w:rPrChange w:id="1021" w:author="Patricia Sbrissa" w:date="2019-09-27T22:26:00Z">
              <w:rPr>
                <w:rFonts w:ascii="Arial" w:hAnsi="Arial" w:cs="Arial"/>
                <w:sz w:val="24"/>
                <w:szCs w:val="24"/>
              </w:rPr>
            </w:rPrChange>
          </w:rPr>
          <w:t>s</w:t>
        </w:r>
      </w:ins>
      <w:del w:id="1022" w:author="Patricia Sbrissa" w:date="2019-09-27T18:48:00Z">
        <w:r w:rsidR="00BB0046" w:rsidRPr="00842DF2" w:rsidDel="005C62AA">
          <w:rPr>
            <w:rFonts w:ascii="Arial" w:hAnsi="Arial" w:cs="Arial"/>
            <w:sz w:val="24"/>
            <w:szCs w:val="24"/>
            <w:rPrChange w:id="1023" w:author="Patricia Sbrissa" w:date="2019-09-27T22:26:00Z">
              <w:rPr>
                <w:rFonts w:ascii="Arial" w:hAnsi="Arial" w:cs="Arial"/>
                <w:sz w:val="24"/>
                <w:szCs w:val="24"/>
              </w:rPr>
            </w:rPrChange>
          </w:rPr>
          <w:delText>S</w:delText>
        </w:r>
      </w:del>
      <w:r w:rsidR="00BB0046" w:rsidRPr="00842DF2">
        <w:rPr>
          <w:rFonts w:ascii="Arial" w:hAnsi="Arial" w:cs="Arial"/>
          <w:sz w:val="24"/>
          <w:szCs w:val="24"/>
          <w:rPrChange w:id="1024" w:author="Patricia Sbrissa" w:date="2019-09-27T22:26:00Z">
            <w:rPr>
              <w:rFonts w:ascii="Arial" w:hAnsi="Arial" w:cs="Arial"/>
              <w:sz w:val="24"/>
              <w:szCs w:val="24"/>
            </w:rPr>
          </w:rPrChange>
        </w:rPr>
        <w:t xml:space="preserve">enhores </w:t>
      </w:r>
      <w:ins w:id="1025" w:author="Patricia Sbrissa" w:date="2019-09-27T18:48:00Z">
        <w:r w:rsidR="00B61ABB" w:rsidRPr="00842DF2">
          <w:rPr>
            <w:rFonts w:ascii="Arial" w:hAnsi="Arial" w:cs="Arial"/>
            <w:sz w:val="24"/>
            <w:szCs w:val="24"/>
            <w:rPrChange w:id="1026" w:author="Patricia Sbrissa" w:date="2019-09-27T22:26:00Z">
              <w:rPr>
                <w:rFonts w:ascii="Arial" w:hAnsi="Arial" w:cs="Arial"/>
                <w:sz w:val="24"/>
                <w:szCs w:val="24"/>
              </w:rPr>
            </w:rPrChange>
          </w:rPr>
          <w:t>f</w:t>
        </w:r>
      </w:ins>
      <w:del w:id="1027" w:author="Patricia Sbrissa" w:date="2019-09-27T18:48:00Z">
        <w:r w:rsidR="00BB0046" w:rsidRPr="00842DF2" w:rsidDel="00B61ABB">
          <w:rPr>
            <w:rFonts w:ascii="Arial" w:hAnsi="Arial" w:cs="Arial"/>
            <w:sz w:val="24"/>
            <w:szCs w:val="24"/>
            <w:rPrChange w:id="1028" w:author="Patricia Sbrissa" w:date="2019-09-27T22:26:00Z">
              <w:rPr>
                <w:rFonts w:ascii="Arial" w:hAnsi="Arial" w:cs="Arial"/>
                <w:sz w:val="24"/>
                <w:szCs w:val="24"/>
              </w:rPr>
            </w:rPrChange>
          </w:rPr>
          <w:delText>F</w:delText>
        </w:r>
      </w:del>
      <w:r w:rsidR="00BB0046" w:rsidRPr="00842DF2">
        <w:rPr>
          <w:rFonts w:ascii="Arial" w:hAnsi="Arial" w:cs="Arial"/>
          <w:sz w:val="24"/>
          <w:szCs w:val="24"/>
          <w:rPrChange w:id="1029" w:author="Patricia Sbrissa" w:date="2019-09-27T22:26:00Z">
            <w:rPr>
              <w:rFonts w:ascii="Arial" w:hAnsi="Arial" w:cs="Arial"/>
              <w:sz w:val="24"/>
              <w:szCs w:val="24"/>
            </w:rPr>
          </w:rPrChange>
        </w:rPr>
        <w:t xml:space="preserve">eudais, </w:t>
      </w:r>
      <w:r w:rsidRPr="00842DF2">
        <w:rPr>
          <w:rFonts w:ascii="Arial" w:hAnsi="Arial" w:cs="Arial"/>
          <w:sz w:val="24"/>
          <w:szCs w:val="24"/>
          <w:rPrChange w:id="1030" w:author="Patricia Sbrissa" w:date="2019-09-27T22:26:00Z">
            <w:rPr>
              <w:rFonts w:ascii="Arial" w:hAnsi="Arial" w:cs="Arial"/>
              <w:sz w:val="24"/>
              <w:szCs w:val="24"/>
            </w:rPr>
          </w:rPrChange>
        </w:rPr>
        <w:t>considerados</w:t>
      </w:r>
      <w:r w:rsidR="00BB0046" w:rsidRPr="00842DF2">
        <w:rPr>
          <w:rFonts w:ascii="Arial" w:hAnsi="Arial" w:cs="Arial"/>
          <w:sz w:val="24"/>
          <w:szCs w:val="24"/>
          <w:rPrChange w:id="1031" w:author="Patricia Sbrissa" w:date="2019-09-27T22:26:00Z">
            <w:rPr>
              <w:rFonts w:ascii="Arial" w:hAnsi="Arial" w:cs="Arial"/>
              <w:sz w:val="24"/>
              <w:szCs w:val="24"/>
            </w:rPr>
          </w:rPrChange>
        </w:rPr>
        <w:t xml:space="preserve"> </w:t>
      </w:r>
      <w:ins w:id="1032" w:author="Patricia Sbrissa" w:date="2019-09-27T18:48:00Z">
        <w:r w:rsidR="00B61ABB" w:rsidRPr="00842DF2">
          <w:rPr>
            <w:rFonts w:ascii="Arial" w:hAnsi="Arial" w:cs="Arial"/>
            <w:sz w:val="24"/>
            <w:szCs w:val="24"/>
            <w:rPrChange w:id="1033" w:author="Patricia Sbrissa" w:date="2019-09-27T22:26:00Z">
              <w:rPr>
                <w:rFonts w:ascii="Arial" w:hAnsi="Arial" w:cs="Arial"/>
                <w:sz w:val="24"/>
                <w:szCs w:val="24"/>
              </w:rPr>
            </w:rPrChange>
          </w:rPr>
          <w:t>r</w:t>
        </w:r>
      </w:ins>
      <w:del w:id="1034" w:author="Patricia Sbrissa" w:date="2019-09-27T18:48:00Z">
        <w:r w:rsidR="00BB0046" w:rsidRPr="00842DF2" w:rsidDel="00B61ABB">
          <w:rPr>
            <w:rFonts w:ascii="Arial" w:hAnsi="Arial" w:cs="Arial"/>
            <w:sz w:val="24"/>
            <w:szCs w:val="24"/>
            <w:rPrChange w:id="1035" w:author="Patricia Sbrissa" w:date="2019-09-27T22:26:00Z">
              <w:rPr>
                <w:rFonts w:ascii="Arial" w:hAnsi="Arial" w:cs="Arial"/>
                <w:sz w:val="24"/>
                <w:szCs w:val="24"/>
              </w:rPr>
            </w:rPrChange>
          </w:rPr>
          <w:delText>R</w:delText>
        </w:r>
      </w:del>
      <w:r w:rsidR="00BB0046" w:rsidRPr="00842DF2">
        <w:rPr>
          <w:rFonts w:ascii="Arial" w:hAnsi="Arial" w:cs="Arial"/>
          <w:sz w:val="24"/>
          <w:szCs w:val="24"/>
          <w:rPrChange w:id="1036" w:author="Patricia Sbrissa" w:date="2019-09-27T22:26:00Z">
            <w:rPr>
              <w:rFonts w:ascii="Arial" w:hAnsi="Arial" w:cs="Arial"/>
              <w:sz w:val="24"/>
              <w:szCs w:val="24"/>
            </w:rPr>
          </w:rPrChange>
        </w:rPr>
        <w:t xml:space="preserve">eis ou </w:t>
      </w:r>
      <w:ins w:id="1037" w:author="Patricia Sbrissa" w:date="2019-09-27T18:48:00Z">
        <w:r w:rsidR="00B61ABB" w:rsidRPr="00842DF2">
          <w:rPr>
            <w:rFonts w:ascii="Arial" w:hAnsi="Arial" w:cs="Arial"/>
            <w:sz w:val="24"/>
            <w:szCs w:val="24"/>
            <w:rPrChange w:id="1038" w:author="Patricia Sbrissa" w:date="2019-09-27T22:26:00Z">
              <w:rPr>
                <w:rFonts w:ascii="Arial" w:hAnsi="Arial" w:cs="Arial"/>
                <w:sz w:val="24"/>
                <w:szCs w:val="24"/>
              </w:rPr>
            </w:rPrChange>
          </w:rPr>
          <w:t>n</w:t>
        </w:r>
      </w:ins>
      <w:del w:id="1039" w:author="Patricia Sbrissa" w:date="2019-09-27T18:48:00Z">
        <w:r w:rsidR="00BB0046" w:rsidRPr="00842DF2" w:rsidDel="00B61ABB">
          <w:rPr>
            <w:rFonts w:ascii="Arial" w:hAnsi="Arial" w:cs="Arial"/>
            <w:sz w:val="24"/>
            <w:szCs w:val="24"/>
            <w:rPrChange w:id="1040" w:author="Patricia Sbrissa" w:date="2019-09-27T22:26:00Z">
              <w:rPr>
                <w:rFonts w:ascii="Arial" w:hAnsi="Arial" w:cs="Arial"/>
                <w:sz w:val="24"/>
                <w:szCs w:val="24"/>
              </w:rPr>
            </w:rPrChange>
          </w:rPr>
          <w:delText>N</w:delText>
        </w:r>
      </w:del>
      <w:r w:rsidR="00BB0046" w:rsidRPr="00842DF2">
        <w:rPr>
          <w:rFonts w:ascii="Arial" w:hAnsi="Arial" w:cs="Arial"/>
          <w:sz w:val="24"/>
          <w:szCs w:val="24"/>
          <w:rPrChange w:id="1041" w:author="Patricia Sbrissa" w:date="2019-09-27T22:26:00Z">
            <w:rPr>
              <w:rFonts w:ascii="Arial" w:hAnsi="Arial" w:cs="Arial"/>
              <w:sz w:val="24"/>
              <w:szCs w:val="24"/>
            </w:rPr>
          </w:rPrChange>
        </w:rPr>
        <w:t xml:space="preserve">obres, </w:t>
      </w:r>
      <w:r w:rsidRPr="00842DF2">
        <w:rPr>
          <w:rFonts w:ascii="Arial" w:hAnsi="Arial" w:cs="Arial"/>
          <w:sz w:val="24"/>
          <w:szCs w:val="24"/>
          <w:rPrChange w:id="1042" w:author="Patricia Sbrissa" w:date="2019-09-27T22:26:00Z">
            <w:rPr>
              <w:rFonts w:ascii="Arial" w:hAnsi="Arial" w:cs="Arial"/>
              <w:sz w:val="24"/>
              <w:szCs w:val="24"/>
            </w:rPr>
          </w:rPrChange>
        </w:rPr>
        <w:t xml:space="preserve">tinham autoridade </w:t>
      </w:r>
      <w:del w:id="1043" w:author="Patricia Sbrissa" w:date="2019-09-27T18:48:00Z">
        <w:r w:rsidRPr="00842DF2" w:rsidDel="00B61ABB">
          <w:rPr>
            <w:rFonts w:ascii="Arial" w:hAnsi="Arial" w:cs="Arial"/>
            <w:sz w:val="24"/>
            <w:szCs w:val="24"/>
            <w:rPrChange w:id="1044" w:author="Patricia Sbrissa" w:date="2019-09-27T22:26:00Z">
              <w:rPr>
                <w:rFonts w:ascii="Arial" w:hAnsi="Arial" w:cs="Arial"/>
                <w:sz w:val="24"/>
                <w:szCs w:val="24"/>
              </w:rPr>
            </w:rPrChange>
          </w:rPr>
          <w:delText xml:space="preserve">total </w:delText>
        </w:r>
      </w:del>
      <w:r w:rsidRPr="00842DF2">
        <w:rPr>
          <w:rFonts w:ascii="Arial" w:hAnsi="Arial" w:cs="Arial"/>
          <w:sz w:val="24"/>
          <w:szCs w:val="24"/>
          <w:rPrChange w:id="1045" w:author="Patricia Sbrissa" w:date="2019-09-27T22:26:00Z">
            <w:rPr>
              <w:rFonts w:ascii="Arial" w:hAnsi="Arial" w:cs="Arial"/>
              <w:sz w:val="24"/>
              <w:szCs w:val="24"/>
            </w:rPr>
          </w:rPrChange>
        </w:rPr>
        <w:t>sobre suas terras</w:t>
      </w:r>
      <w:del w:id="1046" w:author="Patricia Sbrissa" w:date="2019-09-27T18:48:00Z">
        <w:r w:rsidRPr="00842DF2" w:rsidDel="00B61ABB">
          <w:rPr>
            <w:rFonts w:ascii="Arial" w:hAnsi="Arial" w:cs="Arial"/>
            <w:sz w:val="24"/>
            <w:szCs w:val="24"/>
            <w:rPrChange w:id="1047" w:author="Patricia Sbrissa" w:date="2019-09-27T22:26:00Z">
              <w:rPr>
                <w:rFonts w:ascii="Arial" w:hAnsi="Arial" w:cs="Arial"/>
                <w:sz w:val="24"/>
                <w:szCs w:val="24"/>
              </w:rPr>
            </w:rPrChange>
          </w:rPr>
          <w:delText>,</w:delText>
        </w:r>
      </w:del>
      <w:r w:rsidRPr="00842DF2">
        <w:rPr>
          <w:rFonts w:ascii="Arial" w:hAnsi="Arial" w:cs="Arial"/>
          <w:sz w:val="24"/>
          <w:szCs w:val="24"/>
          <w:rPrChange w:id="1048" w:author="Patricia Sbrissa" w:date="2019-09-27T22:26:00Z">
            <w:rPr>
              <w:rFonts w:ascii="Arial" w:hAnsi="Arial" w:cs="Arial"/>
              <w:sz w:val="24"/>
              <w:szCs w:val="24"/>
            </w:rPr>
          </w:rPrChange>
        </w:rPr>
        <w:t xml:space="preserve"> e</w:t>
      </w:r>
      <w:ins w:id="1049" w:author="Patricia Sbrissa" w:date="2019-09-27T18:48:00Z">
        <w:r w:rsidR="00B61ABB" w:rsidRPr="00842DF2">
          <w:rPr>
            <w:rFonts w:ascii="Arial" w:hAnsi="Arial" w:cs="Arial"/>
            <w:sz w:val="24"/>
            <w:szCs w:val="24"/>
            <w:rPrChange w:id="1050" w:author="Patricia Sbrissa" w:date="2019-09-27T22:26:00Z">
              <w:rPr>
                <w:rFonts w:ascii="Arial" w:hAnsi="Arial" w:cs="Arial"/>
                <w:sz w:val="24"/>
                <w:szCs w:val="24"/>
              </w:rPr>
            </w:rPrChange>
          </w:rPr>
          <w:t xml:space="preserve"> </w:t>
        </w:r>
      </w:ins>
      <w:ins w:id="1051" w:author="Patricia Sbrissa" w:date="2019-09-27T18:49:00Z">
        <w:r w:rsidR="00B61ABB" w:rsidRPr="00842DF2">
          <w:rPr>
            <w:rFonts w:ascii="Arial" w:hAnsi="Arial" w:cs="Arial"/>
            <w:sz w:val="24"/>
            <w:szCs w:val="24"/>
            <w:rPrChange w:id="1052" w:author="Patricia Sbrissa" w:date="2019-09-27T22:26:00Z">
              <w:rPr>
                <w:rFonts w:ascii="Arial" w:hAnsi="Arial" w:cs="Arial"/>
                <w:sz w:val="24"/>
                <w:szCs w:val="24"/>
              </w:rPr>
            </w:rPrChange>
          </w:rPr>
          <w:t>total poder para</w:t>
        </w:r>
      </w:ins>
      <w:r w:rsidRPr="00842DF2">
        <w:rPr>
          <w:rFonts w:ascii="Arial" w:hAnsi="Arial" w:cs="Arial"/>
          <w:sz w:val="24"/>
          <w:szCs w:val="24"/>
          <w:rPrChange w:id="1053" w:author="Patricia Sbrissa" w:date="2019-09-27T22:26:00Z">
            <w:rPr>
              <w:rFonts w:ascii="Arial" w:hAnsi="Arial" w:cs="Arial"/>
              <w:sz w:val="24"/>
              <w:szCs w:val="24"/>
            </w:rPr>
          </w:rPrChange>
        </w:rPr>
        <w:t xml:space="preserve"> </w:t>
      </w:r>
      <w:del w:id="1054" w:author="Patricia Sbrissa" w:date="2019-09-27T18:49:00Z">
        <w:r w:rsidR="00BB0046" w:rsidRPr="00842DF2" w:rsidDel="00B61ABB">
          <w:rPr>
            <w:rFonts w:ascii="Arial" w:hAnsi="Arial" w:cs="Arial"/>
            <w:sz w:val="24"/>
            <w:szCs w:val="24"/>
            <w:rPrChange w:id="1055" w:author="Patricia Sbrissa" w:date="2019-09-27T22:26:00Z">
              <w:rPr>
                <w:rFonts w:ascii="Arial" w:hAnsi="Arial" w:cs="Arial"/>
                <w:sz w:val="24"/>
                <w:szCs w:val="24"/>
              </w:rPr>
            </w:rPrChange>
          </w:rPr>
          <w:delText>institu</w:delText>
        </w:r>
      </w:del>
      <w:ins w:id="1056" w:author="Patricia Sbrissa" w:date="2019-09-27T18:49:00Z">
        <w:r w:rsidR="00B61ABB" w:rsidRPr="00842DF2">
          <w:rPr>
            <w:rFonts w:ascii="Arial" w:hAnsi="Arial" w:cs="Arial"/>
            <w:sz w:val="24"/>
            <w:szCs w:val="24"/>
            <w:rPrChange w:id="1057" w:author="Patricia Sbrissa" w:date="2019-09-27T22:26:00Z">
              <w:rPr>
                <w:rFonts w:ascii="Arial" w:hAnsi="Arial" w:cs="Arial"/>
                <w:sz w:val="24"/>
                <w:szCs w:val="24"/>
              </w:rPr>
            </w:rPrChange>
          </w:rPr>
          <w:t xml:space="preserve">instituir tributos e fazer a cobrança deles </w:t>
        </w:r>
      </w:ins>
      <w:del w:id="1058" w:author="Patricia Sbrissa" w:date="2019-09-27T18:49:00Z">
        <w:r w:rsidR="00BB0046" w:rsidRPr="00842DF2" w:rsidDel="00B61ABB">
          <w:rPr>
            <w:rFonts w:ascii="Arial" w:hAnsi="Arial" w:cs="Arial"/>
            <w:sz w:val="24"/>
            <w:szCs w:val="24"/>
            <w:rPrChange w:id="1059" w:author="Patricia Sbrissa" w:date="2019-09-27T22:26:00Z">
              <w:rPr>
                <w:rFonts w:ascii="Arial" w:hAnsi="Arial" w:cs="Arial"/>
                <w:sz w:val="24"/>
                <w:szCs w:val="24"/>
              </w:rPr>
            </w:rPrChange>
          </w:rPr>
          <w:delText>íam</w:delText>
        </w:r>
      </w:del>
      <w:ins w:id="1060" w:author="Patricia Sbrissa" w:date="2019-09-27T18:49:00Z">
        <w:r w:rsidR="00A51BD4" w:rsidRPr="00842DF2">
          <w:rPr>
            <w:rFonts w:ascii="Arial" w:hAnsi="Arial" w:cs="Arial"/>
            <w:sz w:val="24"/>
            <w:szCs w:val="24"/>
            <w:rPrChange w:id="1061" w:author="Patricia Sbrissa" w:date="2019-09-27T22:26:00Z">
              <w:rPr>
                <w:rFonts w:ascii="Arial" w:hAnsi="Arial" w:cs="Arial"/>
                <w:sz w:val="24"/>
                <w:szCs w:val="24"/>
              </w:rPr>
            </w:rPrChange>
          </w:rPr>
          <w:t>a seus</w:t>
        </w:r>
      </w:ins>
      <w:del w:id="1062" w:author="Patricia Sbrissa" w:date="2019-09-27T18:49:00Z">
        <w:r w:rsidR="00BB0046" w:rsidRPr="00842DF2" w:rsidDel="00A51BD4">
          <w:rPr>
            <w:rFonts w:ascii="Arial" w:hAnsi="Arial" w:cs="Arial"/>
            <w:sz w:val="24"/>
            <w:szCs w:val="24"/>
            <w:rPrChange w:id="1063" w:author="Patricia Sbrissa" w:date="2019-09-27T22:26:00Z">
              <w:rPr>
                <w:rFonts w:ascii="Arial" w:hAnsi="Arial" w:cs="Arial"/>
                <w:sz w:val="24"/>
                <w:szCs w:val="24"/>
              </w:rPr>
            </w:rPrChange>
          </w:rPr>
          <w:delText xml:space="preserve"> e faziam a cobrança dos </w:delText>
        </w:r>
        <w:r w:rsidRPr="00842DF2" w:rsidDel="00A51BD4">
          <w:rPr>
            <w:rFonts w:ascii="Arial" w:hAnsi="Arial" w:cs="Arial"/>
            <w:sz w:val="24"/>
            <w:szCs w:val="24"/>
            <w:rPrChange w:id="1064" w:author="Patricia Sbrissa" w:date="2019-09-27T22:26:00Z">
              <w:rPr>
                <w:rFonts w:ascii="Arial" w:hAnsi="Arial" w:cs="Arial"/>
                <w:sz w:val="24"/>
                <w:szCs w:val="24"/>
              </w:rPr>
            </w:rPrChange>
          </w:rPr>
          <w:delText xml:space="preserve">tributos </w:delText>
        </w:r>
        <w:r w:rsidR="00BB0046" w:rsidRPr="00842DF2" w:rsidDel="00A51BD4">
          <w:rPr>
            <w:rFonts w:ascii="Arial" w:hAnsi="Arial" w:cs="Arial"/>
            <w:sz w:val="24"/>
            <w:szCs w:val="24"/>
            <w:rPrChange w:id="1065" w:author="Patricia Sbrissa" w:date="2019-09-27T22:26:00Z">
              <w:rPr>
                <w:rFonts w:ascii="Arial" w:hAnsi="Arial" w:cs="Arial"/>
                <w:sz w:val="24"/>
                <w:szCs w:val="24"/>
              </w:rPr>
            </w:rPrChange>
          </w:rPr>
          <w:delText>sobre os</w:delText>
        </w:r>
      </w:del>
      <w:r w:rsidR="00BB0046" w:rsidRPr="00842DF2">
        <w:rPr>
          <w:rFonts w:ascii="Arial" w:hAnsi="Arial" w:cs="Arial"/>
          <w:sz w:val="24"/>
          <w:szCs w:val="24"/>
          <w:rPrChange w:id="1066" w:author="Patricia Sbrissa" w:date="2019-09-27T22:26:00Z">
            <w:rPr>
              <w:rFonts w:ascii="Arial" w:hAnsi="Arial" w:cs="Arial"/>
              <w:sz w:val="24"/>
              <w:szCs w:val="24"/>
            </w:rPr>
          </w:rPrChange>
        </w:rPr>
        <w:t xml:space="preserve"> vassalos</w:t>
      </w:r>
      <w:del w:id="1067" w:author="Patricia Sbrissa" w:date="2019-09-27T18:50:00Z">
        <w:r w:rsidR="00BB0046" w:rsidRPr="00842DF2" w:rsidDel="00A51BD4">
          <w:rPr>
            <w:rFonts w:ascii="Arial" w:hAnsi="Arial" w:cs="Arial"/>
            <w:sz w:val="24"/>
            <w:szCs w:val="24"/>
            <w:rPrChange w:id="1068" w:author="Patricia Sbrissa" w:date="2019-09-27T22:26:00Z">
              <w:rPr>
                <w:rFonts w:ascii="Arial" w:hAnsi="Arial" w:cs="Arial"/>
                <w:sz w:val="24"/>
                <w:szCs w:val="24"/>
              </w:rPr>
            </w:rPrChange>
          </w:rPr>
          <w:delText xml:space="preserve"> </w:delText>
        </w:r>
        <w:r w:rsidRPr="00842DF2" w:rsidDel="00A51BD4">
          <w:rPr>
            <w:rFonts w:ascii="Arial" w:hAnsi="Arial" w:cs="Arial"/>
            <w:sz w:val="24"/>
            <w:szCs w:val="24"/>
            <w:rPrChange w:id="1069" w:author="Patricia Sbrissa" w:date="2019-09-27T22:26:00Z">
              <w:rPr>
                <w:rFonts w:ascii="Arial" w:hAnsi="Arial" w:cs="Arial"/>
                <w:sz w:val="24"/>
                <w:szCs w:val="24"/>
              </w:rPr>
            </w:rPrChange>
          </w:rPr>
          <w:delText>que detinham a propriedade</w:delText>
        </w:r>
        <w:r w:rsidR="00BB0046" w:rsidRPr="00842DF2" w:rsidDel="00A51BD4">
          <w:rPr>
            <w:rFonts w:ascii="Arial" w:hAnsi="Arial" w:cs="Arial"/>
            <w:sz w:val="24"/>
            <w:szCs w:val="24"/>
            <w:rPrChange w:id="1070" w:author="Patricia Sbrissa" w:date="2019-09-27T22:26:00Z">
              <w:rPr>
                <w:rFonts w:ascii="Arial" w:hAnsi="Arial" w:cs="Arial"/>
                <w:sz w:val="24"/>
                <w:szCs w:val="24"/>
              </w:rPr>
            </w:rPrChange>
          </w:rPr>
          <w:delText xml:space="preserve"> de pedaços de terra dos feudos</w:delText>
        </w:r>
      </w:del>
      <w:r w:rsidRPr="00842DF2">
        <w:rPr>
          <w:rFonts w:ascii="Arial" w:hAnsi="Arial" w:cs="Arial"/>
          <w:sz w:val="24"/>
          <w:szCs w:val="24"/>
          <w:rPrChange w:id="1071" w:author="Patricia Sbrissa" w:date="2019-09-27T22:26:00Z">
            <w:rPr>
              <w:rFonts w:ascii="Arial" w:hAnsi="Arial" w:cs="Arial"/>
              <w:sz w:val="24"/>
              <w:szCs w:val="24"/>
            </w:rPr>
          </w:rPrChange>
        </w:rPr>
        <w:t xml:space="preserve">. </w:t>
      </w:r>
      <w:ins w:id="1072" w:author="Patricia Sbrissa" w:date="2019-09-27T18:50:00Z">
        <w:r w:rsidR="002722B6" w:rsidRPr="00842DF2">
          <w:rPr>
            <w:rFonts w:ascii="Arial" w:hAnsi="Arial" w:cs="Arial"/>
            <w:sz w:val="24"/>
            <w:szCs w:val="24"/>
            <w:rPrChange w:id="1073" w:author="Patricia Sbrissa" w:date="2019-09-27T22:26:00Z">
              <w:rPr>
                <w:rFonts w:ascii="Arial" w:hAnsi="Arial" w:cs="Arial"/>
                <w:sz w:val="24"/>
                <w:szCs w:val="24"/>
              </w:rPr>
            </w:rPrChange>
          </w:rPr>
          <w:t xml:space="preserve">A tributação incorria </w:t>
        </w:r>
      </w:ins>
      <w:del w:id="1074" w:author="Patricia Sbrissa" w:date="2019-09-27T18:50:00Z">
        <w:r w:rsidRPr="00842DF2" w:rsidDel="002722B6">
          <w:rPr>
            <w:rFonts w:ascii="Arial" w:hAnsi="Arial" w:cs="Arial"/>
            <w:sz w:val="24"/>
            <w:szCs w:val="24"/>
            <w:rPrChange w:id="1075" w:author="Patricia Sbrissa" w:date="2019-09-27T22:26:00Z">
              <w:rPr>
                <w:rFonts w:ascii="Arial" w:hAnsi="Arial" w:cs="Arial"/>
                <w:sz w:val="24"/>
                <w:szCs w:val="24"/>
              </w:rPr>
            </w:rPrChange>
          </w:rPr>
          <w:delText xml:space="preserve">Tais tributos eram </w:delText>
        </w:r>
        <w:r w:rsidR="00BB0046" w:rsidRPr="00842DF2" w:rsidDel="002722B6">
          <w:rPr>
            <w:rFonts w:ascii="Arial" w:hAnsi="Arial" w:cs="Arial"/>
            <w:sz w:val="24"/>
            <w:szCs w:val="24"/>
            <w:rPrChange w:id="1076" w:author="Patricia Sbrissa" w:date="2019-09-27T22:26:00Z">
              <w:rPr>
                <w:rFonts w:ascii="Arial" w:hAnsi="Arial" w:cs="Arial"/>
                <w:sz w:val="24"/>
                <w:szCs w:val="24"/>
              </w:rPr>
            </w:rPrChange>
          </w:rPr>
          <w:delText xml:space="preserve">devidos </w:delText>
        </w:r>
      </w:del>
      <w:r w:rsidR="00BB0046" w:rsidRPr="00842DF2">
        <w:rPr>
          <w:rFonts w:ascii="Arial" w:hAnsi="Arial" w:cs="Arial"/>
          <w:sz w:val="24"/>
          <w:szCs w:val="24"/>
          <w:rPrChange w:id="1077" w:author="Patricia Sbrissa" w:date="2019-09-27T22:26:00Z">
            <w:rPr>
              <w:rFonts w:ascii="Arial" w:hAnsi="Arial" w:cs="Arial"/>
              <w:sz w:val="24"/>
              <w:szCs w:val="24"/>
            </w:rPr>
          </w:rPrChange>
        </w:rPr>
        <w:t>sobre a terra, a importação e exportação de produtos</w:t>
      </w:r>
      <w:del w:id="1078" w:author="Patricia Sbrissa" w:date="2019-09-27T18:50:00Z">
        <w:r w:rsidR="00BB0046" w:rsidRPr="00842DF2" w:rsidDel="007E5A7B">
          <w:rPr>
            <w:rFonts w:ascii="Arial" w:hAnsi="Arial" w:cs="Arial"/>
            <w:sz w:val="24"/>
            <w:szCs w:val="24"/>
            <w:rPrChange w:id="1079" w:author="Patricia Sbrissa" w:date="2019-09-27T22:26:00Z">
              <w:rPr>
                <w:rFonts w:ascii="Arial" w:hAnsi="Arial" w:cs="Arial"/>
                <w:sz w:val="24"/>
                <w:szCs w:val="24"/>
              </w:rPr>
            </w:rPrChange>
          </w:rPr>
          <w:delText>,</w:delText>
        </w:r>
      </w:del>
      <w:r w:rsidR="00BB0046" w:rsidRPr="00842DF2">
        <w:rPr>
          <w:rFonts w:ascii="Arial" w:hAnsi="Arial" w:cs="Arial"/>
          <w:sz w:val="24"/>
          <w:szCs w:val="24"/>
          <w:rPrChange w:id="1080" w:author="Patricia Sbrissa" w:date="2019-09-27T22:26:00Z">
            <w:rPr>
              <w:rFonts w:ascii="Arial" w:hAnsi="Arial" w:cs="Arial"/>
              <w:sz w:val="24"/>
              <w:szCs w:val="24"/>
            </w:rPr>
          </w:rPrChange>
        </w:rPr>
        <w:t xml:space="preserve"> e demais serviços prestados pelos vassalos</w:t>
      </w:r>
      <w:del w:id="1081" w:author="Patricia Sbrissa" w:date="2019-09-27T18:51:00Z">
        <w:r w:rsidR="00BB0046" w:rsidRPr="00842DF2" w:rsidDel="007E5A7B">
          <w:rPr>
            <w:rFonts w:ascii="Arial" w:hAnsi="Arial" w:cs="Arial"/>
            <w:sz w:val="24"/>
            <w:szCs w:val="24"/>
            <w:rPrChange w:id="1082" w:author="Patricia Sbrissa" w:date="2019-09-27T22:26:00Z">
              <w:rPr>
                <w:rFonts w:ascii="Arial" w:hAnsi="Arial" w:cs="Arial"/>
                <w:sz w:val="24"/>
                <w:szCs w:val="24"/>
              </w:rPr>
            </w:rPrChange>
          </w:rPr>
          <w:delText xml:space="preserve"> </w:delText>
        </w:r>
        <w:r w:rsidRPr="00842DF2" w:rsidDel="007E5A7B">
          <w:rPr>
            <w:rFonts w:ascii="Arial" w:hAnsi="Arial" w:cs="Arial"/>
            <w:sz w:val="24"/>
            <w:szCs w:val="24"/>
            <w:rPrChange w:id="1083" w:author="Patricia Sbrissa" w:date="2019-09-27T22:26:00Z">
              <w:rPr>
                <w:rFonts w:ascii="Arial" w:hAnsi="Arial" w:cs="Arial"/>
                <w:sz w:val="24"/>
                <w:szCs w:val="24"/>
              </w:rPr>
            </w:rPrChange>
          </w:rPr>
          <w:delText>seus senhores</w:delText>
        </w:r>
      </w:del>
      <w:r w:rsidRPr="00842DF2">
        <w:rPr>
          <w:rFonts w:ascii="Arial" w:hAnsi="Arial" w:cs="Arial"/>
          <w:sz w:val="24"/>
          <w:szCs w:val="24"/>
          <w:rPrChange w:id="1084" w:author="Patricia Sbrissa" w:date="2019-09-27T22:26:00Z">
            <w:rPr>
              <w:rFonts w:ascii="Arial" w:hAnsi="Arial" w:cs="Arial"/>
              <w:sz w:val="24"/>
              <w:szCs w:val="24"/>
            </w:rPr>
          </w:rPrChange>
        </w:rPr>
        <w:t>.</w:t>
      </w:r>
    </w:p>
    <w:p w14:paraId="705B0C96" w14:textId="77777777" w:rsidR="006E5BFC" w:rsidRDefault="006E5BFC">
      <w:pPr>
        <w:widowControl w:val="0"/>
        <w:tabs>
          <w:tab w:val="left" w:pos="6663"/>
        </w:tabs>
        <w:rPr>
          <w:rFonts w:ascii="Arial" w:hAnsi="Arial" w:cs="Arial"/>
          <w:i/>
          <w:sz w:val="24"/>
          <w:szCs w:val="24"/>
        </w:rPr>
      </w:pPr>
    </w:p>
    <w:p w14:paraId="6FFEB713" w14:textId="77777777" w:rsidR="007F080B" w:rsidRPr="005F6A4D" w:rsidDel="00121F37" w:rsidRDefault="005F6A4D" w:rsidP="007F080B">
      <w:pPr>
        <w:widowControl w:val="0"/>
        <w:tabs>
          <w:tab w:val="left" w:pos="6663"/>
        </w:tabs>
        <w:rPr>
          <w:del w:id="1085" w:author="Patricia Sbrissa" w:date="2019-09-27T18:52:00Z"/>
          <w:rFonts w:ascii="Arial" w:hAnsi="Arial" w:cs="Arial"/>
          <w:sz w:val="24"/>
          <w:szCs w:val="24"/>
        </w:rPr>
      </w:pPr>
      <w:del w:id="1086" w:author="Patricia Sbrissa" w:date="2019-09-27T18:53:00Z">
        <w:r w:rsidRPr="005F6A4D" w:rsidDel="00121F37">
          <w:rPr>
            <w:rFonts w:ascii="Arial" w:hAnsi="Arial" w:cs="Arial"/>
            <w:sz w:val="24"/>
            <w:szCs w:val="24"/>
          </w:rPr>
          <w:delText>Alé</w:delText>
        </w:r>
        <w:r w:rsidR="007F080B" w:rsidRPr="005F6A4D" w:rsidDel="00121F37">
          <w:rPr>
            <w:rFonts w:ascii="Arial" w:hAnsi="Arial" w:cs="Arial"/>
            <w:sz w:val="24"/>
            <w:szCs w:val="24"/>
          </w:rPr>
          <w:delText xml:space="preserve">m desses </w:delText>
        </w:r>
      </w:del>
      <w:ins w:id="1087" w:author="Patricia Sbrissa" w:date="2019-09-27T18:53:00Z">
        <w:r w:rsidR="00121F37">
          <w:rPr>
            <w:rFonts w:ascii="Arial" w:hAnsi="Arial" w:cs="Arial"/>
            <w:sz w:val="24"/>
            <w:szCs w:val="24"/>
          </w:rPr>
          <w:t>S</w:t>
        </w:r>
      </w:ins>
      <w:del w:id="1088" w:author="Patricia Sbrissa" w:date="2019-09-27T18:51:00Z">
        <w:r w:rsidRPr="005F6A4D" w:rsidDel="007E5A7B">
          <w:rPr>
            <w:rFonts w:ascii="Arial" w:hAnsi="Arial" w:cs="Arial"/>
            <w:sz w:val="24"/>
            <w:szCs w:val="24"/>
          </w:rPr>
          <w:delText>S</w:delText>
        </w:r>
      </w:del>
      <w:r w:rsidRPr="005F6A4D">
        <w:rPr>
          <w:rFonts w:ascii="Arial" w:hAnsi="Arial" w:cs="Arial"/>
          <w:sz w:val="24"/>
          <w:szCs w:val="24"/>
        </w:rPr>
        <w:t xml:space="preserve">enhores </w:t>
      </w:r>
      <w:ins w:id="1089" w:author="Patricia Sbrissa" w:date="2019-09-27T18:51:00Z">
        <w:r w:rsidR="007E5A7B">
          <w:rPr>
            <w:rFonts w:ascii="Arial" w:hAnsi="Arial" w:cs="Arial"/>
            <w:sz w:val="24"/>
            <w:szCs w:val="24"/>
          </w:rPr>
          <w:t>f</w:t>
        </w:r>
      </w:ins>
      <w:del w:id="1090" w:author="Patricia Sbrissa" w:date="2019-09-27T18:51:00Z">
        <w:r w:rsidRPr="005F6A4D" w:rsidDel="007E5A7B">
          <w:rPr>
            <w:rFonts w:ascii="Arial" w:hAnsi="Arial" w:cs="Arial"/>
            <w:sz w:val="24"/>
            <w:szCs w:val="24"/>
          </w:rPr>
          <w:delText>F</w:delText>
        </w:r>
      </w:del>
      <w:r w:rsidRPr="005F6A4D">
        <w:rPr>
          <w:rFonts w:ascii="Arial" w:hAnsi="Arial" w:cs="Arial"/>
          <w:sz w:val="24"/>
          <w:szCs w:val="24"/>
        </w:rPr>
        <w:t>eudais</w:t>
      </w:r>
      <w:ins w:id="1091" w:author="Patricia Sbrissa" w:date="2019-09-27T18:53:00Z">
        <w:r w:rsidR="00121F37">
          <w:rPr>
            <w:rFonts w:ascii="Arial" w:hAnsi="Arial" w:cs="Arial"/>
            <w:sz w:val="24"/>
            <w:szCs w:val="24"/>
          </w:rPr>
          <w:t xml:space="preserve"> e nobres e</w:t>
        </w:r>
      </w:ins>
      <w:del w:id="1092" w:author="Patricia Sbrissa" w:date="2019-09-27T18:53:00Z">
        <w:r w:rsidR="007F080B" w:rsidRPr="005F6A4D" w:rsidDel="00121F37">
          <w:rPr>
            <w:rFonts w:ascii="Arial" w:hAnsi="Arial" w:cs="Arial"/>
            <w:sz w:val="24"/>
            <w:szCs w:val="24"/>
          </w:rPr>
          <w:delText xml:space="preserve">, os também chamados </w:delText>
        </w:r>
      </w:del>
      <w:del w:id="1093" w:author="Patricia Sbrissa" w:date="2019-09-27T18:52:00Z">
        <w:r w:rsidR="007F080B" w:rsidRPr="005F6A4D" w:rsidDel="00FA4562">
          <w:rPr>
            <w:rFonts w:ascii="Arial" w:hAnsi="Arial" w:cs="Arial"/>
            <w:sz w:val="24"/>
            <w:szCs w:val="24"/>
          </w:rPr>
          <w:delText>N</w:delText>
        </w:r>
      </w:del>
      <w:del w:id="1094" w:author="Patricia Sbrissa" w:date="2019-09-27T18:53:00Z">
        <w:r w:rsidR="007F080B" w:rsidRPr="005F6A4D" w:rsidDel="00121F37">
          <w:rPr>
            <w:rFonts w:ascii="Arial" w:hAnsi="Arial" w:cs="Arial"/>
            <w:sz w:val="24"/>
            <w:szCs w:val="24"/>
          </w:rPr>
          <w:delText xml:space="preserve">obres </w:delText>
        </w:r>
      </w:del>
      <w:del w:id="1095" w:author="Patricia Sbrissa" w:date="2019-09-27T18:52:00Z">
        <w:r w:rsidR="007F080B" w:rsidRPr="005F6A4D" w:rsidDel="00FA4562">
          <w:rPr>
            <w:rFonts w:ascii="Arial" w:hAnsi="Arial" w:cs="Arial"/>
            <w:sz w:val="24"/>
            <w:szCs w:val="24"/>
          </w:rPr>
          <w:delText>R</w:delText>
        </w:r>
      </w:del>
      <w:del w:id="1096" w:author="Patricia Sbrissa" w:date="2019-09-27T18:53:00Z">
        <w:r w:rsidR="007F080B" w:rsidRPr="005F6A4D" w:rsidDel="00121F37">
          <w:rPr>
            <w:rFonts w:ascii="Arial" w:hAnsi="Arial" w:cs="Arial"/>
            <w:sz w:val="24"/>
            <w:szCs w:val="24"/>
          </w:rPr>
          <w:delText>eligiosos</w:delText>
        </w:r>
      </w:del>
      <w:del w:id="1097" w:author="Patricia Sbrissa" w:date="2019-09-27T18:52:00Z">
        <w:r w:rsidR="007F080B" w:rsidRPr="005F6A4D" w:rsidDel="00FA4562">
          <w:rPr>
            <w:rFonts w:ascii="Arial" w:hAnsi="Arial" w:cs="Arial"/>
            <w:sz w:val="24"/>
            <w:szCs w:val="24"/>
          </w:rPr>
          <w:delText>,</w:delText>
        </w:r>
      </w:del>
      <w:del w:id="1098" w:author="Patricia Sbrissa" w:date="2019-09-27T18:53:00Z">
        <w:r w:rsidR="007F080B" w:rsidRPr="005F6A4D" w:rsidDel="00121F37">
          <w:rPr>
            <w:rFonts w:ascii="Arial" w:hAnsi="Arial" w:cs="Arial"/>
            <w:sz w:val="24"/>
            <w:szCs w:val="24"/>
          </w:rPr>
          <w:delText xml:space="preserve"> e</w:delText>
        </w:r>
      </w:del>
      <w:r w:rsidR="007F080B" w:rsidRPr="005F6A4D">
        <w:rPr>
          <w:rFonts w:ascii="Arial" w:hAnsi="Arial" w:cs="Arial"/>
          <w:sz w:val="24"/>
          <w:szCs w:val="24"/>
        </w:rPr>
        <w:t>ram isentos de impostos</w:t>
      </w:r>
      <w:del w:id="1099" w:author="Patricia Sbrissa" w:date="2019-09-27T18:53:00Z">
        <w:r w:rsidR="007F080B" w:rsidRPr="005F6A4D" w:rsidDel="006D6A89">
          <w:rPr>
            <w:rFonts w:ascii="Arial" w:hAnsi="Arial" w:cs="Arial"/>
            <w:sz w:val="24"/>
            <w:szCs w:val="24"/>
          </w:rPr>
          <w:delText>, e também eram responsáveis pela tributação que incidia somente sobre os vassalos camponeses.</w:delText>
        </w:r>
      </w:del>
      <w:ins w:id="1100" w:author="Patricia Sbrissa" w:date="2019-09-27T18:53:00Z">
        <w:r w:rsidR="006D6A89">
          <w:rPr>
            <w:rFonts w:ascii="Arial" w:hAnsi="Arial" w:cs="Arial"/>
            <w:sz w:val="24"/>
            <w:szCs w:val="24"/>
          </w:rPr>
          <w:t>.</w:t>
        </w:r>
      </w:ins>
    </w:p>
    <w:p w14:paraId="19C249EB" w14:textId="77777777" w:rsidR="007F080B" w:rsidRPr="006F3750" w:rsidRDefault="007F080B">
      <w:pPr>
        <w:widowControl w:val="0"/>
        <w:tabs>
          <w:tab w:val="left" w:pos="6663"/>
        </w:tabs>
        <w:rPr>
          <w:rFonts w:ascii="Arial" w:hAnsi="Arial" w:cs="Arial"/>
          <w:sz w:val="24"/>
          <w:szCs w:val="24"/>
        </w:rPr>
      </w:pPr>
    </w:p>
    <w:p w14:paraId="4D9A7325" w14:textId="77777777" w:rsidR="006F3750" w:rsidDel="006D6A89" w:rsidRDefault="00CB5295">
      <w:pPr>
        <w:widowControl w:val="0"/>
        <w:tabs>
          <w:tab w:val="left" w:pos="6663"/>
        </w:tabs>
        <w:rPr>
          <w:del w:id="1101" w:author="Patricia Sbrissa" w:date="2019-09-27T18:53:00Z"/>
          <w:rFonts w:ascii="Arial" w:hAnsi="Arial" w:cs="Arial"/>
          <w:sz w:val="24"/>
          <w:szCs w:val="24"/>
        </w:rPr>
      </w:pPr>
      <w:r w:rsidRPr="006F3750">
        <w:rPr>
          <w:rFonts w:ascii="Arial" w:hAnsi="Arial" w:cs="Arial"/>
          <w:sz w:val="24"/>
          <w:szCs w:val="24"/>
        </w:rPr>
        <w:t>A</w:t>
      </w:r>
      <w:r w:rsidR="00BB0046" w:rsidRPr="006F3750">
        <w:rPr>
          <w:rFonts w:ascii="Arial" w:hAnsi="Arial" w:cs="Arial"/>
          <w:sz w:val="24"/>
          <w:szCs w:val="24"/>
        </w:rPr>
        <w:t xml:space="preserve"> Igreja Católica</w:t>
      </w:r>
      <w:r w:rsidRPr="006F3750">
        <w:rPr>
          <w:rFonts w:ascii="Arial" w:hAnsi="Arial" w:cs="Arial"/>
          <w:sz w:val="24"/>
          <w:szCs w:val="24"/>
        </w:rPr>
        <w:t>, historicamente,</w:t>
      </w:r>
      <w:r w:rsidR="00BB0046" w:rsidRPr="006F3750">
        <w:rPr>
          <w:rFonts w:ascii="Arial" w:hAnsi="Arial" w:cs="Arial"/>
          <w:sz w:val="24"/>
          <w:szCs w:val="24"/>
        </w:rPr>
        <w:t xml:space="preserve"> é reconhecida pela </w:t>
      </w:r>
      <w:r w:rsidRPr="006F3750">
        <w:rPr>
          <w:rFonts w:ascii="Arial" w:hAnsi="Arial" w:cs="Arial"/>
          <w:sz w:val="24"/>
          <w:szCs w:val="24"/>
        </w:rPr>
        <w:t xml:space="preserve">participação na </w:t>
      </w:r>
      <w:r w:rsidR="00BB0046" w:rsidRPr="006F3750">
        <w:rPr>
          <w:rFonts w:ascii="Arial" w:hAnsi="Arial" w:cs="Arial"/>
          <w:sz w:val="24"/>
          <w:szCs w:val="24"/>
        </w:rPr>
        <w:t>cobrança de tributos sobre os povos</w:t>
      </w:r>
      <w:del w:id="1102" w:author="Patricia Sbrissa" w:date="2019-09-27T18:53:00Z">
        <w:r w:rsidR="00BB0046" w:rsidRPr="006F3750" w:rsidDel="006D6A89">
          <w:rPr>
            <w:rFonts w:ascii="Arial" w:hAnsi="Arial" w:cs="Arial"/>
            <w:sz w:val="24"/>
            <w:szCs w:val="24"/>
          </w:rPr>
          <w:delText>,</w:delText>
        </w:r>
      </w:del>
      <w:ins w:id="1103" w:author="Patricia Sbrissa" w:date="2019-09-27T18:53:00Z">
        <w:r w:rsidR="006D6A89">
          <w:rPr>
            <w:rFonts w:ascii="Arial" w:hAnsi="Arial" w:cs="Arial"/>
            <w:sz w:val="24"/>
            <w:szCs w:val="24"/>
          </w:rPr>
          <w:t xml:space="preserve"> –</w:t>
        </w:r>
      </w:ins>
      <w:r w:rsidR="00BB0046" w:rsidRPr="006F3750">
        <w:rPr>
          <w:rFonts w:ascii="Arial" w:hAnsi="Arial" w:cs="Arial"/>
          <w:sz w:val="24"/>
          <w:szCs w:val="24"/>
        </w:rPr>
        <w:t xml:space="preserve"> e</w:t>
      </w:r>
      <w:r w:rsidRPr="006F3750">
        <w:rPr>
          <w:rFonts w:ascii="Arial" w:hAnsi="Arial" w:cs="Arial"/>
          <w:sz w:val="24"/>
          <w:szCs w:val="24"/>
        </w:rPr>
        <w:t xml:space="preserve"> </w:t>
      </w:r>
      <w:ins w:id="1104" w:author="Patricia Sbrissa" w:date="2019-09-27T18:53:00Z">
        <w:r w:rsidR="006D6A89">
          <w:rPr>
            <w:rFonts w:ascii="Arial" w:hAnsi="Arial" w:cs="Arial"/>
            <w:sz w:val="24"/>
            <w:szCs w:val="24"/>
          </w:rPr>
          <w:t xml:space="preserve">ela </w:t>
        </w:r>
      </w:ins>
      <w:r w:rsidR="00BB0046" w:rsidRPr="006F3750">
        <w:rPr>
          <w:rFonts w:ascii="Arial" w:hAnsi="Arial" w:cs="Arial"/>
          <w:sz w:val="24"/>
          <w:szCs w:val="24"/>
        </w:rPr>
        <w:t>realmente</w:t>
      </w:r>
      <w:del w:id="1105" w:author="Patricia Sbrissa" w:date="2019-09-27T18:54:00Z">
        <w:r w:rsidR="00BB0046" w:rsidRPr="006F3750" w:rsidDel="006D6A89">
          <w:rPr>
            <w:rFonts w:ascii="Arial" w:hAnsi="Arial" w:cs="Arial"/>
            <w:sz w:val="24"/>
            <w:szCs w:val="24"/>
          </w:rPr>
          <w:delText xml:space="preserve"> </w:delText>
        </w:r>
        <w:r w:rsidRPr="006F3750" w:rsidDel="006D6A89">
          <w:rPr>
            <w:rFonts w:ascii="Arial" w:hAnsi="Arial" w:cs="Arial"/>
            <w:sz w:val="24"/>
            <w:szCs w:val="24"/>
          </w:rPr>
          <w:delText>ela</w:delText>
        </w:r>
      </w:del>
      <w:r w:rsidRPr="006F3750">
        <w:rPr>
          <w:rFonts w:ascii="Arial" w:hAnsi="Arial" w:cs="Arial"/>
          <w:sz w:val="24"/>
          <w:szCs w:val="24"/>
        </w:rPr>
        <w:t xml:space="preserve"> </w:t>
      </w:r>
      <w:r w:rsidR="00BB0046" w:rsidRPr="006F3750">
        <w:rPr>
          <w:rFonts w:ascii="Arial" w:hAnsi="Arial" w:cs="Arial"/>
          <w:sz w:val="24"/>
          <w:szCs w:val="24"/>
        </w:rPr>
        <w:t xml:space="preserve">teve grande </w:t>
      </w:r>
      <w:del w:id="1106" w:author="Patricia Sbrissa" w:date="2019-09-27T18:54:00Z">
        <w:r w:rsidRPr="006F3750" w:rsidDel="00781B8D">
          <w:rPr>
            <w:rFonts w:ascii="Arial" w:hAnsi="Arial" w:cs="Arial"/>
            <w:sz w:val="24"/>
            <w:szCs w:val="24"/>
          </w:rPr>
          <w:delText>atuação</w:delText>
        </w:r>
      </w:del>
      <w:ins w:id="1107" w:author="Patricia Sbrissa" w:date="2019-09-27T18:54:00Z">
        <w:r w:rsidR="00781B8D">
          <w:rPr>
            <w:rFonts w:ascii="Arial" w:hAnsi="Arial" w:cs="Arial"/>
            <w:sz w:val="24"/>
            <w:szCs w:val="24"/>
          </w:rPr>
          <w:t xml:space="preserve">participação </w:t>
        </w:r>
      </w:ins>
      <w:del w:id="1108" w:author="Patricia Sbrissa" w:date="2019-09-27T18:54:00Z">
        <w:r w:rsidRPr="006F3750" w:rsidDel="00781B8D">
          <w:rPr>
            <w:rFonts w:ascii="Arial" w:hAnsi="Arial" w:cs="Arial"/>
            <w:sz w:val="24"/>
            <w:szCs w:val="24"/>
          </w:rPr>
          <w:delText xml:space="preserve"> </w:delText>
        </w:r>
      </w:del>
      <w:r w:rsidRPr="006F3750">
        <w:rPr>
          <w:rFonts w:ascii="Arial" w:hAnsi="Arial" w:cs="Arial"/>
          <w:sz w:val="24"/>
          <w:szCs w:val="24"/>
        </w:rPr>
        <w:t>ness</w:t>
      </w:r>
      <w:del w:id="1109" w:author="Patricia Sbrissa" w:date="2019-09-27T18:54:00Z">
        <w:r w:rsidRPr="006F3750" w:rsidDel="00781B8D">
          <w:rPr>
            <w:rFonts w:ascii="Arial" w:hAnsi="Arial" w:cs="Arial"/>
            <w:sz w:val="24"/>
            <w:szCs w:val="24"/>
          </w:rPr>
          <w:delText xml:space="preserve">e tipo de </w:delText>
        </w:r>
        <w:r w:rsidR="00BB0046" w:rsidRPr="006F3750" w:rsidDel="00781B8D">
          <w:rPr>
            <w:rFonts w:ascii="Arial" w:hAnsi="Arial" w:cs="Arial"/>
            <w:sz w:val="24"/>
            <w:szCs w:val="24"/>
          </w:rPr>
          <w:delText>cobrança</w:delText>
        </w:r>
      </w:del>
      <w:ins w:id="1110" w:author="Patricia Sbrissa" w:date="2019-09-27T18:54:00Z">
        <w:r w:rsidR="00781B8D">
          <w:rPr>
            <w:rFonts w:ascii="Arial" w:hAnsi="Arial" w:cs="Arial"/>
            <w:sz w:val="24"/>
            <w:szCs w:val="24"/>
          </w:rPr>
          <w:t>a prática</w:t>
        </w:r>
      </w:ins>
      <w:r w:rsidRPr="006F3750">
        <w:rPr>
          <w:rFonts w:ascii="Arial" w:hAnsi="Arial" w:cs="Arial"/>
          <w:sz w:val="24"/>
          <w:szCs w:val="24"/>
        </w:rPr>
        <w:t xml:space="preserve">. </w:t>
      </w:r>
    </w:p>
    <w:p w14:paraId="394023D0" w14:textId="77777777" w:rsidR="006F3750" w:rsidRDefault="006F3750">
      <w:pPr>
        <w:widowControl w:val="0"/>
        <w:tabs>
          <w:tab w:val="left" w:pos="6663"/>
        </w:tabs>
        <w:ind w:firstLine="0"/>
        <w:rPr>
          <w:rFonts w:ascii="Arial" w:hAnsi="Arial" w:cs="Arial"/>
          <w:sz w:val="24"/>
          <w:szCs w:val="24"/>
        </w:rPr>
        <w:pPrChange w:id="1111" w:author="Patricia Sbrissa" w:date="2019-09-27T18:53:00Z">
          <w:pPr>
            <w:widowControl w:val="0"/>
            <w:tabs>
              <w:tab w:val="left" w:pos="6663"/>
            </w:tabs>
          </w:pPr>
        </w:pPrChange>
      </w:pPr>
    </w:p>
    <w:p w14:paraId="6CAAC671" w14:textId="0C5EBA6A" w:rsidR="00BB0046" w:rsidDel="00257548" w:rsidRDefault="006F3750" w:rsidP="00BB0046">
      <w:pPr>
        <w:widowControl w:val="0"/>
        <w:tabs>
          <w:tab w:val="left" w:pos="6663"/>
        </w:tabs>
        <w:rPr>
          <w:del w:id="1112" w:author="Patricia Sbrissa" w:date="2019-09-27T22:26:00Z"/>
          <w:rFonts w:ascii="Arial" w:hAnsi="Arial" w:cs="Arial"/>
          <w:sz w:val="24"/>
          <w:szCs w:val="24"/>
        </w:rPr>
      </w:pPr>
      <w:r>
        <w:rPr>
          <w:rFonts w:ascii="Arial" w:hAnsi="Arial" w:cs="Arial"/>
          <w:sz w:val="24"/>
          <w:szCs w:val="24"/>
        </w:rPr>
        <w:t xml:space="preserve">A chamada </w:t>
      </w:r>
      <w:del w:id="1113" w:author="Patricia Sbrissa" w:date="2019-09-27T18:54:00Z">
        <w:r w:rsidRPr="00781B8D" w:rsidDel="00781B8D">
          <w:rPr>
            <w:rFonts w:ascii="Arial" w:hAnsi="Arial" w:cs="Arial"/>
            <w:i/>
            <w:iCs/>
            <w:sz w:val="24"/>
            <w:szCs w:val="24"/>
            <w:rPrChange w:id="1114" w:author="Patricia Sbrissa" w:date="2019-09-27T18:54:00Z">
              <w:rPr>
                <w:rFonts w:ascii="Arial" w:hAnsi="Arial" w:cs="Arial"/>
                <w:sz w:val="24"/>
                <w:szCs w:val="24"/>
              </w:rPr>
            </w:rPrChange>
          </w:rPr>
          <w:delText>T</w:delText>
        </w:r>
      </w:del>
      <w:ins w:id="1115" w:author="Patricia Sbrissa" w:date="2019-09-27T18:54:00Z">
        <w:r w:rsidR="00781B8D">
          <w:rPr>
            <w:rFonts w:ascii="Arial" w:hAnsi="Arial" w:cs="Arial"/>
            <w:i/>
            <w:iCs/>
            <w:sz w:val="24"/>
            <w:szCs w:val="24"/>
          </w:rPr>
          <w:t>Tithe</w:t>
        </w:r>
      </w:ins>
      <w:del w:id="1116" w:author="Patricia Sbrissa" w:date="2019-09-27T18:54:00Z">
        <w:r w:rsidRPr="00781B8D" w:rsidDel="00781B8D">
          <w:rPr>
            <w:rFonts w:ascii="Arial" w:hAnsi="Arial" w:cs="Arial"/>
            <w:i/>
            <w:iCs/>
            <w:sz w:val="24"/>
            <w:szCs w:val="24"/>
            <w:rPrChange w:id="1117" w:author="Patricia Sbrissa" w:date="2019-09-27T18:54:00Z">
              <w:rPr>
                <w:rFonts w:ascii="Arial" w:hAnsi="Arial" w:cs="Arial"/>
                <w:sz w:val="24"/>
                <w:szCs w:val="24"/>
              </w:rPr>
            </w:rPrChange>
          </w:rPr>
          <w:delText>ITHE</w:delText>
        </w:r>
      </w:del>
      <w:r>
        <w:rPr>
          <w:rFonts w:ascii="Arial" w:hAnsi="Arial" w:cs="Arial"/>
          <w:sz w:val="24"/>
          <w:szCs w:val="24"/>
        </w:rPr>
        <w:t xml:space="preserve"> </w:t>
      </w:r>
      <w:r w:rsidR="00CB5295" w:rsidRPr="006F3750">
        <w:rPr>
          <w:rFonts w:ascii="Arial" w:hAnsi="Arial" w:cs="Arial"/>
          <w:sz w:val="24"/>
          <w:szCs w:val="24"/>
        </w:rPr>
        <w:t xml:space="preserve">era </w:t>
      </w:r>
      <w:r w:rsidR="00BB0046" w:rsidRPr="006F3750">
        <w:rPr>
          <w:rFonts w:ascii="Arial" w:hAnsi="Arial" w:cs="Arial"/>
          <w:sz w:val="24"/>
          <w:szCs w:val="24"/>
        </w:rPr>
        <w:t>uma espécie de dízimo compulsório</w:t>
      </w:r>
      <w:r>
        <w:rPr>
          <w:rFonts w:ascii="Arial" w:hAnsi="Arial" w:cs="Arial"/>
          <w:sz w:val="24"/>
          <w:szCs w:val="24"/>
        </w:rPr>
        <w:t xml:space="preserve"> cobrado pela </w:t>
      </w:r>
      <w:ins w:id="1118" w:author="Patricia Sbrissa" w:date="2019-09-27T18:54:00Z">
        <w:r w:rsidR="00781B8D">
          <w:rPr>
            <w:rFonts w:ascii="Arial" w:hAnsi="Arial" w:cs="Arial"/>
            <w:sz w:val="24"/>
            <w:szCs w:val="24"/>
          </w:rPr>
          <w:t>I</w:t>
        </w:r>
      </w:ins>
      <w:del w:id="1119" w:author="Patricia Sbrissa" w:date="2019-09-27T18:54:00Z">
        <w:r w:rsidDel="00781B8D">
          <w:rPr>
            <w:rFonts w:ascii="Arial" w:hAnsi="Arial" w:cs="Arial"/>
            <w:sz w:val="24"/>
            <w:szCs w:val="24"/>
          </w:rPr>
          <w:delText>i</w:delText>
        </w:r>
      </w:del>
      <w:r>
        <w:rPr>
          <w:rFonts w:ascii="Arial" w:hAnsi="Arial" w:cs="Arial"/>
          <w:sz w:val="24"/>
          <w:szCs w:val="24"/>
        </w:rPr>
        <w:t>greja</w:t>
      </w:r>
      <w:ins w:id="1120" w:author="Patricia Sbrissa" w:date="2019-09-27T18:55:00Z">
        <w:r w:rsidR="00692CC9">
          <w:rPr>
            <w:rFonts w:ascii="Arial" w:hAnsi="Arial" w:cs="Arial"/>
            <w:sz w:val="24"/>
            <w:szCs w:val="24"/>
          </w:rPr>
          <w:t>. Ela</w:t>
        </w:r>
      </w:ins>
      <w:del w:id="1121" w:author="Patricia Sbrissa" w:date="2019-09-27T18:54:00Z">
        <w:r w:rsidR="00CB5295" w:rsidRPr="006F3750" w:rsidDel="00781B8D">
          <w:rPr>
            <w:rFonts w:ascii="Arial" w:hAnsi="Arial" w:cs="Arial"/>
            <w:sz w:val="24"/>
            <w:szCs w:val="24"/>
          </w:rPr>
          <w:delText>,</w:delText>
        </w:r>
      </w:del>
      <w:r w:rsidR="00CB5295" w:rsidRPr="006F3750">
        <w:rPr>
          <w:rFonts w:ascii="Arial" w:hAnsi="Arial" w:cs="Arial"/>
          <w:sz w:val="24"/>
          <w:szCs w:val="24"/>
        </w:rPr>
        <w:t xml:space="preserve"> </w:t>
      </w:r>
      <w:r>
        <w:rPr>
          <w:rFonts w:ascii="Arial" w:hAnsi="Arial" w:cs="Arial"/>
          <w:sz w:val="24"/>
          <w:szCs w:val="24"/>
        </w:rPr>
        <w:t>incidi</w:t>
      </w:r>
      <w:ins w:id="1122" w:author="Patricia Sbrissa" w:date="2019-09-27T18:54:00Z">
        <w:r w:rsidR="00781B8D">
          <w:rPr>
            <w:rFonts w:ascii="Arial" w:hAnsi="Arial" w:cs="Arial"/>
            <w:sz w:val="24"/>
            <w:szCs w:val="24"/>
          </w:rPr>
          <w:t>a</w:t>
        </w:r>
      </w:ins>
      <w:del w:id="1123" w:author="Patricia Sbrissa" w:date="2019-09-27T18:54:00Z">
        <w:r w:rsidDel="00781B8D">
          <w:rPr>
            <w:rFonts w:ascii="Arial" w:hAnsi="Arial" w:cs="Arial"/>
            <w:sz w:val="24"/>
            <w:szCs w:val="24"/>
          </w:rPr>
          <w:delText>ndo</w:delText>
        </w:r>
      </w:del>
      <w:r w:rsidR="00BB0046" w:rsidRPr="006F3750">
        <w:rPr>
          <w:rFonts w:ascii="Arial" w:hAnsi="Arial" w:cs="Arial"/>
          <w:sz w:val="24"/>
          <w:szCs w:val="24"/>
        </w:rPr>
        <w:t xml:space="preserve"> sobre a produção agrícola dos camponeses</w:t>
      </w:r>
      <w:del w:id="1124" w:author="Patricia Sbrissa" w:date="2019-09-27T18:55:00Z">
        <w:r w:rsidR="00BB0046" w:rsidRPr="006F3750" w:rsidDel="00692CC9">
          <w:rPr>
            <w:rFonts w:ascii="Arial" w:hAnsi="Arial" w:cs="Arial"/>
            <w:sz w:val="24"/>
            <w:szCs w:val="24"/>
          </w:rPr>
          <w:delText>,</w:delText>
        </w:r>
      </w:del>
      <w:r w:rsidR="00BB0046" w:rsidRPr="006F3750">
        <w:rPr>
          <w:rFonts w:ascii="Arial" w:hAnsi="Arial" w:cs="Arial"/>
          <w:sz w:val="24"/>
          <w:szCs w:val="24"/>
        </w:rPr>
        <w:t xml:space="preserve"> com a finalidade de financiar os cultos, a estrutura da igreja católica e ajudar os </w:t>
      </w:r>
      <w:r>
        <w:rPr>
          <w:rFonts w:ascii="Arial" w:hAnsi="Arial" w:cs="Arial"/>
          <w:sz w:val="24"/>
          <w:szCs w:val="24"/>
        </w:rPr>
        <w:t xml:space="preserve">mais </w:t>
      </w:r>
      <w:r w:rsidR="00BB0046" w:rsidRPr="006F3750">
        <w:rPr>
          <w:rFonts w:ascii="Arial" w:hAnsi="Arial" w:cs="Arial"/>
          <w:sz w:val="24"/>
          <w:szCs w:val="24"/>
        </w:rPr>
        <w:t xml:space="preserve">pobres, e </w:t>
      </w:r>
      <w:r>
        <w:rPr>
          <w:rFonts w:ascii="Arial" w:hAnsi="Arial" w:cs="Arial"/>
          <w:sz w:val="24"/>
          <w:szCs w:val="24"/>
        </w:rPr>
        <w:t xml:space="preserve">tal tributo arrecadado </w:t>
      </w:r>
      <w:r w:rsidR="00BB0046" w:rsidRPr="006F3750">
        <w:rPr>
          <w:rFonts w:ascii="Arial" w:hAnsi="Arial" w:cs="Arial"/>
          <w:sz w:val="24"/>
          <w:szCs w:val="24"/>
        </w:rPr>
        <w:t>era pago diretamente a Roma pelos Nobres Religiosos, Bispos e Arcebispos.</w:t>
      </w:r>
    </w:p>
    <w:p w14:paraId="29221CBD" w14:textId="1CB537A3" w:rsidR="00257548" w:rsidRDefault="00257548" w:rsidP="00842DF2">
      <w:pPr>
        <w:widowControl w:val="0"/>
        <w:tabs>
          <w:tab w:val="left" w:pos="6663"/>
        </w:tabs>
        <w:rPr>
          <w:ins w:id="1125" w:author="Patricia Sbrissa" w:date="2019-09-27T22:40:00Z"/>
          <w:rFonts w:ascii="Arial" w:hAnsi="Arial" w:cs="Arial"/>
          <w:sz w:val="24"/>
          <w:szCs w:val="24"/>
        </w:rPr>
      </w:pPr>
    </w:p>
    <w:p w14:paraId="0927CC01" w14:textId="77777777" w:rsidR="00257548" w:rsidRDefault="00257548" w:rsidP="00257548">
      <w:pPr>
        <w:widowControl w:val="0"/>
        <w:tabs>
          <w:tab w:val="left" w:pos="6663"/>
        </w:tabs>
        <w:jc w:val="center"/>
        <w:rPr>
          <w:ins w:id="1126" w:author="Patricia Sbrissa" w:date="2019-09-27T22:40:00Z"/>
          <w:rFonts w:ascii="Arial" w:hAnsi="Arial" w:cs="Arial"/>
          <w:sz w:val="20"/>
          <w:szCs w:val="20"/>
        </w:rPr>
      </w:pPr>
    </w:p>
    <w:p w14:paraId="1DEE9F03" w14:textId="77777777" w:rsidR="00257548" w:rsidRDefault="00257548" w:rsidP="00257548">
      <w:pPr>
        <w:widowControl w:val="0"/>
        <w:tabs>
          <w:tab w:val="left" w:pos="6663"/>
        </w:tabs>
        <w:jc w:val="center"/>
        <w:rPr>
          <w:ins w:id="1127" w:author="Patricia Sbrissa" w:date="2019-09-27T22:40:00Z"/>
          <w:rFonts w:ascii="Arial" w:hAnsi="Arial" w:cs="Arial"/>
          <w:sz w:val="20"/>
          <w:szCs w:val="20"/>
        </w:rPr>
      </w:pPr>
    </w:p>
    <w:p w14:paraId="0432700C" w14:textId="77777777" w:rsidR="00257548" w:rsidRDefault="00257548" w:rsidP="00281E9B">
      <w:pPr>
        <w:widowControl w:val="0"/>
        <w:tabs>
          <w:tab w:val="left" w:pos="6663"/>
        </w:tabs>
        <w:ind w:firstLine="0"/>
        <w:rPr>
          <w:ins w:id="1128" w:author="Patricia Sbrissa" w:date="2019-09-27T22:40:00Z"/>
          <w:rFonts w:ascii="Arial" w:hAnsi="Arial" w:cs="Arial"/>
          <w:sz w:val="20"/>
          <w:szCs w:val="20"/>
        </w:rPr>
        <w:pPrChange w:id="1129" w:author="Patricia Sbrissa" w:date="2019-09-27T23:14:00Z">
          <w:pPr>
            <w:widowControl w:val="0"/>
            <w:tabs>
              <w:tab w:val="left" w:pos="6663"/>
            </w:tabs>
            <w:jc w:val="center"/>
          </w:pPr>
        </w:pPrChange>
      </w:pPr>
    </w:p>
    <w:p w14:paraId="3080804D" w14:textId="77777777" w:rsidR="00257548" w:rsidRDefault="00257548" w:rsidP="00257548">
      <w:pPr>
        <w:widowControl w:val="0"/>
        <w:tabs>
          <w:tab w:val="left" w:pos="6663"/>
        </w:tabs>
        <w:jc w:val="center"/>
        <w:rPr>
          <w:ins w:id="1130" w:author="Patricia Sbrissa" w:date="2019-09-27T22:40:00Z"/>
          <w:rFonts w:ascii="Arial" w:hAnsi="Arial" w:cs="Arial"/>
          <w:sz w:val="20"/>
          <w:szCs w:val="20"/>
        </w:rPr>
      </w:pPr>
    </w:p>
    <w:p w14:paraId="02EDED75" w14:textId="77777777" w:rsidR="00257548" w:rsidRDefault="00257548" w:rsidP="00257548">
      <w:pPr>
        <w:widowControl w:val="0"/>
        <w:tabs>
          <w:tab w:val="left" w:pos="6663"/>
        </w:tabs>
        <w:jc w:val="center"/>
        <w:rPr>
          <w:ins w:id="1131" w:author="Patricia Sbrissa" w:date="2019-09-27T22:40:00Z"/>
          <w:rFonts w:ascii="Arial" w:hAnsi="Arial" w:cs="Arial"/>
          <w:sz w:val="20"/>
          <w:szCs w:val="20"/>
        </w:rPr>
      </w:pPr>
    </w:p>
    <w:p w14:paraId="6E8BBBC2" w14:textId="29D90590" w:rsidR="006F3750" w:rsidRPr="00257548" w:rsidRDefault="00257548" w:rsidP="00257548">
      <w:pPr>
        <w:widowControl w:val="0"/>
        <w:tabs>
          <w:tab w:val="left" w:pos="6663"/>
        </w:tabs>
        <w:jc w:val="center"/>
        <w:rPr>
          <w:rFonts w:ascii="Arial" w:hAnsi="Arial" w:cs="Arial"/>
          <w:sz w:val="20"/>
          <w:szCs w:val="20"/>
          <w:rPrChange w:id="1132" w:author="Patricia Sbrissa" w:date="2019-09-27T22:40:00Z">
            <w:rPr>
              <w:b w:val="0"/>
            </w:rPr>
          </w:rPrChange>
        </w:rPr>
        <w:pPrChange w:id="1133" w:author="Patricia Sbrissa" w:date="2019-09-27T22:40:00Z">
          <w:pPr>
            <w:pStyle w:val="0TITULO1TXT"/>
            <w:spacing w:before="0" w:after="240"/>
          </w:pPr>
        </w:pPrChange>
      </w:pPr>
      <w:ins w:id="1134" w:author="Patricia Sbrissa" w:date="2019-09-27T22:40:00Z">
        <w:r w:rsidRPr="00257548">
          <w:rPr>
            <w:rFonts w:ascii="Arial" w:hAnsi="Arial" w:cs="Arial"/>
            <w:sz w:val="20"/>
            <w:szCs w:val="20"/>
            <w:rPrChange w:id="1135" w:author="Patricia Sbrissa" w:date="2019-09-27T22:40:00Z">
              <w:rPr>
                <w:rFonts w:ascii="Arial" w:hAnsi="Arial" w:cs="Arial"/>
                <w:sz w:val="24"/>
                <w:szCs w:val="24"/>
              </w:rPr>
            </w:rPrChange>
          </w:rPr>
          <w:t>Figura 2 – No período medieval, a Igreja participava da cobrança de impostos</w:t>
        </w:r>
      </w:ins>
    </w:p>
    <w:p w14:paraId="01AEF219" w14:textId="0B8870DE" w:rsidR="00EE5BEE" w:rsidRPr="00EE1285" w:rsidRDefault="00EE5BEE" w:rsidP="00257548">
      <w:pPr>
        <w:widowControl w:val="0"/>
        <w:tabs>
          <w:tab w:val="left" w:pos="4111"/>
          <w:tab w:val="left" w:pos="6663"/>
        </w:tabs>
        <w:ind w:firstLine="0"/>
        <w:jc w:val="center"/>
        <w:rPr>
          <w:rFonts w:ascii="Arial" w:hAnsi="Arial" w:cs="Arial"/>
          <w:i/>
          <w:sz w:val="24"/>
          <w:szCs w:val="24"/>
        </w:rPr>
        <w:pPrChange w:id="1136" w:author="Patricia Sbrissa" w:date="2019-09-27T22:40:00Z">
          <w:pPr>
            <w:widowControl w:val="0"/>
            <w:tabs>
              <w:tab w:val="left" w:pos="6663"/>
            </w:tabs>
            <w:ind w:firstLine="0"/>
            <w:jc w:val="center"/>
          </w:pPr>
        </w:pPrChange>
      </w:pPr>
      <w:del w:id="1137" w:author="Patricia Sbrissa" w:date="2019-09-27T22:40:00Z">
        <w:r w:rsidRPr="005A4AFB" w:rsidDel="00257548">
          <w:rPr>
            <w:rFonts w:ascii="Arial" w:hAnsi="Arial" w:cs="Arial"/>
            <w:sz w:val="28"/>
            <w:szCs w:val="28"/>
          </w:rPr>
          <w:lastRenderedPageBreak/>
          <w:delText>Ilustração da cobrança de tributos com o aval da igreja.</w:delText>
        </w:r>
      </w:del>
      <w:del w:id="1138" w:author="Patricia Sbrissa" w:date="2019-09-27T22:39:00Z">
        <w:r w:rsidDel="00257548">
          <w:rPr>
            <w:rFonts w:ascii="Arial" w:hAnsi="Arial" w:cs="Arial"/>
            <w:i/>
            <w:noProof/>
            <w:sz w:val="24"/>
            <w:szCs w:val="24"/>
            <w:lang w:eastAsia="pt-BR"/>
          </w:rPr>
          <w:drawing>
            <wp:inline distT="0" distB="0" distL="0" distR="0" wp14:anchorId="70B9429C" wp14:editId="4693BABF">
              <wp:extent cx="5400040" cy="3794428"/>
              <wp:effectExtent l="19050" t="0" r="0" b="0"/>
              <wp:docPr id="5" name="Imagem 3" descr="C:\Users\alejh\OneDrive\Área de Trabalho\Jeorg_Breu_Elder_A_Question_to_a_Mintmaker_c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h\OneDrive\Área de Trabalho\Jeorg_Breu_Elder_A_Question_to_a_Mintmaker_c1500.png"/>
                      <pic:cNvPicPr>
                        <a:picLocks noChangeAspect="1" noChangeArrowheads="1"/>
                      </pic:cNvPicPr>
                    </pic:nvPicPr>
                    <pic:blipFill>
                      <a:blip r:embed="rId12"/>
                      <a:srcRect/>
                      <a:stretch>
                        <a:fillRect/>
                      </a:stretch>
                    </pic:blipFill>
                    <pic:spPr bwMode="auto">
                      <a:xfrm>
                        <a:off x="0" y="0"/>
                        <a:ext cx="5400040" cy="3794428"/>
                      </a:xfrm>
                      <a:prstGeom prst="rect">
                        <a:avLst/>
                      </a:prstGeom>
                      <a:noFill/>
                      <a:ln w="9525">
                        <a:noFill/>
                        <a:miter lim="800000"/>
                        <a:headEnd/>
                        <a:tailEnd/>
                      </a:ln>
                    </pic:spPr>
                  </pic:pic>
                </a:graphicData>
              </a:graphic>
            </wp:inline>
          </w:drawing>
        </w:r>
      </w:del>
      <w:commentRangeStart w:id="1139"/>
      <w:ins w:id="1140" w:author="Patricia Sbrissa" w:date="2019-09-27T22:39:00Z">
        <w:r w:rsidR="00257548">
          <w:rPr>
            <w:noProof/>
          </w:rPr>
          <w:drawing>
            <wp:inline distT="0" distB="0" distL="0" distR="0" wp14:anchorId="1026655D" wp14:editId="72A38114">
              <wp:extent cx="5400040" cy="37966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796665"/>
                      </a:xfrm>
                      <a:prstGeom prst="rect">
                        <a:avLst/>
                      </a:prstGeom>
                      <a:noFill/>
                      <a:ln>
                        <a:noFill/>
                      </a:ln>
                    </pic:spPr>
                  </pic:pic>
                </a:graphicData>
              </a:graphic>
            </wp:inline>
          </w:drawing>
        </w:r>
      </w:ins>
      <w:commentRangeEnd w:id="1139"/>
      <w:ins w:id="1141" w:author="Patricia Sbrissa" w:date="2019-09-27T22:40:00Z">
        <w:r w:rsidR="00257548">
          <w:rPr>
            <w:rStyle w:val="Refdecomentrio"/>
            <w:rFonts w:ascii="Calibri" w:eastAsia="Calibri" w:hAnsi="Calibri" w:cs="Calibri"/>
            <w:lang w:eastAsia="pt-BR"/>
          </w:rPr>
          <w:commentReference w:id="1139"/>
        </w:r>
      </w:ins>
    </w:p>
    <w:p w14:paraId="2F8A5CDC" w14:textId="2AAB70B4" w:rsidR="00EE5BEE" w:rsidRPr="005A4AFB" w:rsidRDefault="00EE5BEE" w:rsidP="00257548">
      <w:pPr>
        <w:widowControl w:val="0"/>
        <w:tabs>
          <w:tab w:val="left" w:pos="6663"/>
        </w:tabs>
        <w:ind w:firstLine="0"/>
        <w:jc w:val="center"/>
        <w:rPr>
          <w:rFonts w:ascii="Arial" w:hAnsi="Arial" w:cs="Arial"/>
          <w:sz w:val="20"/>
          <w:szCs w:val="20"/>
        </w:rPr>
        <w:pPrChange w:id="1142" w:author="Patricia Sbrissa" w:date="2019-09-27T22:39:00Z">
          <w:pPr>
            <w:widowControl w:val="0"/>
            <w:tabs>
              <w:tab w:val="left" w:pos="6663"/>
            </w:tabs>
            <w:ind w:firstLine="0"/>
          </w:pPr>
        </w:pPrChange>
      </w:pPr>
      <w:r w:rsidRPr="005A4AFB">
        <w:rPr>
          <w:rFonts w:ascii="Arial" w:hAnsi="Arial" w:cs="Arial"/>
          <w:sz w:val="20"/>
          <w:szCs w:val="20"/>
        </w:rPr>
        <w:t>Fonte:</w:t>
      </w:r>
      <w:del w:id="1143" w:author="Patricia Sbrissa" w:date="2019-09-27T22:39:00Z">
        <w:r w:rsidRPr="005A4AFB" w:rsidDel="00257548">
          <w:rPr>
            <w:rFonts w:ascii="Arial" w:hAnsi="Arial" w:cs="Arial"/>
            <w:sz w:val="20"/>
            <w:szCs w:val="20"/>
          </w:rPr>
          <w:delText>https://pt.wikipedia.org/wiki/Com%C3%A9rcio_de_indulg%C3%AAncias#/media/Ficheiro:Jeorg_Breu_Elder_A_Question_to_a_Mintmaker_c1500.png</w:delText>
        </w:r>
      </w:del>
      <w:ins w:id="1144" w:author="Patricia Sbrissa" w:date="2019-09-27T22:39:00Z">
        <w:r w:rsidR="00257548">
          <w:rPr>
            <w:rFonts w:ascii="Arial" w:hAnsi="Arial" w:cs="Arial"/>
            <w:sz w:val="20"/>
            <w:szCs w:val="20"/>
          </w:rPr>
          <w:t xml:space="preserve"> </w:t>
        </w:r>
        <w:proofErr w:type="spellStart"/>
        <w:r w:rsidR="00257548">
          <w:rPr>
            <w:rFonts w:ascii="Arial" w:hAnsi="Arial" w:cs="Arial"/>
            <w:sz w:val="20"/>
            <w:szCs w:val="20"/>
          </w:rPr>
          <w:t>Wikimedia</w:t>
        </w:r>
        <w:proofErr w:type="spellEnd"/>
        <w:r w:rsidR="00257548">
          <w:rPr>
            <w:rFonts w:ascii="Arial" w:hAnsi="Arial" w:cs="Arial"/>
            <w:sz w:val="20"/>
            <w:szCs w:val="20"/>
          </w:rPr>
          <w:t xml:space="preserve"> (2019).</w:t>
        </w:r>
      </w:ins>
    </w:p>
    <w:p w14:paraId="6A192B1B" w14:textId="77777777" w:rsidR="00EE5BEE" w:rsidRDefault="00EE5BEE" w:rsidP="00BB0046">
      <w:pPr>
        <w:pStyle w:val="0TITULO1TXT"/>
        <w:spacing w:before="0" w:after="240"/>
        <w:rPr>
          <w:rFonts w:ascii="Arial" w:hAnsi="Arial" w:cs="Arial"/>
          <w:i/>
          <w:color w:val="E36C0A" w:themeColor="accent6" w:themeShade="BF"/>
        </w:rPr>
      </w:pPr>
    </w:p>
    <w:p w14:paraId="62978AB7" w14:textId="77777777" w:rsidR="00187055" w:rsidRPr="00257548" w:rsidDel="00257548" w:rsidRDefault="00187055" w:rsidP="00281E9B">
      <w:pPr>
        <w:ind w:firstLine="0"/>
        <w:jc w:val="left"/>
        <w:rPr>
          <w:del w:id="1145" w:author="Patricia Sbrissa" w:date="2019-09-27T22:41:00Z"/>
          <w:rFonts w:ascii="Arial" w:hAnsi="Arial" w:cs="Arial"/>
          <w:b/>
          <w:color w:val="365F91" w:themeColor="accent1" w:themeShade="BF"/>
          <w:sz w:val="28"/>
          <w:szCs w:val="28"/>
          <w:rPrChange w:id="1146" w:author="Patricia Sbrissa" w:date="2019-09-27T22:41:00Z">
            <w:rPr>
              <w:del w:id="1147" w:author="Patricia Sbrissa" w:date="2019-09-27T22:41:00Z"/>
              <w:rFonts w:ascii="Arial" w:hAnsi="Arial" w:cs="Arial"/>
              <w:b/>
              <w:sz w:val="28"/>
              <w:szCs w:val="28"/>
            </w:rPr>
          </w:rPrChange>
        </w:rPr>
        <w:pPrChange w:id="1148" w:author="Patricia Sbrissa" w:date="2019-09-27T23:14:00Z">
          <w:pPr>
            <w:jc w:val="center"/>
          </w:pPr>
        </w:pPrChange>
      </w:pPr>
      <w:r w:rsidRPr="00257548">
        <w:rPr>
          <w:rFonts w:ascii="Arial" w:hAnsi="Arial" w:cs="Arial"/>
          <w:b/>
          <w:color w:val="365F91" w:themeColor="accent1" w:themeShade="BF"/>
          <w:sz w:val="28"/>
          <w:szCs w:val="28"/>
          <w:rPrChange w:id="1149" w:author="Patricia Sbrissa" w:date="2019-09-27T22:41:00Z">
            <w:rPr>
              <w:rFonts w:ascii="Arial" w:hAnsi="Arial" w:cs="Arial"/>
              <w:b/>
              <w:sz w:val="28"/>
              <w:szCs w:val="28"/>
            </w:rPr>
          </w:rPrChange>
        </w:rPr>
        <w:t xml:space="preserve">O início da </w:t>
      </w:r>
      <w:ins w:id="1150" w:author="Patricia Sbrissa" w:date="2019-09-27T16:29:00Z">
        <w:r w:rsidR="008245A2" w:rsidRPr="00257548">
          <w:rPr>
            <w:rFonts w:ascii="Arial" w:hAnsi="Arial" w:cs="Arial"/>
            <w:b/>
            <w:color w:val="365F91" w:themeColor="accent1" w:themeShade="BF"/>
            <w:sz w:val="28"/>
            <w:szCs w:val="28"/>
            <w:rPrChange w:id="1151" w:author="Patricia Sbrissa" w:date="2019-09-27T22:41:00Z">
              <w:rPr>
                <w:rFonts w:ascii="Arial" w:hAnsi="Arial" w:cs="Arial"/>
                <w:b/>
                <w:sz w:val="28"/>
                <w:szCs w:val="28"/>
              </w:rPr>
            </w:rPrChange>
          </w:rPr>
          <w:t>t</w:t>
        </w:r>
      </w:ins>
      <w:del w:id="1152" w:author="Patricia Sbrissa" w:date="2019-09-27T16:29:00Z">
        <w:r w:rsidRPr="00257548" w:rsidDel="008245A2">
          <w:rPr>
            <w:rFonts w:ascii="Arial" w:hAnsi="Arial" w:cs="Arial"/>
            <w:b/>
            <w:color w:val="365F91" w:themeColor="accent1" w:themeShade="BF"/>
            <w:sz w:val="28"/>
            <w:szCs w:val="28"/>
            <w:rPrChange w:id="1153" w:author="Patricia Sbrissa" w:date="2019-09-27T22:41:00Z">
              <w:rPr>
                <w:rFonts w:ascii="Arial" w:hAnsi="Arial" w:cs="Arial"/>
                <w:b/>
                <w:sz w:val="28"/>
                <w:szCs w:val="28"/>
              </w:rPr>
            </w:rPrChange>
          </w:rPr>
          <w:delText>T</w:delText>
        </w:r>
      </w:del>
      <w:r w:rsidRPr="00257548">
        <w:rPr>
          <w:rFonts w:ascii="Arial" w:hAnsi="Arial" w:cs="Arial"/>
          <w:b/>
          <w:color w:val="365F91" w:themeColor="accent1" w:themeShade="BF"/>
          <w:sz w:val="28"/>
          <w:szCs w:val="28"/>
          <w:rPrChange w:id="1154" w:author="Patricia Sbrissa" w:date="2019-09-27T22:41:00Z">
            <w:rPr>
              <w:rFonts w:ascii="Arial" w:hAnsi="Arial" w:cs="Arial"/>
              <w:b/>
              <w:sz w:val="28"/>
              <w:szCs w:val="28"/>
            </w:rPr>
          </w:rPrChange>
        </w:rPr>
        <w:t>ributação no Brasil</w:t>
      </w:r>
    </w:p>
    <w:p w14:paraId="6AB17B80" w14:textId="77777777" w:rsidR="00BB0046" w:rsidRPr="004E06F7" w:rsidRDefault="00BB0046" w:rsidP="00281E9B">
      <w:pPr>
        <w:ind w:firstLine="0"/>
        <w:jc w:val="left"/>
        <w:rPr>
          <w:rFonts w:ascii="Arial" w:hAnsi="Arial" w:cs="Arial"/>
          <w:sz w:val="24"/>
          <w:szCs w:val="24"/>
        </w:rPr>
        <w:pPrChange w:id="1155" w:author="Patricia Sbrissa" w:date="2019-09-27T23:14:00Z">
          <w:pPr>
            <w:jc w:val="center"/>
          </w:pPr>
        </w:pPrChange>
      </w:pPr>
    </w:p>
    <w:p w14:paraId="35DBC25B" w14:textId="12A15471" w:rsidR="004E06F7" w:rsidRPr="004E06F7" w:rsidDel="00E231A2" w:rsidRDefault="004E06F7" w:rsidP="00BB0046">
      <w:pPr>
        <w:widowControl w:val="0"/>
        <w:tabs>
          <w:tab w:val="left" w:pos="6663"/>
        </w:tabs>
        <w:rPr>
          <w:del w:id="1156" w:author="Patricia Sbrissa" w:date="2019-09-27T19:50:00Z"/>
          <w:rFonts w:ascii="Arial" w:hAnsi="Arial" w:cs="Arial"/>
          <w:sz w:val="24"/>
          <w:szCs w:val="24"/>
        </w:rPr>
      </w:pPr>
      <w:del w:id="1157" w:author="Patricia Sbrissa" w:date="2019-09-27T19:52:00Z">
        <w:r w:rsidRPr="004E06F7" w:rsidDel="00345383">
          <w:rPr>
            <w:rFonts w:ascii="Arial" w:hAnsi="Arial" w:cs="Arial"/>
            <w:sz w:val="24"/>
            <w:szCs w:val="24"/>
          </w:rPr>
          <w:delText xml:space="preserve">Ocorrendo o </w:delText>
        </w:r>
        <w:r w:rsidR="00BB0046" w:rsidRPr="004E06F7" w:rsidDel="00345383">
          <w:rPr>
            <w:rFonts w:ascii="Arial" w:hAnsi="Arial" w:cs="Arial"/>
            <w:sz w:val="24"/>
            <w:szCs w:val="24"/>
          </w:rPr>
          <w:delText xml:space="preserve">descobrimento do Brasil </w:delText>
        </w:r>
        <w:r w:rsidRPr="004E06F7" w:rsidDel="00345383">
          <w:rPr>
            <w:rFonts w:ascii="Arial" w:hAnsi="Arial" w:cs="Arial"/>
            <w:sz w:val="24"/>
            <w:szCs w:val="24"/>
          </w:rPr>
          <w:delText xml:space="preserve">através </w:delText>
        </w:r>
      </w:del>
      <w:del w:id="1158" w:author="Patricia Sbrissa" w:date="2019-09-27T19:51:00Z">
        <w:r w:rsidRPr="004E06F7" w:rsidDel="00213792">
          <w:rPr>
            <w:rFonts w:ascii="Arial" w:hAnsi="Arial" w:cs="Arial"/>
            <w:sz w:val="24"/>
            <w:szCs w:val="24"/>
          </w:rPr>
          <w:delText>do anseio de</w:delText>
        </w:r>
      </w:del>
      <w:ins w:id="1159" w:author="Patricia Sbrissa" w:date="2019-09-27T19:51:00Z">
        <w:r w:rsidR="00213792">
          <w:rPr>
            <w:rFonts w:ascii="Arial" w:hAnsi="Arial" w:cs="Arial"/>
            <w:sz w:val="24"/>
            <w:szCs w:val="24"/>
          </w:rPr>
          <w:t>Anseando pela</w:t>
        </w:r>
      </w:ins>
      <w:r w:rsidRPr="004E06F7">
        <w:rPr>
          <w:rFonts w:ascii="Arial" w:hAnsi="Arial" w:cs="Arial"/>
          <w:sz w:val="24"/>
          <w:szCs w:val="24"/>
        </w:rPr>
        <w:t xml:space="preserve"> </w:t>
      </w:r>
      <w:r w:rsidR="00BB0046" w:rsidRPr="004E06F7">
        <w:rPr>
          <w:rFonts w:ascii="Arial" w:hAnsi="Arial" w:cs="Arial"/>
          <w:sz w:val="24"/>
          <w:szCs w:val="24"/>
        </w:rPr>
        <w:t>expansão territorial europ</w:t>
      </w:r>
      <w:ins w:id="1160" w:author="Patricia Sbrissa" w:date="2019-09-27T19:51:00Z">
        <w:r w:rsidR="00213792">
          <w:rPr>
            <w:rFonts w:ascii="Arial" w:hAnsi="Arial" w:cs="Arial"/>
            <w:sz w:val="24"/>
            <w:szCs w:val="24"/>
          </w:rPr>
          <w:t>e</w:t>
        </w:r>
      </w:ins>
      <w:del w:id="1161" w:author="Patricia Sbrissa" w:date="2019-09-27T19:51:00Z">
        <w:r w:rsidR="00BB0046" w:rsidRPr="004E06F7" w:rsidDel="00213792">
          <w:rPr>
            <w:rFonts w:ascii="Arial" w:hAnsi="Arial" w:cs="Arial"/>
            <w:sz w:val="24"/>
            <w:szCs w:val="24"/>
          </w:rPr>
          <w:delText>é</w:delText>
        </w:r>
      </w:del>
      <w:r w:rsidR="00BB0046" w:rsidRPr="004E06F7">
        <w:rPr>
          <w:rFonts w:ascii="Arial" w:hAnsi="Arial" w:cs="Arial"/>
          <w:sz w:val="24"/>
          <w:szCs w:val="24"/>
        </w:rPr>
        <w:t xml:space="preserve">ia, </w:t>
      </w:r>
      <w:r w:rsidRPr="004E06F7">
        <w:rPr>
          <w:rFonts w:ascii="Arial" w:hAnsi="Arial" w:cs="Arial"/>
          <w:sz w:val="24"/>
          <w:szCs w:val="24"/>
        </w:rPr>
        <w:t xml:space="preserve">Portugal </w:t>
      </w:r>
      <w:ins w:id="1162" w:author="Patricia Sbrissa" w:date="2019-09-27T19:51:00Z">
        <w:r w:rsidR="00213792">
          <w:rPr>
            <w:rFonts w:ascii="Arial" w:hAnsi="Arial" w:cs="Arial"/>
            <w:sz w:val="24"/>
            <w:szCs w:val="24"/>
          </w:rPr>
          <w:t>navegou pelas águas oce</w:t>
        </w:r>
        <w:r w:rsidR="00345383">
          <w:rPr>
            <w:rFonts w:ascii="Arial" w:hAnsi="Arial" w:cs="Arial"/>
            <w:sz w:val="24"/>
            <w:szCs w:val="24"/>
          </w:rPr>
          <w:t xml:space="preserve">ânicas e </w:t>
        </w:r>
      </w:ins>
      <w:ins w:id="1163" w:author="Patricia Sbrissa" w:date="2019-09-27T19:52:00Z">
        <w:r w:rsidR="00345383">
          <w:rPr>
            <w:rFonts w:ascii="Arial" w:hAnsi="Arial" w:cs="Arial"/>
            <w:sz w:val="24"/>
            <w:szCs w:val="24"/>
          </w:rPr>
          <w:t xml:space="preserve">descobriu o Brasil, país onde </w:t>
        </w:r>
        <w:proofErr w:type="spellStart"/>
        <w:r w:rsidR="00345383">
          <w:rPr>
            <w:rFonts w:ascii="Arial" w:hAnsi="Arial" w:cs="Arial"/>
            <w:sz w:val="24"/>
            <w:szCs w:val="24"/>
          </w:rPr>
          <w:t>vislumbriu</w:t>
        </w:r>
        <w:proofErr w:type="spellEnd"/>
        <w:r w:rsidR="00345383">
          <w:rPr>
            <w:rFonts w:ascii="Arial" w:hAnsi="Arial" w:cs="Arial"/>
            <w:sz w:val="24"/>
            <w:szCs w:val="24"/>
          </w:rPr>
          <w:t xml:space="preserve"> </w:t>
        </w:r>
      </w:ins>
      <w:del w:id="1164" w:author="Patricia Sbrissa" w:date="2019-09-27T23:26:00Z">
        <w:r w:rsidRPr="004E06F7" w:rsidDel="00444314">
          <w:rPr>
            <w:rFonts w:ascii="Arial" w:hAnsi="Arial" w:cs="Arial"/>
            <w:sz w:val="24"/>
            <w:szCs w:val="24"/>
          </w:rPr>
          <w:delText xml:space="preserve">verificou </w:delText>
        </w:r>
      </w:del>
      <w:del w:id="1165" w:author="Patricia Sbrissa" w:date="2019-09-27T19:52:00Z">
        <w:r w:rsidRPr="004E06F7" w:rsidDel="009D7041">
          <w:rPr>
            <w:rFonts w:ascii="Arial" w:hAnsi="Arial" w:cs="Arial"/>
            <w:sz w:val="24"/>
            <w:szCs w:val="24"/>
          </w:rPr>
          <w:delText xml:space="preserve">a </w:delText>
        </w:r>
        <w:r w:rsidR="00BB0046" w:rsidRPr="004E06F7" w:rsidDel="009D7041">
          <w:rPr>
            <w:rFonts w:ascii="Arial" w:hAnsi="Arial" w:cs="Arial"/>
            <w:sz w:val="24"/>
            <w:szCs w:val="24"/>
          </w:rPr>
          <w:delText xml:space="preserve">possibilidade de </w:delText>
        </w:r>
      </w:del>
      <w:ins w:id="1166" w:author="Patricia Sbrissa" w:date="2019-09-27T19:52:00Z">
        <w:r w:rsidR="009D7041">
          <w:rPr>
            <w:rFonts w:ascii="Arial" w:hAnsi="Arial" w:cs="Arial"/>
            <w:sz w:val="24"/>
            <w:szCs w:val="24"/>
          </w:rPr>
          <w:t xml:space="preserve">o </w:t>
        </w:r>
      </w:ins>
      <w:r w:rsidRPr="004E06F7">
        <w:rPr>
          <w:rFonts w:ascii="Arial" w:hAnsi="Arial" w:cs="Arial"/>
          <w:sz w:val="24"/>
          <w:szCs w:val="24"/>
        </w:rPr>
        <w:t xml:space="preserve">potencial </w:t>
      </w:r>
      <w:r w:rsidR="00BB0046" w:rsidRPr="004E06F7">
        <w:rPr>
          <w:rFonts w:ascii="Arial" w:hAnsi="Arial" w:cs="Arial"/>
          <w:sz w:val="24"/>
          <w:szCs w:val="24"/>
        </w:rPr>
        <w:t>enriquecimento</w:t>
      </w:r>
      <w:r w:rsidRPr="004E06F7">
        <w:rPr>
          <w:rFonts w:ascii="Arial" w:hAnsi="Arial" w:cs="Arial"/>
          <w:sz w:val="24"/>
          <w:szCs w:val="24"/>
        </w:rPr>
        <w:t xml:space="preserve"> de sua nação.</w:t>
      </w:r>
    </w:p>
    <w:p w14:paraId="4ABBE344" w14:textId="77777777" w:rsidR="004E06F7" w:rsidRPr="004E06F7" w:rsidRDefault="004E06F7">
      <w:pPr>
        <w:widowControl w:val="0"/>
        <w:tabs>
          <w:tab w:val="left" w:pos="6663"/>
        </w:tabs>
        <w:rPr>
          <w:rFonts w:ascii="Arial" w:hAnsi="Arial" w:cs="Arial"/>
          <w:sz w:val="24"/>
          <w:szCs w:val="24"/>
        </w:rPr>
      </w:pPr>
    </w:p>
    <w:p w14:paraId="250A891D" w14:textId="77777777" w:rsidR="00BB0046" w:rsidRPr="004E06F7" w:rsidRDefault="004E06F7" w:rsidP="00BB0046">
      <w:pPr>
        <w:widowControl w:val="0"/>
        <w:tabs>
          <w:tab w:val="left" w:pos="6663"/>
        </w:tabs>
        <w:rPr>
          <w:rFonts w:ascii="Arial" w:hAnsi="Arial" w:cs="Arial"/>
          <w:sz w:val="24"/>
          <w:szCs w:val="24"/>
        </w:rPr>
      </w:pPr>
      <w:del w:id="1167" w:author="Patricia Sbrissa" w:date="2019-09-27T19:52:00Z">
        <w:r w:rsidRPr="004E06F7" w:rsidDel="009D7041">
          <w:rPr>
            <w:rFonts w:ascii="Arial" w:hAnsi="Arial" w:cs="Arial"/>
            <w:sz w:val="24"/>
            <w:szCs w:val="24"/>
          </w:rPr>
          <w:delText>A</w:delText>
        </w:r>
        <w:r w:rsidR="00BB0046" w:rsidRPr="004E06F7" w:rsidDel="009D7041">
          <w:rPr>
            <w:rFonts w:ascii="Arial" w:hAnsi="Arial" w:cs="Arial"/>
            <w:sz w:val="24"/>
            <w:szCs w:val="24"/>
          </w:rPr>
          <w:delText>té então</w:delText>
        </w:r>
      </w:del>
      <w:ins w:id="1168" w:author="Patricia Sbrissa" w:date="2019-09-27T19:53:00Z">
        <w:r w:rsidR="009D7041">
          <w:rPr>
            <w:rFonts w:ascii="Arial" w:hAnsi="Arial" w:cs="Arial"/>
            <w:sz w:val="24"/>
            <w:szCs w:val="24"/>
          </w:rPr>
          <w:t>Inicialmente</w:t>
        </w:r>
      </w:ins>
      <w:ins w:id="1169" w:author="Patricia Sbrissa" w:date="2019-09-27T19:52:00Z">
        <w:r w:rsidR="009D7041">
          <w:rPr>
            <w:rFonts w:ascii="Arial" w:hAnsi="Arial" w:cs="Arial"/>
            <w:sz w:val="24"/>
            <w:szCs w:val="24"/>
          </w:rPr>
          <w:t>,</w:t>
        </w:r>
      </w:ins>
      <w:r w:rsidR="00BB0046" w:rsidRPr="004E06F7">
        <w:rPr>
          <w:rFonts w:ascii="Arial" w:hAnsi="Arial" w:cs="Arial"/>
          <w:sz w:val="24"/>
          <w:szCs w:val="24"/>
        </w:rPr>
        <w:t xml:space="preserve"> </w:t>
      </w:r>
      <w:r w:rsidRPr="004E06F7">
        <w:rPr>
          <w:rFonts w:ascii="Arial" w:hAnsi="Arial" w:cs="Arial"/>
          <w:sz w:val="24"/>
          <w:szCs w:val="24"/>
        </w:rPr>
        <w:t xml:space="preserve">os portugueses </w:t>
      </w:r>
      <w:r w:rsidR="00BB0046" w:rsidRPr="004E06F7">
        <w:rPr>
          <w:rFonts w:ascii="Arial" w:hAnsi="Arial" w:cs="Arial"/>
          <w:sz w:val="24"/>
          <w:szCs w:val="24"/>
        </w:rPr>
        <w:t>não tinha</w:t>
      </w:r>
      <w:ins w:id="1170" w:author="Patricia Sbrissa" w:date="2019-09-27T19:53:00Z">
        <w:r w:rsidR="001D064F">
          <w:rPr>
            <w:rFonts w:ascii="Arial" w:hAnsi="Arial" w:cs="Arial"/>
            <w:sz w:val="24"/>
            <w:szCs w:val="24"/>
          </w:rPr>
          <w:t>m</w:t>
        </w:r>
      </w:ins>
      <w:del w:id="1171" w:author="Patricia Sbrissa" w:date="2019-09-27T19:53:00Z">
        <w:r w:rsidR="00BB0046" w:rsidRPr="004E06F7" w:rsidDel="001D064F">
          <w:rPr>
            <w:rFonts w:ascii="Arial" w:hAnsi="Arial" w:cs="Arial"/>
            <w:sz w:val="24"/>
            <w:szCs w:val="24"/>
          </w:rPr>
          <w:delText xml:space="preserve"> a</w:delText>
        </w:r>
      </w:del>
      <w:r w:rsidR="00BB0046" w:rsidRPr="004E06F7">
        <w:rPr>
          <w:rFonts w:ascii="Arial" w:hAnsi="Arial" w:cs="Arial"/>
          <w:sz w:val="24"/>
          <w:szCs w:val="24"/>
        </w:rPr>
        <w:t xml:space="preserve"> noção</w:t>
      </w:r>
      <w:ins w:id="1172" w:author="Patricia Sbrissa" w:date="2019-09-27T19:55:00Z">
        <w:r w:rsidR="009E7AC6">
          <w:rPr>
            <w:rFonts w:ascii="Arial" w:hAnsi="Arial" w:cs="Arial"/>
            <w:sz w:val="24"/>
            <w:szCs w:val="24"/>
          </w:rPr>
          <w:t xml:space="preserve"> espacial que lhes permitisse mensurar o tamanho</w:t>
        </w:r>
      </w:ins>
      <w:r w:rsidR="00BB0046" w:rsidRPr="004E06F7">
        <w:rPr>
          <w:rFonts w:ascii="Arial" w:hAnsi="Arial" w:cs="Arial"/>
          <w:sz w:val="24"/>
          <w:szCs w:val="24"/>
        </w:rPr>
        <w:t xml:space="preserve"> </w:t>
      </w:r>
      <w:del w:id="1173" w:author="Patricia Sbrissa" w:date="2019-09-27T19:55:00Z">
        <w:r w:rsidR="00BB0046" w:rsidRPr="004E06F7" w:rsidDel="0073126E">
          <w:rPr>
            <w:rFonts w:ascii="Arial" w:hAnsi="Arial" w:cs="Arial"/>
            <w:sz w:val="24"/>
            <w:szCs w:val="24"/>
          </w:rPr>
          <w:delText xml:space="preserve">territorial </w:delText>
        </w:r>
      </w:del>
      <w:r w:rsidR="00BB0046" w:rsidRPr="004E06F7">
        <w:rPr>
          <w:rFonts w:ascii="Arial" w:hAnsi="Arial" w:cs="Arial"/>
          <w:sz w:val="24"/>
          <w:szCs w:val="24"/>
        </w:rPr>
        <w:t xml:space="preserve">das terras </w:t>
      </w:r>
      <w:r w:rsidRPr="004E06F7">
        <w:rPr>
          <w:rFonts w:ascii="Arial" w:hAnsi="Arial" w:cs="Arial"/>
          <w:sz w:val="24"/>
          <w:szCs w:val="24"/>
        </w:rPr>
        <w:t xml:space="preserve">por eles </w:t>
      </w:r>
      <w:r w:rsidR="00BB0046" w:rsidRPr="004E06F7">
        <w:rPr>
          <w:rFonts w:ascii="Arial" w:hAnsi="Arial" w:cs="Arial"/>
          <w:sz w:val="24"/>
          <w:szCs w:val="24"/>
        </w:rPr>
        <w:t>invadidas</w:t>
      </w:r>
      <w:ins w:id="1174" w:author="Patricia Sbrissa" w:date="2019-09-27T19:56:00Z">
        <w:r w:rsidR="0073126E">
          <w:rPr>
            <w:rFonts w:ascii="Arial" w:hAnsi="Arial" w:cs="Arial"/>
            <w:sz w:val="24"/>
            <w:szCs w:val="24"/>
          </w:rPr>
          <w:t xml:space="preserve"> </w:t>
        </w:r>
      </w:ins>
      <w:del w:id="1175" w:author="Patricia Sbrissa" w:date="2019-09-27T19:56:00Z">
        <w:r w:rsidR="00BB0046" w:rsidRPr="004E06F7" w:rsidDel="0073126E">
          <w:rPr>
            <w:rFonts w:ascii="Arial" w:hAnsi="Arial" w:cs="Arial"/>
            <w:sz w:val="24"/>
            <w:szCs w:val="24"/>
          </w:rPr>
          <w:delText xml:space="preserve">, </w:delText>
        </w:r>
      </w:del>
      <w:r w:rsidR="00BB0046" w:rsidRPr="004E06F7">
        <w:rPr>
          <w:rFonts w:ascii="Arial" w:hAnsi="Arial" w:cs="Arial"/>
          <w:sz w:val="24"/>
          <w:szCs w:val="24"/>
        </w:rPr>
        <w:t>e</w:t>
      </w:r>
      <w:ins w:id="1176" w:author="Patricia Sbrissa" w:date="2019-09-27T19:56:00Z">
        <w:r w:rsidR="0073126E">
          <w:rPr>
            <w:rFonts w:ascii="Arial" w:hAnsi="Arial" w:cs="Arial"/>
            <w:sz w:val="24"/>
            <w:szCs w:val="24"/>
          </w:rPr>
          <w:t>,</w:t>
        </w:r>
      </w:ins>
      <w:r w:rsidR="00BB0046" w:rsidRPr="004E06F7">
        <w:rPr>
          <w:rFonts w:ascii="Arial" w:hAnsi="Arial" w:cs="Arial"/>
          <w:sz w:val="24"/>
          <w:szCs w:val="24"/>
        </w:rPr>
        <w:t xml:space="preserve"> </w:t>
      </w:r>
      <w:r w:rsidRPr="004E06F7">
        <w:rPr>
          <w:rFonts w:ascii="Arial" w:hAnsi="Arial" w:cs="Arial"/>
          <w:sz w:val="24"/>
          <w:szCs w:val="24"/>
        </w:rPr>
        <w:t xml:space="preserve">percebendo a situação </w:t>
      </w:r>
      <w:ins w:id="1177" w:author="Patricia Sbrissa" w:date="2019-09-27T19:56:00Z">
        <w:r w:rsidR="0073126E">
          <w:rPr>
            <w:rFonts w:ascii="Arial" w:hAnsi="Arial" w:cs="Arial"/>
            <w:sz w:val="24"/>
            <w:szCs w:val="24"/>
          </w:rPr>
          <w:t>em</w:t>
        </w:r>
      </w:ins>
      <w:del w:id="1178" w:author="Patricia Sbrissa" w:date="2019-09-27T19:56:00Z">
        <w:r w:rsidRPr="004E06F7" w:rsidDel="0073126E">
          <w:rPr>
            <w:rFonts w:ascii="Arial" w:hAnsi="Arial" w:cs="Arial"/>
            <w:sz w:val="24"/>
            <w:szCs w:val="24"/>
          </w:rPr>
          <w:delText>a</w:delText>
        </w:r>
      </w:del>
      <w:r w:rsidRPr="004E06F7">
        <w:rPr>
          <w:rFonts w:ascii="Arial" w:hAnsi="Arial" w:cs="Arial"/>
          <w:sz w:val="24"/>
          <w:szCs w:val="24"/>
        </w:rPr>
        <w:t xml:space="preserve"> que se encontrava</w:t>
      </w:r>
      <w:ins w:id="1179" w:author="Patricia Sbrissa" w:date="2019-09-27T19:56:00Z">
        <w:r w:rsidR="0073126E">
          <w:rPr>
            <w:rFonts w:ascii="Arial" w:hAnsi="Arial" w:cs="Arial"/>
            <w:sz w:val="24"/>
            <w:szCs w:val="24"/>
          </w:rPr>
          <w:t>m</w:t>
        </w:r>
      </w:ins>
      <w:r w:rsidRPr="004E06F7">
        <w:rPr>
          <w:rFonts w:ascii="Arial" w:hAnsi="Arial" w:cs="Arial"/>
          <w:sz w:val="24"/>
          <w:szCs w:val="24"/>
        </w:rPr>
        <w:t xml:space="preserve">, </w:t>
      </w:r>
      <w:r w:rsidR="00BB0046" w:rsidRPr="004E06F7">
        <w:rPr>
          <w:rFonts w:ascii="Arial" w:hAnsi="Arial" w:cs="Arial"/>
          <w:sz w:val="24"/>
          <w:szCs w:val="24"/>
        </w:rPr>
        <w:t>elabor</w:t>
      </w:r>
      <w:ins w:id="1180" w:author="Patricia Sbrissa" w:date="2019-09-27T19:56:00Z">
        <w:r w:rsidR="0073126E">
          <w:rPr>
            <w:rFonts w:ascii="Arial" w:hAnsi="Arial" w:cs="Arial"/>
            <w:sz w:val="24"/>
            <w:szCs w:val="24"/>
          </w:rPr>
          <w:t>aram</w:t>
        </w:r>
      </w:ins>
      <w:del w:id="1181" w:author="Patricia Sbrissa" w:date="2019-09-27T19:56:00Z">
        <w:r w:rsidR="00BB0046" w:rsidRPr="004E06F7" w:rsidDel="0073126E">
          <w:rPr>
            <w:rFonts w:ascii="Arial" w:hAnsi="Arial" w:cs="Arial"/>
            <w:sz w:val="24"/>
            <w:szCs w:val="24"/>
          </w:rPr>
          <w:delText>ou</w:delText>
        </w:r>
      </w:del>
      <w:r w:rsidR="00BB0046" w:rsidRPr="004E06F7">
        <w:rPr>
          <w:rFonts w:ascii="Arial" w:hAnsi="Arial" w:cs="Arial"/>
          <w:sz w:val="24"/>
          <w:szCs w:val="24"/>
        </w:rPr>
        <w:t xml:space="preserve"> estratégias para</w:t>
      </w:r>
      <w:ins w:id="1182" w:author="Patricia Sbrissa" w:date="2019-09-27T19:56:00Z">
        <w:r w:rsidR="00393C7D">
          <w:rPr>
            <w:rFonts w:ascii="Arial" w:hAnsi="Arial" w:cs="Arial"/>
            <w:sz w:val="24"/>
            <w:szCs w:val="24"/>
          </w:rPr>
          <w:t xml:space="preserve"> a</w:t>
        </w:r>
      </w:ins>
      <w:r w:rsidR="00BB0046" w:rsidRPr="004E06F7">
        <w:rPr>
          <w:rFonts w:ascii="Arial" w:hAnsi="Arial" w:cs="Arial"/>
          <w:sz w:val="24"/>
          <w:szCs w:val="24"/>
        </w:rPr>
        <w:t xml:space="preserve"> prática do mercantilismo</w:t>
      </w:r>
      <w:ins w:id="1183" w:author="Patricia Sbrissa" w:date="2019-09-27T19:56:00Z">
        <w:r w:rsidR="00393C7D">
          <w:rPr>
            <w:rFonts w:ascii="Arial" w:hAnsi="Arial" w:cs="Arial"/>
            <w:sz w:val="24"/>
            <w:szCs w:val="24"/>
          </w:rPr>
          <w:t xml:space="preserve"> e</w:t>
        </w:r>
      </w:ins>
      <w:del w:id="1184" w:author="Patricia Sbrissa" w:date="2019-09-27T19:56:00Z">
        <w:r w:rsidR="00BB0046" w:rsidRPr="004E06F7" w:rsidDel="00393C7D">
          <w:rPr>
            <w:rFonts w:ascii="Arial" w:hAnsi="Arial" w:cs="Arial"/>
            <w:sz w:val="24"/>
            <w:szCs w:val="24"/>
          </w:rPr>
          <w:delText xml:space="preserve">, </w:delText>
        </w:r>
        <w:r w:rsidRPr="004E06F7" w:rsidDel="00393C7D">
          <w:rPr>
            <w:rFonts w:ascii="Arial" w:hAnsi="Arial" w:cs="Arial"/>
            <w:sz w:val="24"/>
            <w:szCs w:val="24"/>
          </w:rPr>
          <w:delText>visando</w:delText>
        </w:r>
      </w:del>
      <w:r w:rsidRPr="004E06F7">
        <w:rPr>
          <w:rFonts w:ascii="Arial" w:hAnsi="Arial" w:cs="Arial"/>
          <w:sz w:val="24"/>
          <w:szCs w:val="24"/>
        </w:rPr>
        <w:t xml:space="preserve"> o</w:t>
      </w:r>
      <w:r w:rsidR="00BB0046" w:rsidRPr="004E06F7">
        <w:rPr>
          <w:rFonts w:ascii="Arial" w:hAnsi="Arial" w:cs="Arial"/>
          <w:sz w:val="24"/>
          <w:szCs w:val="24"/>
        </w:rPr>
        <w:t xml:space="preserve"> acúmulo </w:t>
      </w:r>
      <w:del w:id="1185" w:author="Patricia Sbrissa" w:date="2019-09-27T19:56:00Z">
        <w:r w:rsidR="00BB0046" w:rsidRPr="004E06F7" w:rsidDel="00393C7D">
          <w:rPr>
            <w:rFonts w:ascii="Arial" w:hAnsi="Arial" w:cs="Arial"/>
            <w:sz w:val="24"/>
            <w:szCs w:val="24"/>
          </w:rPr>
          <w:delText>d</w:delText>
        </w:r>
      </w:del>
      <w:ins w:id="1186" w:author="Patricia Sbrissa" w:date="2019-09-27T19:56:00Z">
        <w:r w:rsidR="00393C7D">
          <w:rPr>
            <w:rFonts w:ascii="Arial" w:hAnsi="Arial" w:cs="Arial"/>
            <w:sz w:val="24"/>
            <w:szCs w:val="24"/>
          </w:rPr>
          <w:t>das</w:t>
        </w:r>
      </w:ins>
      <w:del w:id="1187" w:author="Patricia Sbrissa" w:date="2019-09-27T19:56:00Z">
        <w:r w:rsidR="00BB0046" w:rsidRPr="004E06F7" w:rsidDel="00393C7D">
          <w:rPr>
            <w:rFonts w:ascii="Arial" w:hAnsi="Arial" w:cs="Arial"/>
            <w:sz w:val="24"/>
            <w:szCs w:val="24"/>
          </w:rPr>
          <w:delText>e</w:delText>
        </w:r>
      </w:del>
      <w:r w:rsidR="00BB0046" w:rsidRPr="004E06F7">
        <w:rPr>
          <w:rFonts w:ascii="Arial" w:hAnsi="Arial" w:cs="Arial"/>
          <w:sz w:val="24"/>
          <w:szCs w:val="24"/>
        </w:rPr>
        <w:t xml:space="preserve"> riquezas</w:t>
      </w:r>
      <w:r w:rsidRPr="004E06F7">
        <w:rPr>
          <w:rFonts w:ascii="Arial" w:hAnsi="Arial" w:cs="Arial"/>
          <w:sz w:val="24"/>
          <w:szCs w:val="24"/>
        </w:rPr>
        <w:t xml:space="preserve"> aqui existentes</w:t>
      </w:r>
      <w:r w:rsidR="00BB0046" w:rsidRPr="004E06F7">
        <w:rPr>
          <w:rFonts w:ascii="Arial" w:hAnsi="Arial" w:cs="Arial"/>
          <w:sz w:val="24"/>
          <w:szCs w:val="24"/>
        </w:rPr>
        <w:t xml:space="preserve">, como ouro, prata e </w:t>
      </w:r>
      <w:del w:id="1188" w:author="Patricia Sbrissa" w:date="2019-09-27T19:57:00Z">
        <w:r w:rsidR="00BB0046" w:rsidRPr="004E06F7" w:rsidDel="00393C7D">
          <w:rPr>
            <w:rFonts w:ascii="Arial" w:hAnsi="Arial" w:cs="Arial"/>
            <w:sz w:val="24"/>
            <w:szCs w:val="24"/>
          </w:rPr>
          <w:delText>demais</w:delText>
        </w:r>
      </w:del>
      <w:ins w:id="1189" w:author="Patricia Sbrissa" w:date="2019-09-27T19:57:00Z">
        <w:r w:rsidR="00393C7D">
          <w:rPr>
            <w:rFonts w:ascii="Arial" w:hAnsi="Arial" w:cs="Arial"/>
            <w:sz w:val="24"/>
            <w:szCs w:val="24"/>
          </w:rPr>
          <w:t>outros</w:t>
        </w:r>
      </w:ins>
      <w:r w:rsidR="00BB0046" w:rsidRPr="004E06F7">
        <w:rPr>
          <w:rFonts w:ascii="Arial" w:hAnsi="Arial" w:cs="Arial"/>
          <w:sz w:val="24"/>
          <w:szCs w:val="24"/>
        </w:rPr>
        <w:t xml:space="preserve"> minerais.</w:t>
      </w:r>
    </w:p>
    <w:p w14:paraId="203AD61C" w14:textId="0DEC4B81" w:rsidR="006C04E9" w:rsidRPr="000927B8" w:rsidDel="00715041" w:rsidRDefault="000927B8" w:rsidP="00BB0046">
      <w:pPr>
        <w:widowControl w:val="0"/>
        <w:tabs>
          <w:tab w:val="left" w:pos="6663"/>
        </w:tabs>
        <w:rPr>
          <w:del w:id="1190" w:author="Patricia Sbrissa" w:date="2019-09-27T19:58:00Z"/>
          <w:rFonts w:ascii="Arial" w:hAnsi="Arial" w:cs="Arial"/>
          <w:sz w:val="24"/>
          <w:szCs w:val="24"/>
        </w:rPr>
      </w:pPr>
      <w:del w:id="1191" w:author="Patricia Sbrissa" w:date="2019-09-27T19:57:00Z">
        <w:r w:rsidRPr="000927B8" w:rsidDel="00AC6763">
          <w:rPr>
            <w:rFonts w:ascii="Arial" w:hAnsi="Arial" w:cs="Arial"/>
            <w:sz w:val="24"/>
            <w:szCs w:val="24"/>
          </w:rPr>
          <w:delText>Com isso</w:delText>
        </w:r>
      </w:del>
      <w:ins w:id="1192" w:author="Patricia Sbrissa" w:date="2019-09-27T19:57:00Z">
        <w:r w:rsidR="00AC6763">
          <w:rPr>
            <w:rFonts w:ascii="Arial" w:hAnsi="Arial" w:cs="Arial"/>
            <w:sz w:val="24"/>
            <w:szCs w:val="24"/>
          </w:rPr>
          <w:t>Portugal criou</w:t>
        </w:r>
      </w:ins>
      <w:del w:id="1193" w:author="Patricia Sbrissa" w:date="2019-09-27T19:57:00Z">
        <w:r w:rsidRPr="000927B8" w:rsidDel="00AC6763">
          <w:rPr>
            <w:rFonts w:ascii="Arial" w:hAnsi="Arial" w:cs="Arial"/>
            <w:sz w:val="24"/>
            <w:szCs w:val="24"/>
          </w:rPr>
          <w:delText xml:space="preserve"> colocou em funcionamento</w:delText>
        </w:r>
      </w:del>
      <w:ins w:id="1194" w:author="Patricia Sbrissa" w:date="2019-09-27T19:57:00Z">
        <w:r w:rsidR="00AC6763">
          <w:rPr>
            <w:rFonts w:ascii="Arial" w:hAnsi="Arial" w:cs="Arial"/>
            <w:sz w:val="24"/>
            <w:szCs w:val="24"/>
          </w:rPr>
          <w:t xml:space="preserve"> um</w:t>
        </w:r>
      </w:ins>
      <w:del w:id="1195" w:author="Patricia Sbrissa" w:date="2019-09-27T19:57:00Z">
        <w:r w:rsidRPr="000927B8" w:rsidDel="00AC6763">
          <w:rPr>
            <w:rFonts w:ascii="Arial" w:hAnsi="Arial" w:cs="Arial"/>
            <w:sz w:val="24"/>
            <w:szCs w:val="24"/>
          </w:rPr>
          <w:delText xml:space="preserve"> o</w:delText>
        </w:r>
      </w:del>
      <w:r w:rsidRPr="000927B8">
        <w:rPr>
          <w:rFonts w:ascii="Arial" w:hAnsi="Arial" w:cs="Arial"/>
          <w:sz w:val="24"/>
          <w:szCs w:val="24"/>
        </w:rPr>
        <w:t xml:space="preserve"> s</w:t>
      </w:r>
      <w:r w:rsidR="00BB0046" w:rsidRPr="000927B8">
        <w:rPr>
          <w:rFonts w:ascii="Arial" w:hAnsi="Arial" w:cs="Arial"/>
          <w:sz w:val="24"/>
          <w:szCs w:val="24"/>
        </w:rPr>
        <w:t xml:space="preserve">istema chamado de </w:t>
      </w:r>
      <w:ins w:id="1196" w:author="Patricia Sbrissa" w:date="2019-09-27T19:57:00Z">
        <w:r w:rsidR="00AC6763" w:rsidRPr="00444314">
          <w:rPr>
            <w:rFonts w:ascii="Arial" w:hAnsi="Arial" w:cs="Arial"/>
            <w:b/>
            <w:bCs/>
            <w:sz w:val="24"/>
            <w:szCs w:val="24"/>
            <w:rPrChange w:id="1197" w:author="Patricia Sbrissa" w:date="2019-09-27T23:27:00Z">
              <w:rPr>
                <w:rFonts w:ascii="Arial" w:hAnsi="Arial" w:cs="Arial"/>
                <w:sz w:val="24"/>
                <w:szCs w:val="24"/>
              </w:rPr>
            </w:rPrChange>
          </w:rPr>
          <w:t>c</w:t>
        </w:r>
      </w:ins>
      <w:del w:id="1198" w:author="Patricia Sbrissa" w:date="2019-09-27T19:57:00Z">
        <w:r w:rsidR="00BB0046" w:rsidRPr="00444314" w:rsidDel="00AC6763">
          <w:rPr>
            <w:rFonts w:ascii="Arial" w:hAnsi="Arial" w:cs="Arial"/>
            <w:b/>
            <w:bCs/>
            <w:sz w:val="24"/>
            <w:szCs w:val="24"/>
            <w:rPrChange w:id="1199" w:author="Patricia Sbrissa" w:date="2019-09-27T23:27:00Z">
              <w:rPr>
                <w:rFonts w:ascii="Arial" w:hAnsi="Arial" w:cs="Arial"/>
                <w:sz w:val="24"/>
                <w:szCs w:val="24"/>
              </w:rPr>
            </w:rPrChange>
          </w:rPr>
          <w:delText>C</w:delText>
        </w:r>
      </w:del>
      <w:r w:rsidR="00BB0046" w:rsidRPr="00444314">
        <w:rPr>
          <w:rFonts w:ascii="Arial" w:hAnsi="Arial" w:cs="Arial"/>
          <w:b/>
          <w:bCs/>
          <w:sz w:val="24"/>
          <w:szCs w:val="24"/>
          <w:rPrChange w:id="1200" w:author="Patricia Sbrissa" w:date="2019-09-27T23:27:00Z">
            <w:rPr>
              <w:rFonts w:ascii="Arial" w:hAnsi="Arial" w:cs="Arial"/>
              <w:sz w:val="24"/>
              <w:szCs w:val="24"/>
            </w:rPr>
          </w:rPrChange>
        </w:rPr>
        <w:t xml:space="preserve">apitanias </w:t>
      </w:r>
      <w:ins w:id="1201" w:author="Patricia Sbrissa" w:date="2019-09-27T19:57:00Z">
        <w:r w:rsidR="00AC6763" w:rsidRPr="00444314">
          <w:rPr>
            <w:rFonts w:ascii="Arial" w:hAnsi="Arial" w:cs="Arial"/>
            <w:b/>
            <w:bCs/>
            <w:sz w:val="24"/>
            <w:szCs w:val="24"/>
            <w:rPrChange w:id="1202" w:author="Patricia Sbrissa" w:date="2019-09-27T23:27:00Z">
              <w:rPr>
                <w:rFonts w:ascii="Arial" w:hAnsi="Arial" w:cs="Arial"/>
                <w:sz w:val="24"/>
                <w:szCs w:val="24"/>
              </w:rPr>
            </w:rPrChange>
          </w:rPr>
          <w:t>h</w:t>
        </w:r>
      </w:ins>
      <w:del w:id="1203" w:author="Patricia Sbrissa" w:date="2019-09-27T19:57:00Z">
        <w:r w:rsidR="00BB0046" w:rsidRPr="00444314" w:rsidDel="00AC6763">
          <w:rPr>
            <w:rFonts w:ascii="Arial" w:hAnsi="Arial" w:cs="Arial"/>
            <w:b/>
            <w:bCs/>
            <w:sz w:val="24"/>
            <w:szCs w:val="24"/>
            <w:rPrChange w:id="1204" w:author="Patricia Sbrissa" w:date="2019-09-27T23:27:00Z">
              <w:rPr>
                <w:rFonts w:ascii="Arial" w:hAnsi="Arial" w:cs="Arial"/>
                <w:sz w:val="24"/>
                <w:szCs w:val="24"/>
              </w:rPr>
            </w:rPrChange>
          </w:rPr>
          <w:delText>H</w:delText>
        </w:r>
      </w:del>
      <w:r w:rsidR="00BB0046" w:rsidRPr="00444314">
        <w:rPr>
          <w:rFonts w:ascii="Arial" w:hAnsi="Arial" w:cs="Arial"/>
          <w:b/>
          <w:bCs/>
          <w:sz w:val="24"/>
          <w:szCs w:val="24"/>
          <w:rPrChange w:id="1205" w:author="Patricia Sbrissa" w:date="2019-09-27T23:27:00Z">
            <w:rPr>
              <w:rFonts w:ascii="Arial" w:hAnsi="Arial" w:cs="Arial"/>
              <w:sz w:val="24"/>
              <w:szCs w:val="24"/>
            </w:rPr>
          </w:rPrChange>
        </w:rPr>
        <w:t>ereditárias</w:t>
      </w:r>
      <w:r w:rsidR="00BB0046" w:rsidRPr="000927B8">
        <w:rPr>
          <w:rFonts w:ascii="Arial" w:hAnsi="Arial" w:cs="Arial"/>
          <w:sz w:val="24"/>
          <w:szCs w:val="24"/>
        </w:rPr>
        <w:t xml:space="preserve">, </w:t>
      </w:r>
      <w:ins w:id="1206" w:author="Patricia Sbrissa" w:date="2019-09-27T19:57:00Z">
        <w:r w:rsidR="00C51CC3">
          <w:rPr>
            <w:rFonts w:ascii="Arial" w:hAnsi="Arial" w:cs="Arial"/>
            <w:sz w:val="24"/>
            <w:szCs w:val="24"/>
          </w:rPr>
          <w:t>po</w:t>
        </w:r>
      </w:ins>
      <w:ins w:id="1207" w:author="Patricia Sbrissa" w:date="2019-09-27T19:58:00Z">
        <w:r w:rsidR="00C51CC3">
          <w:rPr>
            <w:rFonts w:ascii="Arial" w:hAnsi="Arial" w:cs="Arial"/>
            <w:sz w:val="24"/>
            <w:szCs w:val="24"/>
          </w:rPr>
          <w:t xml:space="preserve">r meio do qual transferia </w:t>
        </w:r>
      </w:ins>
      <w:del w:id="1208" w:author="Patricia Sbrissa" w:date="2019-09-27T19:58:00Z">
        <w:r w:rsidR="00BB0046" w:rsidRPr="000927B8" w:rsidDel="00C51CC3">
          <w:rPr>
            <w:rFonts w:ascii="Arial" w:hAnsi="Arial" w:cs="Arial"/>
            <w:sz w:val="24"/>
            <w:szCs w:val="24"/>
          </w:rPr>
          <w:delText>onde</w:delText>
        </w:r>
        <w:r w:rsidRPr="000927B8" w:rsidDel="00C51CC3">
          <w:rPr>
            <w:rFonts w:ascii="Arial" w:hAnsi="Arial" w:cs="Arial"/>
            <w:sz w:val="24"/>
            <w:szCs w:val="24"/>
          </w:rPr>
          <w:delText xml:space="preserve"> era</w:delText>
        </w:r>
        <w:r w:rsidR="00BB0046" w:rsidRPr="000927B8" w:rsidDel="00C51CC3">
          <w:rPr>
            <w:rFonts w:ascii="Arial" w:hAnsi="Arial" w:cs="Arial"/>
            <w:sz w:val="24"/>
            <w:szCs w:val="24"/>
          </w:rPr>
          <w:delText xml:space="preserve"> transferi</w:delText>
        </w:r>
        <w:r w:rsidRPr="000927B8" w:rsidDel="00C51CC3">
          <w:rPr>
            <w:rFonts w:ascii="Arial" w:hAnsi="Arial" w:cs="Arial"/>
            <w:sz w:val="24"/>
            <w:szCs w:val="24"/>
          </w:rPr>
          <w:delText xml:space="preserve">da </w:delText>
        </w:r>
      </w:del>
      <w:r w:rsidRPr="000927B8">
        <w:rPr>
          <w:rFonts w:ascii="Arial" w:hAnsi="Arial" w:cs="Arial"/>
          <w:sz w:val="24"/>
          <w:szCs w:val="24"/>
        </w:rPr>
        <w:t>a propriedade das</w:t>
      </w:r>
      <w:r w:rsidR="00BB0046" w:rsidRPr="000927B8">
        <w:rPr>
          <w:rFonts w:ascii="Arial" w:hAnsi="Arial" w:cs="Arial"/>
          <w:sz w:val="24"/>
          <w:szCs w:val="24"/>
        </w:rPr>
        <w:t xml:space="preserve"> terras a particulares</w:t>
      </w:r>
      <w:del w:id="1209" w:author="Patricia Sbrissa" w:date="2019-09-27T19:58:00Z">
        <w:r w:rsidR="00BB0046" w:rsidRPr="000927B8" w:rsidDel="00C51CC3">
          <w:rPr>
            <w:rFonts w:ascii="Arial" w:hAnsi="Arial" w:cs="Arial"/>
            <w:sz w:val="24"/>
            <w:szCs w:val="24"/>
          </w:rPr>
          <w:delText>,</w:delText>
        </w:r>
      </w:del>
      <w:r w:rsidR="00BB0046" w:rsidRPr="000927B8">
        <w:rPr>
          <w:rFonts w:ascii="Arial" w:hAnsi="Arial" w:cs="Arial"/>
          <w:sz w:val="24"/>
          <w:szCs w:val="24"/>
        </w:rPr>
        <w:t xml:space="preserve"> ligados ao rei de Portugal, como nobres, militares, funcionários do reino</w:t>
      </w:r>
      <w:del w:id="1210" w:author="Patricia Sbrissa" w:date="2019-09-27T19:58:00Z">
        <w:r w:rsidR="00BB0046" w:rsidRPr="000927B8" w:rsidDel="00715041">
          <w:rPr>
            <w:rFonts w:ascii="Arial" w:hAnsi="Arial" w:cs="Arial"/>
            <w:sz w:val="24"/>
            <w:szCs w:val="24"/>
          </w:rPr>
          <w:delText>,</w:delText>
        </w:r>
      </w:del>
      <w:r w:rsidR="00BB0046" w:rsidRPr="000927B8">
        <w:rPr>
          <w:rFonts w:ascii="Arial" w:hAnsi="Arial" w:cs="Arial"/>
          <w:sz w:val="24"/>
          <w:szCs w:val="24"/>
        </w:rPr>
        <w:t xml:space="preserve"> e</w:t>
      </w:r>
      <w:del w:id="1211" w:author="Patricia Sbrissa" w:date="2019-09-27T19:58:00Z">
        <w:r w:rsidR="00BB0046" w:rsidRPr="000927B8" w:rsidDel="00715041">
          <w:rPr>
            <w:rFonts w:ascii="Arial" w:hAnsi="Arial" w:cs="Arial"/>
            <w:sz w:val="24"/>
            <w:szCs w:val="24"/>
          </w:rPr>
          <w:delText xml:space="preserve"> demais</w:delText>
        </w:r>
      </w:del>
      <w:r w:rsidR="00BB0046" w:rsidRPr="000927B8">
        <w:rPr>
          <w:rFonts w:ascii="Arial" w:hAnsi="Arial" w:cs="Arial"/>
          <w:sz w:val="24"/>
          <w:szCs w:val="24"/>
        </w:rPr>
        <w:t xml:space="preserve"> capitalistas interessados e </w:t>
      </w:r>
      <w:del w:id="1212" w:author="Patricia Sbrissa" w:date="2019-09-27T19:59:00Z">
        <w:r w:rsidR="00BB0046" w:rsidRPr="000927B8" w:rsidDel="00DE1B55">
          <w:rPr>
            <w:rFonts w:ascii="Arial" w:hAnsi="Arial" w:cs="Arial"/>
            <w:sz w:val="24"/>
            <w:szCs w:val="24"/>
          </w:rPr>
          <w:delText xml:space="preserve">que tivessem </w:delText>
        </w:r>
      </w:del>
      <w:ins w:id="1213" w:author="Patricia Sbrissa" w:date="2019-09-27T19:59:00Z">
        <w:r w:rsidR="00DE1B55">
          <w:rPr>
            <w:rFonts w:ascii="Arial" w:hAnsi="Arial" w:cs="Arial"/>
            <w:sz w:val="24"/>
            <w:szCs w:val="24"/>
          </w:rPr>
          <w:t xml:space="preserve">com dinheiro suficiente </w:t>
        </w:r>
      </w:ins>
      <w:del w:id="1214" w:author="Patricia Sbrissa" w:date="2019-09-27T19:59:00Z">
        <w:r w:rsidR="00BB0046" w:rsidRPr="000927B8" w:rsidDel="00DE1B55">
          <w:rPr>
            <w:rFonts w:ascii="Arial" w:hAnsi="Arial" w:cs="Arial"/>
            <w:sz w:val="24"/>
            <w:szCs w:val="24"/>
          </w:rPr>
          <w:delText xml:space="preserve">capital necessário </w:delText>
        </w:r>
      </w:del>
      <w:r w:rsidR="00BB0046" w:rsidRPr="000927B8">
        <w:rPr>
          <w:rFonts w:ascii="Arial" w:hAnsi="Arial" w:cs="Arial"/>
          <w:sz w:val="24"/>
          <w:szCs w:val="24"/>
        </w:rPr>
        <w:t xml:space="preserve">para </w:t>
      </w:r>
      <w:del w:id="1215" w:author="Patricia Sbrissa" w:date="2019-09-27T19:59:00Z">
        <w:r w:rsidR="00BB0046" w:rsidRPr="000927B8" w:rsidDel="009A611A">
          <w:rPr>
            <w:rFonts w:ascii="Arial" w:hAnsi="Arial" w:cs="Arial"/>
            <w:sz w:val="24"/>
            <w:szCs w:val="24"/>
          </w:rPr>
          <w:delText>tal</w:delText>
        </w:r>
      </w:del>
      <w:ins w:id="1216" w:author="Patricia Sbrissa" w:date="2019-09-27T19:59:00Z">
        <w:r w:rsidR="009A611A">
          <w:rPr>
            <w:rFonts w:ascii="Arial" w:hAnsi="Arial" w:cs="Arial"/>
            <w:sz w:val="24"/>
            <w:szCs w:val="24"/>
          </w:rPr>
          <w:t>o</w:t>
        </w:r>
      </w:ins>
      <w:r w:rsidR="00BB0046" w:rsidRPr="000927B8">
        <w:rPr>
          <w:rFonts w:ascii="Arial" w:hAnsi="Arial" w:cs="Arial"/>
          <w:sz w:val="24"/>
          <w:szCs w:val="24"/>
        </w:rPr>
        <w:t xml:space="preserve"> investimento. </w:t>
      </w:r>
      <w:ins w:id="1217" w:author="Patricia Sbrissa" w:date="2019-09-27T23:27:00Z">
        <w:r w:rsidR="00444314" w:rsidRPr="003A77AD">
          <w:rPr>
            <w:rFonts w:ascii="Arial" w:hAnsi="Arial" w:cs="Arial"/>
            <w:sz w:val="24"/>
            <w:szCs w:val="24"/>
          </w:rPr>
          <w:t xml:space="preserve">Esse tipo de sistema já havia sido implantado em outros </w:t>
        </w:r>
        <w:r w:rsidR="00444314">
          <w:rPr>
            <w:rFonts w:ascii="Arial" w:hAnsi="Arial" w:cs="Arial"/>
            <w:sz w:val="24"/>
            <w:szCs w:val="24"/>
          </w:rPr>
          <w:t>países</w:t>
        </w:r>
        <w:r w:rsidR="00444314" w:rsidRPr="003A77AD">
          <w:rPr>
            <w:rFonts w:ascii="Arial" w:hAnsi="Arial" w:cs="Arial"/>
            <w:sz w:val="24"/>
            <w:szCs w:val="24"/>
          </w:rPr>
          <w:t xml:space="preserve"> também descobertos por Portugal, nas chamadas </w:t>
        </w:r>
        <w:r w:rsidR="00444314">
          <w:rPr>
            <w:rFonts w:ascii="Arial" w:hAnsi="Arial" w:cs="Arial"/>
            <w:sz w:val="24"/>
            <w:szCs w:val="24"/>
          </w:rPr>
          <w:t>c</w:t>
        </w:r>
        <w:r w:rsidR="00444314" w:rsidRPr="003A77AD">
          <w:rPr>
            <w:rFonts w:ascii="Arial" w:hAnsi="Arial" w:cs="Arial"/>
            <w:sz w:val="24"/>
            <w:szCs w:val="24"/>
          </w:rPr>
          <w:t xml:space="preserve">apitanias </w:t>
        </w:r>
        <w:r w:rsidR="00444314">
          <w:rPr>
            <w:rFonts w:ascii="Arial" w:hAnsi="Arial" w:cs="Arial"/>
            <w:sz w:val="24"/>
            <w:szCs w:val="24"/>
          </w:rPr>
          <w:t>i</w:t>
        </w:r>
        <w:r w:rsidR="00444314" w:rsidRPr="003A77AD">
          <w:rPr>
            <w:rFonts w:ascii="Arial" w:hAnsi="Arial" w:cs="Arial"/>
            <w:sz w:val="24"/>
            <w:szCs w:val="24"/>
          </w:rPr>
          <w:t>nsulares</w:t>
        </w:r>
        <w:r w:rsidR="00444314">
          <w:rPr>
            <w:rFonts w:ascii="Arial" w:hAnsi="Arial" w:cs="Arial"/>
            <w:sz w:val="24"/>
            <w:szCs w:val="24"/>
          </w:rPr>
          <w:t>.</w:t>
        </w:r>
      </w:ins>
    </w:p>
    <w:p w14:paraId="0C34A8F9" w14:textId="77777777" w:rsidR="006C04E9" w:rsidRDefault="006C04E9">
      <w:pPr>
        <w:widowControl w:val="0"/>
        <w:tabs>
          <w:tab w:val="left" w:pos="6663"/>
        </w:tabs>
        <w:rPr>
          <w:rFonts w:ascii="Arial" w:hAnsi="Arial" w:cs="Arial"/>
          <w:i/>
          <w:sz w:val="24"/>
          <w:szCs w:val="24"/>
        </w:rPr>
      </w:pPr>
    </w:p>
    <w:p w14:paraId="5B42FFCB" w14:textId="5231416D" w:rsidR="0057201A" w:rsidRPr="003A77AD" w:rsidDel="009A611A" w:rsidRDefault="0057201A" w:rsidP="00BB0046">
      <w:pPr>
        <w:widowControl w:val="0"/>
        <w:tabs>
          <w:tab w:val="left" w:pos="6663"/>
        </w:tabs>
        <w:rPr>
          <w:del w:id="1218" w:author="Patricia Sbrissa" w:date="2019-09-27T19:59:00Z"/>
          <w:rFonts w:ascii="Arial" w:hAnsi="Arial" w:cs="Arial"/>
          <w:sz w:val="24"/>
          <w:szCs w:val="24"/>
        </w:rPr>
      </w:pPr>
      <w:del w:id="1219" w:author="Patricia Sbrissa" w:date="2019-09-27T20:00:00Z">
        <w:r w:rsidRPr="003A77AD" w:rsidDel="00EE5C55">
          <w:rPr>
            <w:rFonts w:ascii="Arial" w:hAnsi="Arial" w:cs="Arial"/>
            <w:sz w:val="24"/>
            <w:szCs w:val="24"/>
          </w:rPr>
          <w:lastRenderedPageBreak/>
          <w:delText>Como t</w:delText>
        </w:r>
      </w:del>
      <w:ins w:id="1220" w:author="Patricia Sbrissa" w:date="2019-09-27T20:01:00Z">
        <w:r w:rsidR="00E27F09">
          <w:rPr>
            <w:rFonts w:ascii="Arial" w:hAnsi="Arial" w:cs="Arial"/>
            <w:sz w:val="24"/>
            <w:szCs w:val="24"/>
          </w:rPr>
          <w:t>As capitanias hereditárias, como t</w:t>
        </w:r>
      </w:ins>
      <w:r w:rsidRPr="003A77AD">
        <w:rPr>
          <w:rFonts w:ascii="Arial" w:hAnsi="Arial" w:cs="Arial"/>
          <w:sz w:val="24"/>
          <w:szCs w:val="24"/>
        </w:rPr>
        <w:t xml:space="preserve">oda atividade que </w:t>
      </w:r>
      <w:ins w:id="1221" w:author="Patricia Sbrissa" w:date="2019-09-27T19:59:00Z">
        <w:r w:rsidR="009A611A">
          <w:rPr>
            <w:rFonts w:ascii="Arial" w:hAnsi="Arial" w:cs="Arial"/>
            <w:sz w:val="24"/>
            <w:szCs w:val="24"/>
          </w:rPr>
          <w:t xml:space="preserve">prevê </w:t>
        </w:r>
      </w:ins>
      <w:ins w:id="1222" w:author="Patricia Sbrissa" w:date="2019-09-27T20:00:00Z">
        <w:r w:rsidR="009A611A">
          <w:rPr>
            <w:rFonts w:ascii="Arial" w:hAnsi="Arial" w:cs="Arial"/>
            <w:sz w:val="24"/>
            <w:szCs w:val="24"/>
          </w:rPr>
          <w:t xml:space="preserve">algum </w:t>
        </w:r>
      </w:ins>
      <w:del w:id="1223" w:author="Patricia Sbrissa" w:date="2019-09-27T20:00:00Z">
        <w:r w:rsidRPr="003A77AD" w:rsidDel="009A611A">
          <w:rPr>
            <w:rFonts w:ascii="Arial" w:hAnsi="Arial" w:cs="Arial"/>
            <w:sz w:val="24"/>
            <w:szCs w:val="24"/>
          </w:rPr>
          <w:delText xml:space="preserve">pode gerar </w:delText>
        </w:r>
      </w:del>
      <w:r w:rsidRPr="003A77AD">
        <w:rPr>
          <w:rFonts w:ascii="Arial" w:hAnsi="Arial" w:cs="Arial"/>
          <w:sz w:val="24"/>
          <w:szCs w:val="24"/>
        </w:rPr>
        <w:t>retorno financeiro</w:t>
      </w:r>
      <w:ins w:id="1224" w:author="Patricia Sbrissa" w:date="2019-09-27T20:01:00Z">
        <w:r w:rsidR="00E27F09">
          <w:rPr>
            <w:rFonts w:ascii="Arial" w:hAnsi="Arial" w:cs="Arial"/>
            <w:sz w:val="24"/>
            <w:szCs w:val="24"/>
          </w:rPr>
          <w:t xml:space="preserve">, </w:t>
        </w:r>
      </w:ins>
      <w:ins w:id="1225" w:author="Patricia Sbrissa" w:date="2019-09-27T20:02:00Z">
        <w:r w:rsidR="001D7C8E">
          <w:rPr>
            <w:rFonts w:ascii="Arial" w:hAnsi="Arial" w:cs="Arial"/>
            <w:sz w:val="24"/>
            <w:szCs w:val="24"/>
          </w:rPr>
          <w:t>envolvia</w:t>
        </w:r>
      </w:ins>
      <w:ins w:id="1226" w:author="Patricia Sbrissa" w:date="2019-09-27T23:27:00Z">
        <w:r w:rsidR="00444314">
          <w:rPr>
            <w:rFonts w:ascii="Arial" w:hAnsi="Arial" w:cs="Arial"/>
            <w:sz w:val="24"/>
            <w:szCs w:val="24"/>
          </w:rPr>
          <w:t>m</w:t>
        </w:r>
      </w:ins>
      <w:ins w:id="1227" w:author="Patricia Sbrissa" w:date="2019-09-27T20:02:00Z">
        <w:r w:rsidR="001D7C8E">
          <w:rPr>
            <w:rFonts w:ascii="Arial" w:hAnsi="Arial" w:cs="Arial"/>
            <w:sz w:val="24"/>
            <w:szCs w:val="24"/>
          </w:rPr>
          <w:t xml:space="preserve"> uma série de riscos, </w:t>
        </w:r>
      </w:ins>
      <w:del w:id="1228" w:author="Patricia Sbrissa" w:date="2019-09-27T20:02:00Z">
        <w:r w:rsidRPr="003A77AD" w:rsidDel="001D7C8E">
          <w:rPr>
            <w:rFonts w:ascii="Arial" w:hAnsi="Arial" w:cs="Arial"/>
            <w:sz w:val="24"/>
            <w:szCs w:val="24"/>
          </w:rPr>
          <w:delText xml:space="preserve"> envolve risco, p</w:delText>
        </w:r>
        <w:r w:rsidR="00BB0046" w:rsidRPr="003A77AD" w:rsidDel="001D7C8E">
          <w:rPr>
            <w:rFonts w:ascii="Arial" w:hAnsi="Arial" w:cs="Arial"/>
            <w:sz w:val="24"/>
            <w:szCs w:val="24"/>
          </w:rPr>
          <w:delText xml:space="preserve">ara Portugal </w:delText>
        </w:r>
        <w:r w:rsidRPr="003A77AD" w:rsidDel="001D7C8E">
          <w:rPr>
            <w:rFonts w:ascii="Arial" w:hAnsi="Arial" w:cs="Arial"/>
            <w:sz w:val="24"/>
            <w:szCs w:val="24"/>
          </w:rPr>
          <w:delText xml:space="preserve">não foi diferente, pois </w:delText>
        </w:r>
        <w:r w:rsidR="00BB0046" w:rsidRPr="003A77AD" w:rsidDel="001D7C8E">
          <w:rPr>
            <w:rFonts w:ascii="Arial" w:hAnsi="Arial" w:cs="Arial"/>
            <w:sz w:val="24"/>
            <w:szCs w:val="24"/>
          </w:rPr>
          <w:delText>essa e</w:delText>
        </w:r>
        <w:r w:rsidR="00BB0046" w:rsidRPr="003A77AD" w:rsidDel="00B90EC3">
          <w:rPr>
            <w:rFonts w:ascii="Arial" w:hAnsi="Arial" w:cs="Arial"/>
            <w:sz w:val="24"/>
            <w:szCs w:val="24"/>
          </w:rPr>
          <w:delText xml:space="preserve">ra uma operação de </w:delText>
        </w:r>
        <w:r w:rsidRPr="003A77AD" w:rsidDel="00B90EC3">
          <w:rPr>
            <w:rFonts w:ascii="Arial" w:hAnsi="Arial" w:cs="Arial"/>
            <w:sz w:val="24"/>
            <w:szCs w:val="24"/>
          </w:rPr>
          <w:delText xml:space="preserve">grande </w:delText>
        </w:r>
        <w:r w:rsidR="00BB0046" w:rsidRPr="003A77AD" w:rsidDel="00B90EC3">
          <w:rPr>
            <w:rFonts w:ascii="Arial" w:hAnsi="Arial" w:cs="Arial"/>
            <w:sz w:val="24"/>
            <w:szCs w:val="24"/>
          </w:rPr>
          <w:delText xml:space="preserve">risco, </w:delText>
        </w:r>
      </w:del>
      <w:r w:rsidR="00BB0046" w:rsidRPr="003A77AD">
        <w:rPr>
          <w:rFonts w:ascii="Arial" w:hAnsi="Arial" w:cs="Arial"/>
          <w:sz w:val="24"/>
          <w:szCs w:val="24"/>
        </w:rPr>
        <w:t xml:space="preserve">mas </w:t>
      </w:r>
      <w:r w:rsidRPr="003A77AD">
        <w:rPr>
          <w:rFonts w:ascii="Arial" w:hAnsi="Arial" w:cs="Arial"/>
          <w:sz w:val="24"/>
          <w:szCs w:val="24"/>
        </w:rPr>
        <w:t xml:space="preserve">também </w:t>
      </w:r>
      <w:del w:id="1229" w:author="Patricia Sbrissa" w:date="2019-09-27T20:02:00Z">
        <w:r w:rsidR="00BB0046" w:rsidRPr="003A77AD" w:rsidDel="00B90EC3">
          <w:rPr>
            <w:rFonts w:ascii="Arial" w:hAnsi="Arial" w:cs="Arial"/>
            <w:sz w:val="24"/>
            <w:szCs w:val="24"/>
          </w:rPr>
          <w:delText>com</w:delText>
        </w:r>
      </w:del>
      <w:ins w:id="1230" w:author="Patricia Sbrissa" w:date="2019-09-27T20:02:00Z">
        <w:r w:rsidR="00B90EC3">
          <w:rPr>
            <w:rFonts w:ascii="Arial" w:hAnsi="Arial" w:cs="Arial"/>
            <w:sz w:val="24"/>
            <w:szCs w:val="24"/>
          </w:rPr>
          <w:t>tinha</w:t>
        </w:r>
      </w:ins>
      <w:ins w:id="1231" w:author="Patricia Sbrissa" w:date="2019-09-27T20:03:00Z">
        <w:r w:rsidR="00B90EC3">
          <w:rPr>
            <w:rFonts w:ascii="Arial" w:hAnsi="Arial" w:cs="Arial"/>
            <w:sz w:val="24"/>
            <w:szCs w:val="24"/>
          </w:rPr>
          <w:t>m</w:t>
        </w:r>
      </w:ins>
      <w:r w:rsidR="00BB0046" w:rsidRPr="003A77AD">
        <w:rPr>
          <w:rFonts w:ascii="Arial" w:hAnsi="Arial" w:cs="Arial"/>
          <w:sz w:val="24"/>
          <w:szCs w:val="24"/>
        </w:rPr>
        <w:t xml:space="preserve"> grandes chances de</w:t>
      </w:r>
      <w:r w:rsidRPr="003A77AD">
        <w:rPr>
          <w:rFonts w:ascii="Arial" w:hAnsi="Arial" w:cs="Arial"/>
          <w:sz w:val="24"/>
          <w:szCs w:val="24"/>
        </w:rPr>
        <w:t xml:space="preserve"> se</w:t>
      </w:r>
      <w:r w:rsidR="00BB0046" w:rsidRPr="003A77AD">
        <w:rPr>
          <w:rFonts w:ascii="Arial" w:hAnsi="Arial" w:cs="Arial"/>
          <w:sz w:val="24"/>
          <w:szCs w:val="24"/>
        </w:rPr>
        <w:t xml:space="preserve"> </w:t>
      </w:r>
      <w:del w:id="1232" w:author="Patricia Sbrissa" w:date="2019-09-27T20:03:00Z">
        <w:r w:rsidR="00BB0046" w:rsidRPr="003A77AD" w:rsidDel="00E36811">
          <w:rPr>
            <w:rFonts w:ascii="Arial" w:hAnsi="Arial" w:cs="Arial"/>
            <w:sz w:val="24"/>
            <w:szCs w:val="24"/>
          </w:rPr>
          <w:delText>obter enormes resultados</w:delText>
        </w:r>
        <w:r w:rsidRPr="003A77AD" w:rsidDel="00E36811">
          <w:rPr>
            <w:rFonts w:ascii="Arial" w:hAnsi="Arial" w:cs="Arial"/>
            <w:sz w:val="24"/>
            <w:szCs w:val="24"/>
          </w:rPr>
          <w:delText>.</w:delText>
        </w:r>
      </w:del>
      <w:ins w:id="1233" w:author="Patricia Sbrissa" w:date="2019-09-27T20:03:00Z">
        <w:r w:rsidR="00E36811">
          <w:rPr>
            <w:rFonts w:ascii="Arial" w:hAnsi="Arial" w:cs="Arial"/>
            <w:sz w:val="24"/>
            <w:szCs w:val="24"/>
          </w:rPr>
          <w:t>tornarem um negócio lucrativo.</w:t>
        </w:r>
      </w:ins>
    </w:p>
    <w:p w14:paraId="345BF673" w14:textId="77777777" w:rsidR="0057201A" w:rsidRPr="003A77AD" w:rsidDel="00444314" w:rsidRDefault="0057201A">
      <w:pPr>
        <w:widowControl w:val="0"/>
        <w:tabs>
          <w:tab w:val="left" w:pos="6663"/>
        </w:tabs>
        <w:rPr>
          <w:del w:id="1234" w:author="Patricia Sbrissa" w:date="2019-09-27T23:27:00Z"/>
          <w:rFonts w:ascii="Arial" w:hAnsi="Arial" w:cs="Arial"/>
          <w:sz w:val="24"/>
          <w:szCs w:val="24"/>
        </w:rPr>
      </w:pPr>
    </w:p>
    <w:p w14:paraId="470A5C3D" w14:textId="52B69D6F" w:rsidR="00BB0046" w:rsidRPr="003A77AD" w:rsidDel="00B9485C" w:rsidRDefault="0057201A" w:rsidP="00444314">
      <w:pPr>
        <w:widowControl w:val="0"/>
        <w:tabs>
          <w:tab w:val="left" w:pos="6663"/>
        </w:tabs>
        <w:ind w:firstLine="0"/>
        <w:rPr>
          <w:del w:id="1235" w:author="Patricia Sbrissa" w:date="2019-09-27T20:00:00Z"/>
          <w:rFonts w:ascii="Arial" w:hAnsi="Arial" w:cs="Arial"/>
          <w:sz w:val="24"/>
          <w:szCs w:val="24"/>
        </w:rPr>
        <w:pPrChange w:id="1236" w:author="Patricia Sbrissa" w:date="2019-09-27T23:27:00Z">
          <w:pPr>
            <w:widowControl w:val="0"/>
            <w:tabs>
              <w:tab w:val="left" w:pos="6663"/>
            </w:tabs>
          </w:pPr>
        </w:pPrChange>
      </w:pPr>
      <w:del w:id="1237" w:author="Patricia Sbrissa" w:date="2019-09-27T23:27:00Z">
        <w:r w:rsidRPr="003A77AD" w:rsidDel="00444314">
          <w:rPr>
            <w:rFonts w:ascii="Arial" w:hAnsi="Arial" w:cs="Arial"/>
            <w:sz w:val="24"/>
            <w:szCs w:val="24"/>
          </w:rPr>
          <w:delText>E</w:delText>
        </w:r>
        <w:r w:rsidR="00BB0046" w:rsidRPr="003A77AD" w:rsidDel="00444314">
          <w:rPr>
            <w:rFonts w:ascii="Arial" w:hAnsi="Arial" w:cs="Arial"/>
            <w:sz w:val="24"/>
            <w:szCs w:val="24"/>
          </w:rPr>
          <w:delText xml:space="preserve">sse tipo de sistema já havia sido implantado em outros </w:delText>
        </w:r>
      </w:del>
      <w:del w:id="1238" w:author="Patricia Sbrissa" w:date="2019-09-27T20:03:00Z">
        <w:r w:rsidR="00BB0046" w:rsidRPr="003A77AD" w:rsidDel="006E3619">
          <w:rPr>
            <w:rFonts w:ascii="Arial" w:hAnsi="Arial" w:cs="Arial"/>
            <w:sz w:val="24"/>
            <w:szCs w:val="24"/>
          </w:rPr>
          <w:delText>locais</w:delText>
        </w:r>
      </w:del>
      <w:del w:id="1239" w:author="Patricia Sbrissa" w:date="2019-09-27T23:27:00Z">
        <w:r w:rsidR="00BB0046" w:rsidRPr="003A77AD" w:rsidDel="00444314">
          <w:rPr>
            <w:rFonts w:ascii="Arial" w:hAnsi="Arial" w:cs="Arial"/>
            <w:sz w:val="24"/>
            <w:szCs w:val="24"/>
          </w:rPr>
          <w:delText xml:space="preserve"> também descobertos por Portugal, nas chamadas </w:delText>
        </w:r>
      </w:del>
      <w:del w:id="1240" w:author="Patricia Sbrissa" w:date="2019-09-27T20:03:00Z">
        <w:r w:rsidR="00BB0046" w:rsidRPr="003A77AD" w:rsidDel="006E3619">
          <w:rPr>
            <w:rFonts w:ascii="Arial" w:hAnsi="Arial" w:cs="Arial"/>
            <w:sz w:val="24"/>
            <w:szCs w:val="24"/>
          </w:rPr>
          <w:delText>C</w:delText>
        </w:r>
      </w:del>
      <w:del w:id="1241" w:author="Patricia Sbrissa" w:date="2019-09-27T23:27:00Z">
        <w:r w:rsidR="00BB0046" w:rsidRPr="003A77AD" w:rsidDel="00444314">
          <w:rPr>
            <w:rFonts w:ascii="Arial" w:hAnsi="Arial" w:cs="Arial"/>
            <w:sz w:val="24"/>
            <w:szCs w:val="24"/>
          </w:rPr>
          <w:delText xml:space="preserve">apitanias </w:delText>
        </w:r>
      </w:del>
      <w:del w:id="1242" w:author="Patricia Sbrissa" w:date="2019-09-27T20:03:00Z">
        <w:r w:rsidR="00BB0046" w:rsidRPr="003A77AD" w:rsidDel="006E3619">
          <w:rPr>
            <w:rFonts w:ascii="Arial" w:hAnsi="Arial" w:cs="Arial"/>
            <w:sz w:val="24"/>
            <w:szCs w:val="24"/>
          </w:rPr>
          <w:delText>I</w:delText>
        </w:r>
      </w:del>
      <w:del w:id="1243" w:author="Patricia Sbrissa" w:date="2019-09-27T23:27:00Z">
        <w:r w:rsidR="00BB0046" w:rsidRPr="003A77AD" w:rsidDel="00444314">
          <w:rPr>
            <w:rFonts w:ascii="Arial" w:hAnsi="Arial" w:cs="Arial"/>
            <w:sz w:val="24"/>
            <w:szCs w:val="24"/>
          </w:rPr>
          <w:delText xml:space="preserve">nsulares, </w:delText>
        </w:r>
        <w:r w:rsidRPr="003A77AD" w:rsidDel="00444314">
          <w:rPr>
            <w:rFonts w:ascii="Arial" w:hAnsi="Arial" w:cs="Arial"/>
            <w:sz w:val="24"/>
            <w:szCs w:val="24"/>
          </w:rPr>
          <w:delText xml:space="preserve">sendo assim já se </w:delText>
        </w:r>
        <w:r w:rsidR="00BB0046" w:rsidRPr="003A77AD" w:rsidDel="00444314">
          <w:rPr>
            <w:rFonts w:ascii="Arial" w:hAnsi="Arial" w:cs="Arial"/>
            <w:sz w:val="24"/>
            <w:szCs w:val="24"/>
          </w:rPr>
          <w:delText xml:space="preserve">detinha conhecimento e todas as informações necessárias para implantação </w:delText>
        </w:r>
        <w:r w:rsidRPr="003A77AD" w:rsidDel="00444314">
          <w:rPr>
            <w:rFonts w:ascii="Arial" w:hAnsi="Arial" w:cs="Arial"/>
            <w:sz w:val="24"/>
            <w:szCs w:val="24"/>
          </w:rPr>
          <w:delText xml:space="preserve">desse sistema </w:delText>
        </w:r>
        <w:r w:rsidR="00BB0046" w:rsidRPr="003A77AD" w:rsidDel="00444314">
          <w:rPr>
            <w:rFonts w:ascii="Arial" w:hAnsi="Arial" w:cs="Arial"/>
            <w:sz w:val="24"/>
            <w:szCs w:val="24"/>
          </w:rPr>
          <w:delText>no Brasil.</w:delText>
        </w:r>
      </w:del>
    </w:p>
    <w:p w14:paraId="73816E6B" w14:textId="77777777" w:rsidR="00BB0046" w:rsidRPr="003A77AD" w:rsidRDefault="00BB0046" w:rsidP="00444314">
      <w:pPr>
        <w:widowControl w:val="0"/>
        <w:tabs>
          <w:tab w:val="left" w:pos="6663"/>
        </w:tabs>
        <w:ind w:firstLine="0"/>
        <w:rPr>
          <w:rFonts w:ascii="Arial" w:hAnsi="Arial" w:cs="Arial"/>
          <w:sz w:val="24"/>
          <w:szCs w:val="24"/>
        </w:rPr>
        <w:pPrChange w:id="1244" w:author="Patricia Sbrissa" w:date="2019-09-27T23:27:00Z">
          <w:pPr>
            <w:widowControl w:val="0"/>
            <w:tabs>
              <w:tab w:val="left" w:pos="6663"/>
            </w:tabs>
          </w:pPr>
        </w:pPrChange>
      </w:pPr>
    </w:p>
    <w:p w14:paraId="4775EC0B" w14:textId="790E5F94" w:rsidR="003A77AD" w:rsidRPr="003A77AD" w:rsidDel="00B9485C" w:rsidRDefault="003A77AD" w:rsidP="00444314">
      <w:pPr>
        <w:widowControl w:val="0"/>
        <w:tabs>
          <w:tab w:val="left" w:pos="6663"/>
        </w:tabs>
        <w:rPr>
          <w:del w:id="1245" w:author="Patricia Sbrissa" w:date="2019-09-27T20:00:00Z"/>
          <w:rFonts w:ascii="Arial" w:hAnsi="Arial" w:cs="Arial"/>
          <w:sz w:val="24"/>
          <w:szCs w:val="24"/>
        </w:rPr>
        <w:pPrChange w:id="1246" w:author="Patricia Sbrissa" w:date="2019-09-27T23:28:00Z">
          <w:pPr>
            <w:widowControl w:val="0"/>
            <w:tabs>
              <w:tab w:val="left" w:pos="6663"/>
            </w:tabs>
          </w:pPr>
        </w:pPrChange>
      </w:pPr>
      <w:r w:rsidRPr="003A77AD">
        <w:rPr>
          <w:rFonts w:ascii="Arial" w:hAnsi="Arial" w:cs="Arial"/>
          <w:sz w:val="24"/>
          <w:szCs w:val="24"/>
        </w:rPr>
        <w:t>Na prática, o</w:t>
      </w:r>
      <w:r w:rsidR="00BB0046" w:rsidRPr="003A77AD">
        <w:rPr>
          <w:rFonts w:ascii="Arial" w:hAnsi="Arial" w:cs="Arial"/>
          <w:sz w:val="24"/>
          <w:szCs w:val="24"/>
        </w:rPr>
        <w:t xml:space="preserve"> rei de Portugal concedia aos nobres beneficiários </w:t>
      </w:r>
      <w:del w:id="1247" w:author="Patricia Sbrissa" w:date="2019-09-27T23:28:00Z">
        <w:r w:rsidR="00BB0046" w:rsidRPr="003A77AD" w:rsidDel="00444314">
          <w:rPr>
            <w:rFonts w:ascii="Arial" w:hAnsi="Arial" w:cs="Arial"/>
            <w:sz w:val="24"/>
            <w:szCs w:val="24"/>
          </w:rPr>
          <w:delText>interessados</w:delText>
        </w:r>
        <w:r w:rsidRPr="003A77AD" w:rsidDel="00444314">
          <w:rPr>
            <w:rFonts w:ascii="Arial" w:hAnsi="Arial" w:cs="Arial"/>
            <w:sz w:val="24"/>
            <w:szCs w:val="24"/>
          </w:rPr>
          <w:delText xml:space="preserve"> nesse sistema</w:delText>
        </w:r>
        <w:r w:rsidR="00BB0046" w:rsidRPr="003A77AD" w:rsidDel="00444314">
          <w:rPr>
            <w:rFonts w:ascii="Arial" w:hAnsi="Arial" w:cs="Arial"/>
            <w:sz w:val="24"/>
            <w:szCs w:val="24"/>
          </w:rPr>
          <w:delText xml:space="preserve"> </w:delText>
        </w:r>
      </w:del>
      <w:r w:rsidR="00BB0046" w:rsidRPr="003A77AD">
        <w:rPr>
          <w:rFonts w:ascii="Arial" w:hAnsi="Arial" w:cs="Arial"/>
          <w:sz w:val="24"/>
          <w:szCs w:val="24"/>
        </w:rPr>
        <w:t xml:space="preserve">amplos poderes, como </w:t>
      </w:r>
      <w:del w:id="1248" w:author="Patricia Sbrissa" w:date="2019-09-27T23:28:00Z">
        <w:r w:rsidRPr="003A77AD" w:rsidDel="00444314">
          <w:rPr>
            <w:rFonts w:ascii="Arial" w:hAnsi="Arial" w:cs="Arial"/>
            <w:sz w:val="24"/>
            <w:szCs w:val="24"/>
          </w:rPr>
          <w:delText xml:space="preserve">por exemplo, </w:delText>
        </w:r>
      </w:del>
      <w:r w:rsidR="00BB0046" w:rsidRPr="003A77AD">
        <w:rPr>
          <w:rFonts w:ascii="Arial" w:hAnsi="Arial" w:cs="Arial"/>
          <w:sz w:val="24"/>
          <w:szCs w:val="24"/>
        </w:rPr>
        <w:t>a jurisdição civil e criminal</w:t>
      </w:r>
      <w:r w:rsidRPr="003A77AD">
        <w:rPr>
          <w:rFonts w:ascii="Arial" w:hAnsi="Arial" w:cs="Arial"/>
          <w:sz w:val="24"/>
          <w:szCs w:val="24"/>
        </w:rPr>
        <w:t xml:space="preserve">. Com isso, </w:t>
      </w:r>
      <w:del w:id="1249" w:author="Patricia Sbrissa" w:date="2019-09-27T23:28:00Z">
        <w:r w:rsidR="00BB0046" w:rsidRPr="003A77AD" w:rsidDel="00444314">
          <w:rPr>
            <w:rFonts w:ascii="Arial" w:hAnsi="Arial" w:cs="Arial"/>
            <w:sz w:val="24"/>
            <w:szCs w:val="24"/>
          </w:rPr>
          <w:delText xml:space="preserve">tais </w:delText>
        </w:r>
      </w:del>
      <w:ins w:id="1250" w:author="Patricia Sbrissa" w:date="2019-09-27T23:28:00Z">
        <w:r w:rsidR="00444314">
          <w:rPr>
            <w:rFonts w:ascii="Arial" w:hAnsi="Arial" w:cs="Arial"/>
            <w:sz w:val="24"/>
            <w:szCs w:val="24"/>
          </w:rPr>
          <w:t>os</w:t>
        </w:r>
        <w:r w:rsidR="00444314" w:rsidRPr="003A77AD">
          <w:rPr>
            <w:rFonts w:ascii="Arial" w:hAnsi="Arial" w:cs="Arial"/>
            <w:sz w:val="24"/>
            <w:szCs w:val="24"/>
          </w:rPr>
          <w:t xml:space="preserve"> </w:t>
        </w:r>
      </w:ins>
      <w:r w:rsidR="00BB0046" w:rsidRPr="003A77AD">
        <w:rPr>
          <w:rFonts w:ascii="Arial" w:hAnsi="Arial" w:cs="Arial"/>
          <w:sz w:val="24"/>
          <w:szCs w:val="24"/>
        </w:rPr>
        <w:t xml:space="preserve">proprietários detinham </w:t>
      </w:r>
      <w:r w:rsidRPr="003A77AD">
        <w:rPr>
          <w:rFonts w:ascii="Arial" w:hAnsi="Arial" w:cs="Arial"/>
          <w:sz w:val="24"/>
          <w:szCs w:val="24"/>
        </w:rPr>
        <w:t>total poder sobre essa</w:t>
      </w:r>
      <w:r w:rsidR="00BB0046" w:rsidRPr="003A77AD">
        <w:rPr>
          <w:rFonts w:ascii="Arial" w:hAnsi="Arial" w:cs="Arial"/>
          <w:sz w:val="24"/>
          <w:szCs w:val="24"/>
        </w:rPr>
        <w:t>s terras</w:t>
      </w:r>
      <w:ins w:id="1251" w:author="Patricia Sbrissa" w:date="2019-09-27T23:28:00Z">
        <w:r w:rsidR="00444314">
          <w:rPr>
            <w:rFonts w:ascii="Arial" w:hAnsi="Arial" w:cs="Arial"/>
            <w:sz w:val="24"/>
            <w:szCs w:val="24"/>
          </w:rPr>
          <w:t xml:space="preserve"> – as chamadas capitanias –</w:t>
        </w:r>
      </w:ins>
      <w:r w:rsidRPr="003A77AD">
        <w:rPr>
          <w:rFonts w:ascii="Arial" w:hAnsi="Arial" w:cs="Arial"/>
          <w:sz w:val="24"/>
          <w:szCs w:val="24"/>
        </w:rPr>
        <w:t xml:space="preserve"> e seus habitantes</w:t>
      </w:r>
      <w:ins w:id="1252" w:author="Patricia Sbrissa" w:date="2019-09-27T23:28:00Z">
        <w:r w:rsidR="00444314">
          <w:rPr>
            <w:rFonts w:ascii="Arial" w:hAnsi="Arial" w:cs="Arial"/>
            <w:sz w:val="24"/>
            <w:szCs w:val="24"/>
          </w:rPr>
          <w:t xml:space="preserve">; </w:t>
        </w:r>
      </w:ins>
      <w:del w:id="1253" w:author="Patricia Sbrissa" w:date="2019-09-27T23:28:00Z">
        <w:r w:rsidR="00BB0046" w:rsidRPr="003A77AD" w:rsidDel="00444314">
          <w:rPr>
            <w:rFonts w:ascii="Arial" w:hAnsi="Arial" w:cs="Arial"/>
            <w:sz w:val="24"/>
            <w:szCs w:val="24"/>
          </w:rPr>
          <w:delText xml:space="preserve">, </w:delText>
        </w:r>
        <w:r w:rsidRPr="003A77AD" w:rsidDel="00444314">
          <w:rPr>
            <w:rFonts w:ascii="Arial" w:hAnsi="Arial" w:cs="Arial"/>
            <w:sz w:val="24"/>
            <w:szCs w:val="24"/>
          </w:rPr>
          <w:delText xml:space="preserve">sendo também </w:delText>
        </w:r>
        <w:r w:rsidR="00BB0046" w:rsidRPr="003A77AD" w:rsidDel="00444314">
          <w:rPr>
            <w:rFonts w:ascii="Arial" w:hAnsi="Arial" w:cs="Arial"/>
            <w:sz w:val="24"/>
            <w:szCs w:val="24"/>
          </w:rPr>
          <w:delText xml:space="preserve">chamadas </w:delText>
        </w:r>
        <w:r w:rsidRPr="003A77AD" w:rsidDel="00444314">
          <w:rPr>
            <w:rFonts w:ascii="Arial" w:hAnsi="Arial" w:cs="Arial"/>
            <w:sz w:val="24"/>
            <w:szCs w:val="24"/>
          </w:rPr>
          <w:delText xml:space="preserve">de </w:delText>
        </w:r>
        <w:r w:rsidR="00BB0046" w:rsidRPr="003A77AD" w:rsidDel="00444314">
          <w:rPr>
            <w:rFonts w:ascii="Arial" w:hAnsi="Arial" w:cs="Arial"/>
            <w:sz w:val="24"/>
            <w:szCs w:val="24"/>
          </w:rPr>
          <w:delText xml:space="preserve">Capitanias, e </w:delText>
        </w:r>
      </w:del>
      <w:r w:rsidR="00BB0046" w:rsidRPr="003A77AD">
        <w:rPr>
          <w:rFonts w:ascii="Arial" w:hAnsi="Arial" w:cs="Arial"/>
          <w:sz w:val="24"/>
          <w:szCs w:val="24"/>
        </w:rPr>
        <w:t xml:space="preserve">suas decisões </w:t>
      </w:r>
      <w:r w:rsidRPr="003A77AD">
        <w:rPr>
          <w:rFonts w:ascii="Arial" w:hAnsi="Arial" w:cs="Arial"/>
          <w:sz w:val="24"/>
          <w:szCs w:val="24"/>
        </w:rPr>
        <w:t xml:space="preserve">eram </w:t>
      </w:r>
      <w:r w:rsidR="00BB0046" w:rsidRPr="003A77AD">
        <w:rPr>
          <w:rFonts w:ascii="Arial" w:hAnsi="Arial" w:cs="Arial"/>
          <w:sz w:val="24"/>
          <w:szCs w:val="24"/>
        </w:rPr>
        <w:t xml:space="preserve">soberanas e </w:t>
      </w:r>
      <w:r w:rsidRPr="003A77AD">
        <w:rPr>
          <w:rFonts w:ascii="Arial" w:hAnsi="Arial" w:cs="Arial"/>
          <w:sz w:val="24"/>
          <w:szCs w:val="24"/>
        </w:rPr>
        <w:t xml:space="preserve">possuíam </w:t>
      </w:r>
      <w:ins w:id="1254" w:author="Patricia Sbrissa" w:date="2019-09-27T23:29:00Z">
        <w:r w:rsidR="00444314">
          <w:rPr>
            <w:rFonts w:ascii="Arial" w:hAnsi="Arial" w:cs="Arial"/>
            <w:sz w:val="24"/>
            <w:szCs w:val="24"/>
          </w:rPr>
          <w:t xml:space="preserve">o </w:t>
        </w:r>
      </w:ins>
      <w:r w:rsidR="00BB0046" w:rsidRPr="003A77AD">
        <w:rPr>
          <w:rFonts w:ascii="Arial" w:hAnsi="Arial" w:cs="Arial"/>
          <w:sz w:val="24"/>
          <w:szCs w:val="24"/>
        </w:rPr>
        <w:t xml:space="preserve">aval das leis portuguesas. </w:t>
      </w:r>
    </w:p>
    <w:p w14:paraId="11ED2E80" w14:textId="77777777" w:rsidR="003A77AD" w:rsidRPr="004D1A63" w:rsidRDefault="003A77AD" w:rsidP="00444314">
      <w:pPr>
        <w:widowControl w:val="0"/>
        <w:tabs>
          <w:tab w:val="left" w:pos="6663"/>
        </w:tabs>
        <w:rPr>
          <w:rFonts w:ascii="Arial" w:hAnsi="Arial" w:cs="Arial"/>
          <w:sz w:val="24"/>
          <w:szCs w:val="24"/>
        </w:rPr>
        <w:pPrChange w:id="1255" w:author="Patricia Sbrissa" w:date="2019-09-27T23:28:00Z">
          <w:pPr>
            <w:widowControl w:val="0"/>
            <w:tabs>
              <w:tab w:val="left" w:pos="6663"/>
            </w:tabs>
          </w:pPr>
        </w:pPrChange>
      </w:pPr>
    </w:p>
    <w:p w14:paraId="531DA96F" w14:textId="1192EC36" w:rsidR="00BB0046" w:rsidRPr="004D1A63" w:rsidDel="00B9485C" w:rsidRDefault="004D1A63" w:rsidP="00BB0046">
      <w:pPr>
        <w:widowControl w:val="0"/>
        <w:tabs>
          <w:tab w:val="left" w:pos="6663"/>
        </w:tabs>
        <w:rPr>
          <w:del w:id="1256" w:author="Patricia Sbrissa" w:date="2019-09-27T20:01:00Z"/>
          <w:rFonts w:ascii="Arial" w:hAnsi="Arial" w:cs="Arial"/>
          <w:sz w:val="24"/>
          <w:szCs w:val="24"/>
        </w:rPr>
      </w:pPr>
      <w:del w:id="1257" w:author="Patricia Sbrissa" w:date="2019-09-27T23:33:00Z">
        <w:r w:rsidRPr="004D1A63" w:rsidDel="000153F8">
          <w:rPr>
            <w:rFonts w:ascii="Arial" w:hAnsi="Arial" w:cs="Arial"/>
            <w:sz w:val="24"/>
            <w:szCs w:val="24"/>
          </w:rPr>
          <w:delText>E c</w:delText>
        </w:r>
      </w:del>
      <w:ins w:id="1258" w:author="Patricia Sbrissa" w:date="2019-09-27T23:33:00Z">
        <w:r w:rsidR="000153F8">
          <w:rPr>
            <w:rFonts w:ascii="Arial" w:hAnsi="Arial" w:cs="Arial"/>
            <w:sz w:val="24"/>
            <w:szCs w:val="24"/>
          </w:rPr>
          <w:t>C</w:t>
        </w:r>
      </w:ins>
      <w:r w:rsidRPr="004D1A63">
        <w:rPr>
          <w:rFonts w:ascii="Arial" w:hAnsi="Arial" w:cs="Arial"/>
          <w:sz w:val="24"/>
          <w:szCs w:val="24"/>
        </w:rPr>
        <w:t xml:space="preserve">omo já era prática, </w:t>
      </w:r>
      <w:r w:rsidR="00BB0046" w:rsidRPr="004D1A63">
        <w:rPr>
          <w:rFonts w:ascii="Arial" w:hAnsi="Arial" w:cs="Arial"/>
          <w:sz w:val="24"/>
          <w:szCs w:val="24"/>
        </w:rPr>
        <w:t xml:space="preserve">tais </w:t>
      </w:r>
      <w:ins w:id="1259" w:author="Patricia Sbrissa" w:date="2019-09-27T23:33:00Z">
        <w:r w:rsidR="000153F8">
          <w:rPr>
            <w:rFonts w:ascii="Arial" w:hAnsi="Arial" w:cs="Arial"/>
            <w:sz w:val="24"/>
            <w:szCs w:val="24"/>
          </w:rPr>
          <w:t>n</w:t>
        </w:r>
      </w:ins>
      <w:del w:id="1260" w:author="Patricia Sbrissa" w:date="2019-09-27T23:33:00Z">
        <w:r w:rsidRPr="004D1A63" w:rsidDel="000153F8">
          <w:rPr>
            <w:rFonts w:ascii="Arial" w:hAnsi="Arial" w:cs="Arial"/>
            <w:sz w:val="24"/>
            <w:szCs w:val="24"/>
          </w:rPr>
          <w:delText>N</w:delText>
        </w:r>
      </w:del>
      <w:r w:rsidRPr="004D1A63">
        <w:rPr>
          <w:rFonts w:ascii="Arial" w:hAnsi="Arial" w:cs="Arial"/>
          <w:sz w:val="24"/>
          <w:szCs w:val="24"/>
        </w:rPr>
        <w:t>obres proprietários</w:t>
      </w:r>
      <w:r w:rsidR="00BB0046" w:rsidRPr="004D1A63">
        <w:rPr>
          <w:rFonts w:ascii="Arial" w:hAnsi="Arial" w:cs="Arial"/>
          <w:sz w:val="24"/>
          <w:szCs w:val="24"/>
        </w:rPr>
        <w:t xml:space="preserve"> de terras tinham isenção quase que total de tributos, sendo que </w:t>
      </w:r>
      <w:del w:id="1261" w:author="Patricia Sbrissa" w:date="2019-09-27T23:33:00Z">
        <w:r w:rsidR="00BB0046" w:rsidRPr="004D1A63" w:rsidDel="000153F8">
          <w:rPr>
            <w:rFonts w:ascii="Arial" w:hAnsi="Arial" w:cs="Arial"/>
            <w:sz w:val="24"/>
            <w:szCs w:val="24"/>
          </w:rPr>
          <w:delText xml:space="preserve">somente </w:delText>
        </w:r>
      </w:del>
      <w:ins w:id="1262" w:author="Patricia Sbrissa" w:date="2019-09-27T23:33:00Z">
        <w:r w:rsidR="000153F8">
          <w:rPr>
            <w:rFonts w:ascii="Arial" w:hAnsi="Arial" w:cs="Arial"/>
            <w:sz w:val="24"/>
            <w:szCs w:val="24"/>
          </w:rPr>
          <w:t>poucas cobranças</w:t>
        </w:r>
        <w:r w:rsidR="000153F8" w:rsidRPr="004D1A63">
          <w:rPr>
            <w:rFonts w:ascii="Arial" w:hAnsi="Arial" w:cs="Arial"/>
            <w:sz w:val="24"/>
            <w:szCs w:val="24"/>
          </w:rPr>
          <w:t xml:space="preserve"> </w:t>
        </w:r>
      </w:ins>
      <w:r w:rsidR="00BB0046" w:rsidRPr="004D1A63">
        <w:rPr>
          <w:rFonts w:ascii="Arial" w:hAnsi="Arial" w:cs="Arial"/>
          <w:sz w:val="24"/>
          <w:szCs w:val="24"/>
        </w:rPr>
        <w:t>incidiam</w:t>
      </w:r>
      <w:ins w:id="1263" w:author="Patricia Sbrissa" w:date="2019-09-27T23:33:00Z">
        <w:r w:rsidR="000153F8">
          <w:rPr>
            <w:rFonts w:ascii="Arial" w:hAnsi="Arial" w:cs="Arial"/>
            <w:sz w:val="24"/>
            <w:szCs w:val="24"/>
          </w:rPr>
          <w:t xml:space="preserve"> somente</w:t>
        </w:r>
      </w:ins>
      <w:r w:rsidR="00BB0046" w:rsidRPr="004D1A63">
        <w:rPr>
          <w:rFonts w:ascii="Arial" w:hAnsi="Arial" w:cs="Arial"/>
          <w:sz w:val="24"/>
          <w:szCs w:val="24"/>
        </w:rPr>
        <w:t xml:space="preserve"> em algumas </w:t>
      </w:r>
      <w:r w:rsidR="00BB0046" w:rsidRPr="000153F8">
        <w:rPr>
          <w:rFonts w:ascii="Arial" w:hAnsi="Arial" w:cs="Arial"/>
          <w:i/>
          <w:iCs/>
          <w:sz w:val="24"/>
          <w:szCs w:val="24"/>
          <w:rPrChange w:id="1264" w:author="Patricia Sbrissa" w:date="2019-09-27T23:33:00Z">
            <w:rPr>
              <w:rFonts w:ascii="Arial" w:hAnsi="Arial" w:cs="Arial"/>
              <w:sz w:val="24"/>
              <w:szCs w:val="24"/>
            </w:rPr>
          </w:rPrChange>
        </w:rPr>
        <w:t>commodities</w:t>
      </w:r>
      <w:ins w:id="1265" w:author="Patricia Sbrissa" w:date="2019-09-27T23:33:00Z">
        <w:r w:rsidR="000153F8">
          <w:rPr>
            <w:rFonts w:ascii="Arial" w:hAnsi="Arial" w:cs="Arial"/>
            <w:i/>
            <w:iCs/>
            <w:sz w:val="24"/>
            <w:szCs w:val="24"/>
          </w:rPr>
          <w:t>.</w:t>
        </w:r>
      </w:ins>
      <w:del w:id="1266" w:author="Patricia Sbrissa" w:date="2019-09-27T23:33:00Z">
        <w:r w:rsidR="00BB0046" w:rsidRPr="004D1A63" w:rsidDel="000153F8">
          <w:rPr>
            <w:rFonts w:ascii="Arial" w:hAnsi="Arial" w:cs="Arial"/>
            <w:sz w:val="24"/>
            <w:szCs w:val="24"/>
          </w:rPr>
          <w:delText xml:space="preserve"> algum tipo de cobrança tributária.</w:delText>
        </w:r>
      </w:del>
    </w:p>
    <w:p w14:paraId="33F9E55C" w14:textId="77777777" w:rsidR="00BB0046" w:rsidRPr="00EE1285" w:rsidRDefault="00BB0046">
      <w:pPr>
        <w:widowControl w:val="0"/>
        <w:tabs>
          <w:tab w:val="left" w:pos="6663"/>
        </w:tabs>
        <w:rPr>
          <w:rFonts w:ascii="Arial" w:hAnsi="Arial" w:cs="Arial"/>
          <w:i/>
          <w:sz w:val="24"/>
          <w:szCs w:val="24"/>
        </w:rPr>
      </w:pPr>
    </w:p>
    <w:p w14:paraId="14E0D2B1" w14:textId="49B8BA3C" w:rsidR="00BB0046" w:rsidRPr="00EE1285" w:rsidDel="006E3619" w:rsidRDefault="004D1A63" w:rsidP="00BB0046">
      <w:pPr>
        <w:widowControl w:val="0"/>
        <w:tabs>
          <w:tab w:val="left" w:pos="6663"/>
        </w:tabs>
        <w:rPr>
          <w:del w:id="1267" w:author="Patricia Sbrissa" w:date="2019-09-27T20:04:00Z"/>
          <w:rFonts w:ascii="Arial" w:hAnsi="Arial" w:cs="Arial"/>
          <w:i/>
          <w:sz w:val="24"/>
          <w:szCs w:val="24"/>
        </w:rPr>
      </w:pPr>
      <w:r w:rsidRPr="004F1747">
        <w:rPr>
          <w:rFonts w:ascii="Arial" w:hAnsi="Arial" w:cs="Arial"/>
          <w:sz w:val="24"/>
          <w:szCs w:val="24"/>
        </w:rPr>
        <w:t>C</w:t>
      </w:r>
      <w:r w:rsidR="00BB0046" w:rsidRPr="004F1747">
        <w:rPr>
          <w:rFonts w:ascii="Arial" w:hAnsi="Arial" w:cs="Arial"/>
          <w:sz w:val="24"/>
          <w:szCs w:val="24"/>
        </w:rPr>
        <w:t xml:space="preserve">omo o intuito era transferir a propriedade </w:t>
      </w:r>
      <w:r w:rsidR="004F1747" w:rsidRPr="004F1747">
        <w:rPr>
          <w:rFonts w:ascii="Arial" w:hAnsi="Arial" w:cs="Arial"/>
          <w:sz w:val="24"/>
          <w:szCs w:val="24"/>
        </w:rPr>
        <w:t xml:space="preserve">das terras visando </w:t>
      </w:r>
      <w:r w:rsidR="00BB0046" w:rsidRPr="004F1747">
        <w:rPr>
          <w:rFonts w:ascii="Arial" w:hAnsi="Arial" w:cs="Arial"/>
          <w:sz w:val="24"/>
          <w:szCs w:val="24"/>
        </w:rPr>
        <w:t>garantir a cobrança d</w:t>
      </w:r>
      <w:r w:rsidR="004F1747" w:rsidRPr="004F1747">
        <w:rPr>
          <w:rFonts w:ascii="Arial" w:hAnsi="Arial" w:cs="Arial"/>
          <w:sz w:val="24"/>
          <w:szCs w:val="24"/>
        </w:rPr>
        <w:t>e tributos</w:t>
      </w:r>
      <w:r w:rsidR="00BB0046" w:rsidRPr="004F1747">
        <w:rPr>
          <w:rFonts w:ascii="Arial" w:hAnsi="Arial" w:cs="Arial"/>
          <w:sz w:val="24"/>
          <w:szCs w:val="24"/>
        </w:rPr>
        <w:t xml:space="preserve">, </w:t>
      </w:r>
      <w:del w:id="1268" w:author="Patricia Sbrissa" w:date="2019-09-27T23:34:00Z">
        <w:r w:rsidR="00BB0046" w:rsidRPr="004F1747" w:rsidDel="000153F8">
          <w:rPr>
            <w:rFonts w:ascii="Arial" w:hAnsi="Arial" w:cs="Arial"/>
            <w:sz w:val="24"/>
            <w:szCs w:val="24"/>
          </w:rPr>
          <w:delText xml:space="preserve">e </w:delText>
        </w:r>
      </w:del>
      <w:ins w:id="1269" w:author="Patricia Sbrissa" w:date="2019-09-27T23:34:00Z">
        <w:r w:rsidR="000153F8">
          <w:rPr>
            <w:rFonts w:ascii="Arial" w:hAnsi="Arial" w:cs="Arial"/>
            <w:sz w:val="24"/>
            <w:szCs w:val="24"/>
          </w:rPr>
          <w:t>além de</w:t>
        </w:r>
        <w:r w:rsidR="000153F8" w:rsidRPr="004F1747">
          <w:rPr>
            <w:rFonts w:ascii="Arial" w:hAnsi="Arial" w:cs="Arial"/>
            <w:sz w:val="24"/>
            <w:szCs w:val="24"/>
          </w:rPr>
          <w:t xml:space="preserve"> </w:t>
        </w:r>
      </w:ins>
      <w:r w:rsidR="00BB0046" w:rsidRPr="004F1747">
        <w:rPr>
          <w:rFonts w:ascii="Arial" w:hAnsi="Arial" w:cs="Arial"/>
          <w:sz w:val="24"/>
          <w:szCs w:val="24"/>
        </w:rPr>
        <w:t xml:space="preserve">delimitar </w:t>
      </w:r>
      <w:del w:id="1270" w:author="Patricia Sbrissa" w:date="2019-09-27T23:34:00Z">
        <w:r w:rsidR="00BB0046" w:rsidRPr="004F1747" w:rsidDel="000153F8">
          <w:rPr>
            <w:rFonts w:ascii="Arial" w:hAnsi="Arial" w:cs="Arial"/>
            <w:sz w:val="24"/>
            <w:szCs w:val="24"/>
          </w:rPr>
          <w:delText>as terras</w:delText>
        </w:r>
      </w:del>
      <w:ins w:id="1271" w:author="Patricia Sbrissa" w:date="2019-09-27T23:34:00Z">
        <w:r w:rsidR="000153F8">
          <w:rPr>
            <w:rFonts w:ascii="Arial" w:hAnsi="Arial" w:cs="Arial"/>
            <w:sz w:val="24"/>
            <w:szCs w:val="24"/>
          </w:rPr>
          <w:t>o terreno</w:t>
        </w:r>
      </w:ins>
      <w:r w:rsidR="00BB0046" w:rsidRPr="004F1747">
        <w:rPr>
          <w:rFonts w:ascii="Arial" w:hAnsi="Arial" w:cs="Arial"/>
          <w:sz w:val="24"/>
          <w:szCs w:val="24"/>
        </w:rPr>
        <w:t xml:space="preserve"> sob</w:t>
      </w:r>
      <w:del w:id="1272" w:author="Patricia Sbrissa" w:date="2019-09-27T23:34:00Z">
        <w:r w:rsidR="00BB0046" w:rsidRPr="004F1747" w:rsidDel="000153F8">
          <w:rPr>
            <w:rFonts w:ascii="Arial" w:hAnsi="Arial" w:cs="Arial"/>
            <w:sz w:val="24"/>
            <w:szCs w:val="24"/>
          </w:rPr>
          <w:delText>re</w:delText>
        </w:r>
      </w:del>
      <w:r w:rsidR="00BB0046" w:rsidRPr="004F1747">
        <w:rPr>
          <w:rFonts w:ascii="Arial" w:hAnsi="Arial" w:cs="Arial"/>
          <w:sz w:val="24"/>
          <w:szCs w:val="24"/>
        </w:rPr>
        <w:t xml:space="preserve"> </w:t>
      </w:r>
      <w:del w:id="1273" w:author="Patricia Sbrissa" w:date="2019-09-27T23:34:00Z">
        <w:r w:rsidR="004F1747" w:rsidRPr="004F1747" w:rsidDel="000153F8">
          <w:rPr>
            <w:rFonts w:ascii="Arial" w:hAnsi="Arial" w:cs="Arial"/>
            <w:sz w:val="24"/>
            <w:szCs w:val="24"/>
          </w:rPr>
          <w:delText xml:space="preserve">o </w:delText>
        </w:r>
      </w:del>
      <w:r w:rsidR="00BB0046" w:rsidRPr="004F1747">
        <w:rPr>
          <w:rFonts w:ascii="Arial" w:hAnsi="Arial" w:cs="Arial"/>
          <w:sz w:val="24"/>
          <w:szCs w:val="24"/>
        </w:rPr>
        <w:t xml:space="preserve">domínio </w:t>
      </w:r>
      <w:del w:id="1274" w:author="Patricia Sbrissa" w:date="2019-09-27T23:34:00Z">
        <w:r w:rsidR="004F1747" w:rsidRPr="004F1747" w:rsidDel="000153F8">
          <w:rPr>
            <w:rFonts w:ascii="Arial" w:hAnsi="Arial" w:cs="Arial"/>
            <w:sz w:val="24"/>
            <w:szCs w:val="24"/>
          </w:rPr>
          <w:delText>de Portugal</w:delText>
        </w:r>
      </w:del>
      <w:ins w:id="1275" w:author="Patricia Sbrissa" w:date="2019-09-27T23:34:00Z">
        <w:r w:rsidR="000153F8">
          <w:rPr>
            <w:rFonts w:ascii="Arial" w:hAnsi="Arial" w:cs="Arial"/>
            <w:sz w:val="24"/>
            <w:szCs w:val="24"/>
          </w:rPr>
          <w:t>português</w:t>
        </w:r>
      </w:ins>
      <w:r w:rsidR="00BB0046" w:rsidRPr="004F1747">
        <w:rPr>
          <w:rFonts w:ascii="Arial" w:hAnsi="Arial" w:cs="Arial"/>
          <w:sz w:val="24"/>
          <w:szCs w:val="24"/>
        </w:rPr>
        <w:t xml:space="preserve">, em cada capitania </w:t>
      </w:r>
      <w:del w:id="1276" w:author="Patricia Sbrissa" w:date="2019-09-27T23:34:00Z">
        <w:r w:rsidR="00BB0046" w:rsidRPr="004F1747" w:rsidDel="000153F8">
          <w:rPr>
            <w:rFonts w:ascii="Arial" w:hAnsi="Arial" w:cs="Arial"/>
            <w:sz w:val="24"/>
            <w:szCs w:val="24"/>
          </w:rPr>
          <w:delText xml:space="preserve">existente foi </w:delText>
        </w:r>
      </w:del>
      <w:r w:rsidR="00BB0046" w:rsidRPr="004F1747">
        <w:rPr>
          <w:rFonts w:ascii="Arial" w:hAnsi="Arial" w:cs="Arial"/>
          <w:sz w:val="24"/>
          <w:szCs w:val="24"/>
        </w:rPr>
        <w:t xml:space="preserve">criada a </w:t>
      </w:r>
      <w:ins w:id="1277" w:author="Patricia Sbrissa" w:date="2019-09-27T23:34:00Z">
        <w:r w:rsidR="000153F8">
          <w:rPr>
            <w:rFonts w:ascii="Arial" w:hAnsi="Arial" w:cs="Arial"/>
            <w:sz w:val="24"/>
            <w:szCs w:val="24"/>
          </w:rPr>
          <w:t>“</w:t>
        </w:r>
      </w:ins>
      <w:r w:rsidR="00BB0046" w:rsidRPr="004F1747">
        <w:rPr>
          <w:rFonts w:ascii="Arial" w:hAnsi="Arial" w:cs="Arial"/>
          <w:sz w:val="24"/>
          <w:szCs w:val="24"/>
        </w:rPr>
        <w:t>Provedoria da Fazenda Real</w:t>
      </w:r>
      <w:ins w:id="1278" w:author="Patricia Sbrissa" w:date="2019-09-27T23:34:00Z">
        <w:r w:rsidR="000153F8">
          <w:rPr>
            <w:rFonts w:ascii="Arial" w:hAnsi="Arial" w:cs="Arial"/>
            <w:sz w:val="24"/>
            <w:szCs w:val="24"/>
          </w:rPr>
          <w:t>”</w:t>
        </w:r>
      </w:ins>
      <w:r w:rsidR="00BB0046" w:rsidRPr="004F1747">
        <w:rPr>
          <w:rFonts w:ascii="Arial" w:hAnsi="Arial" w:cs="Arial"/>
          <w:sz w:val="24"/>
          <w:szCs w:val="24"/>
        </w:rPr>
        <w:t>,</w:t>
      </w:r>
      <w:r w:rsidR="004F1747" w:rsidRPr="004F1747">
        <w:rPr>
          <w:rFonts w:ascii="Arial" w:hAnsi="Arial" w:cs="Arial"/>
          <w:sz w:val="24"/>
          <w:szCs w:val="24"/>
        </w:rPr>
        <w:t xml:space="preserve"> </w:t>
      </w:r>
      <w:del w:id="1279" w:author="Patricia Sbrissa" w:date="2019-09-27T23:34:00Z">
        <w:r w:rsidR="004F1747" w:rsidRPr="004F1747" w:rsidDel="000153F8">
          <w:rPr>
            <w:rFonts w:ascii="Arial" w:hAnsi="Arial" w:cs="Arial"/>
            <w:sz w:val="24"/>
            <w:szCs w:val="24"/>
          </w:rPr>
          <w:delText>tendo como</w:delText>
        </w:r>
      </w:del>
      <w:ins w:id="1280" w:author="Patricia Sbrissa" w:date="2019-09-27T23:34:00Z">
        <w:r w:rsidR="000153F8">
          <w:rPr>
            <w:rFonts w:ascii="Arial" w:hAnsi="Arial" w:cs="Arial"/>
            <w:sz w:val="24"/>
            <w:szCs w:val="24"/>
          </w:rPr>
          <w:t xml:space="preserve">cuja </w:t>
        </w:r>
      </w:ins>
      <w:ins w:id="1281" w:author="Patricia Sbrissa" w:date="2019-09-27T23:35:00Z">
        <w:r w:rsidR="000153F8">
          <w:rPr>
            <w:rFonts w:ascii="Arial" w:hAnsi="Arial" w:cs="Arial"/>
            <w:sz w:val="24"/>
            <w:szCs w:val="24"/>
          </w:rPr>
          <w:t>função</w:t>
        </w:r>
      </w:ins>
      <w:r w:rsidR="004F1747" w:rsidRPr="004F1747">
        <w:rPr>
          <w:rFonts w:ascii="Arial" w:hAnsi="Arial" w:cs="Arial"/>
          <w:sz w:val="24"/>
          <w:szCs w:val="24"/>
        </w:rPr>
        <w:t xml:space="preserve"> </w:t>
      </w:r>
      <w:del w:id="1282" w:author="Patricia Sbrissa" w:date="2019-09-27T23:34:00Z">
        <w:r w:rsidR="004F1747" w:rsidRPr="004F1747" w:rsidDel="000153F8">
          <w:rPr>
            <w:rFonts w:ascii="Arial" w:hAnsi="Arial" w:cs="Arial"/>
            <w:sz w:val="24"/>
            <w:szCs w:val="24"/>
          </w:rPr>
          <w:delText xml:space="preserve">atuação </w:delText>
        </w:r>
      </w:del>
      <w:ins w:id="1283" w:author="Patricia Sbrissa" w:date="2019-09-27T23:34:00Z">
        <w:r w:rsidR="000153F8">
          <w:rPr>
            <w:rFonts w:ascii="Arial" w:hAnsi="Arial" w:cs="Arial"/>
            <w:sz w:val="24"/>
            <w:szCs w:val="24"/>
          </w:rPr>
          <w:t>era</w:t>
        </w:r>
        <w:r w:rsidR="000153F8" w:rsidRPr="004F1747">
          <w:rPr>
            <w:rFonts w:ascii="Arial" w:hAnsi="Arial" w:cs="Arial"/>
            <w:sz w:val="24"/>
            <w:szCs w:val="24"/>
          </w:rPr>
          <w:t xml:space="preserve"> </w:t>
        </w:r>
      </w:ins>
      <w:r w:rsidR="004F1747" w:rsidRPr="004F1747">
        <w:rPr>
          <w:rFonts w:ascii="Arial" w:hAnsi="Arial" w:cs="Arial"/>
          <w:sz w:val="24"/>
          <w:szCs w:val="24"/>
        </w:rPr>
        <w:t>o repasse de informações de natureza comercial e tributária</w:t>
      </w:r>
      <w:ins w:id="1284" w:author="Patricia Sbrissa" w:date="2019-09-27T23:35:00Z">
        <w:r w:rsidR="000153F8">
          <w:rPr>
            <w:rFonts w:ascii="Arial" w:hAnsi="Arial" w:cs="Arial"/>
            <w:sz w:val="24"/>
            <w:szCs w:val="24"/>
          </w:rPr>
          <w:t xml:space="preserve">. As provedorias atuavam, também, </w:t>
        </w:r>
      </w:ins>
      <w:del w:id="1285" w:author="Patricia Sbrissa" w:date="2019-09-27T23:35:00Z">
        <w:r w:rsidR="004F1747" w:rsidRPr="004F1747" w:rsidDel="000153F8">
          <w:rPr>
            <w:rFonts w:ascii="Arial" w:hAnsi="Arial" w:cs="Arial"/>
            <w:sz w:val="24"/>
            <w:szCs w:val="24"/>
          </w:rPr>
          <w:delText>, atuando também c</w:delText>
        </w:r>
      </w:del>
      <w:ins w:id="1286" w:author="Patricia Sbrissa" w:date="2019-09-27T23:35:00Z">
        <w:r w:rsidR="000153F8">
          <w:rPr>
            <w:rFonts w:ascii="Arial" w:hAnsi="Arial" w:cs="Arial"/>
            <w:sz w:val="24"/>
            <w:szCs w:val="24"/>
          </w:rPr>
          <w:t>c</w:t>
        </w:r>
      </w:ins>
      <w:r w:rsidR="004F1747" w:rsidRPr="004F1747">
        <w:rPr>
          <w:rFonts w:ascii="Arial" w:hAnsi="Arial" w:cs="Arial"/>
          <w:sz w:val="24"/>
          <w:szCs w:val="24"/>
        </w:rPr>
        <w:t>omo a</w:t>
      </w:r>
      <w:r w:rsidR="00BB0046" w:rsidRPr="004F1747">
        <w:rPr>
          <w:rFonts w:ascii="Arial" w:hAnsi="Arial" w:cs="Arial"/>
          <w:sz w:val="24"/>
          <w:szCs w:val="24"/>
        </w:rPr>
        <w:t>lfândega</w:t>
      </w:r>
      <w:del w:id="1287" w:author="Patricia Sbrissa" w:date="2019-09-27T23:35:00Z">
        <w:r w:rsidR="00BB0046" w:rsidRPr="004F1747" w:rsidDel="000153F8">
          <w:rPr>
            <w:rFonts w:ascii="Arial" w:hAnsi="Arial" w:cs="Arial"/>
            <w:sz w:val="24"/>
            <w:szCs w:val="24"/>
          </w:rPr>
          <w:delText>,</w:delText>
        </w:r>
      </w:del>
      <w:r w:rsidR="00BB0046" w:rsidRPr="004F1747">
        <w:rPr>
          <w:rFonts w:ascii="Arial" w:hAnsi="Arial" w:cs="Arial"/>
          <w:sz w:val="24"/>
          <w:szCs w:val="24"/>
        </w:rPr>
        <w:t xml:space="preserve"> e </w:t>
      </w:r>
      <w:del w:id="1288" w:author="Patricia Sbrissa" w:date="2019-09-27T23:35:00Z">
        <w:r w:rsidR="00BB0046" w:rsidRPr="004F1747" w:rsidDel="000153F8">
          <w:rPr>
            <w:rFonts w:ascii="Arial" w:hAnsi="Arial" w:cs="Arial"/>
            <w:sz w:val="24"/>
            <w:szCs w:val="24"/>
          </w:rPr>
          <w:delText xml:space="preserve">tendo </w:delText>
        </w:r>
      </w:del>
      <w:r w:rsidR="00BB0046" w:rsidRPr="004F1747">
        <w:rPr>
          <w:rFonts w:ascii="Arial" w:hAnsi="Arial" w:cs="Arial"/>
          <w:sz w:val="24"/>
          <w:szCs w:val="24"/>
        </w:rPr>
        <w:t xml:space="preserve">seus provedores </w:t>
      </w:r>
      <w:ins w:id="1289" w:author="Patricia Sbrissa" w:date="2019-09-27T23:35:00Z">
        <w:r w:rsidR="000153F8">
          <w:rPr>
            <w:rFonts w:ascii="Arial" w:hAnsi="Arial" w:cs="Arial"/>
            <w:sz w:val="24"/>
            <w:szCs w:val="24"/>
          </w:rPr>
          <w:t>detinham a</w:t>
        </w:r>
      </w:ins>
      <w:del w:id="1290" w:author="Patricia Sbrissa" w:date="2019-09-27T23:35:00Z">
        <w:r w:rsidR="00BB0046" w:rsidRPr="004F1747" w:rsidDel="000153F8">
          <w:rPr>
            <w:rFonts w:ascii="Arial" w:hAnsi="Arial" w:cs="Arial"/>
            <w:sz w:val="24"/>
            <w:szCs w:val="24"/>
          </w:rPr>
          <w:delText>a</w:delText>
        </w:r>
      </w:del>
      <w:r w:rsidR="00BB0046" w:rsidRPr="004F1747">
        <w:rPr>
          <w:rFonts w:ascii="Arial" w:hAnsi="Arial" w:cs="Arial"/>
          <w:sz w:val="24"/>
          <w:szCs w:val="24"/>
        </w:rPr>
        <w:t xml:space="preserve"> função de juízes,</w:t>
      </w:r>
      <w:ins w:id="1291" w:author="Patricia Sbrissa" w:date="2019-09-27T23:36:00Z">
        <w:r w:rsidR="000153F8">
          <w:rPr>
            <w:rFonts w:ascii="Arial" w:hAnsi="Arial" w:cs="Arial"/>
            <w:sz w:val="24"/>
            <w:szCs w:val="24"/>
          </w:rPr>
          <w:t xml:space="preserve"> o que lhes dava o poder de julgar e decidir </w:t>
        </w:r>
      </w:ins>
      <w:del w:id="1292" w:author="Patricia Sbrissa" w:date="2019-09-27T23:36:00Z">
        <w:r w:rsidR="00BB0046" w:rsidRPr="004F1747" w:rsidDel="000153F8">
          <w:rPr>
            <w:rFonts w:ascii="Arial" w:hAnsi="Arial" w:cs="Arial"/>
            <w:sz w:val="24"/>
            <w:szCs w:val="24"/>
          </w:rPr>
          <w:delText xml:space="preserve"> efetuando julgamentos e decisões</w:delText>
        </w:r>
        <w:r w:rsidR="004F1747" w:rsidRPr="004F1747" w:rsidDel="000153F8">
          <w:rPr>
            <w:rFonts w:ascii="Arial" w:hAnsi="Arial" w:cs="Arial"/>
            <w:sz w:val="24"/>
            <w:szCs w:val="24"/>
          </w:rPr>
          <w:delText xml:space="preserve"> </w:delText>
        </w:r>
      </w:del>
      <w:r w:rsidR="004F1747" w:rsidRPr="004F1747">
        <w:rPr>
          <w:rFonts w:ascii="Arial" w:hAnsi="Arial" w:cs="Arial"/>
          <w:sz w:val="24"/>
          <w:szCs w:val="24"/>
        </w:rPr>
        <w:t>quando necessário</w:t>
      </w:r>
      <w:r w:rsidR="004F1747">
        <w:rPr>
          <w:rFonts w:ascii="Arial" w:hAnsi="Arial" w:cs="Arial"/>
          <w:i/>
          <w:sz w:val="24"/>
          <w:szCs w:val="24"/>
        </w:rPr>
        <w:t>.</w:t>
      </w:r>
      <w:r w:rsidR="00BB0046" w:rsidRPr="00EE1285">
        <w:rPr>
          <w:rFonts w:ascii="Arial" w:hAnsi="Arial" w:cs="Arial"/>
          <w:i/>
          <w:sz w:val="24"/>
          <w:szCs w:val="24"/>
        </w:rPr>
        <w:t xml:space="preserve"> </w:t>
      </w:r>
    </w:p>
    <w:p w14:paraId="0FFF82BB" w14:textId="77777777" w:rsidR="00BB0046" w:rsidRPr="004F1747" w:rsidRDefault="00BB0046">
      <w:pPr>
        <w:widowControl w:val="0"/>
        <w:tabs>
          <w:tab w:val="left" w:pos="6663"/>
        </w:tabs>
        <w:rPr>
          <w:rFonts w:ascii="Arial" w:hAnsi="Arial" w:cs="Arial"/>
          <w:sz w:val="24"/>
          <w:szCs w:val="24"/>
        </w:rPr>
      </w:pPr>
    </w:p>
    <w:p w14:paraId="5846FCC6" w14:textId="1A7DE8FD" w:rsidR="00BB0046" w:rsidRPr="004F1747" w:rsidDel="006E3619" w:rsidRDefault="004F1747" w:rsidP="00BB0046">
      <w:pPr>
        <w:widowControl w:val="0"/>
        <w:tabs>
          <w:tab w:val="left" w:pos="6663"/>
        </w:tabs>
        <w:rPr>
          <w:del w:id="1293" w:author="Patricia Sbrissa" w:date="2019-09-27T20:04:00Z"/>
          <w:rFonts w:ascii="Arial" w:hAnsi="Arial" w:cs="Arial"/>
          <w:sz w:val="24"/>
          <w:szCs w:val="24"/>
        </w:rPr>
      </w:pPr>
      <w:del w:id="1294" w:author="Patricia Sbrissa" w:date="2019-09-27T23:36:00Z">
        <w:r w:rsidRPr="004F1747" w:rsidDel="007F5FAE">
          <w:rPr>
            <w:rFonts w:ascii="Arial" w:hAnsi="Arial" w:cs="Arial"/>
            <w:sz w:val="24"/>
            <w:szCs w:val="24"/>
          </w:rPr>
          <w:delText>I</w:delText>
        </w:r>
        <w:r w:rsidR="00BB0046" w:rsidRPr="004F1747" w:rsidDel="007F5FAE">
          <w:rPr>
            <w:rFonts w:ascii="Arial" w:hAnsi="Arial" w:cs="Arial"/>
            <w:sz w:val="24"/>
            <w:szCs w:val="24"/>
          </w:rPr>
          <w:delText xml:space="preserve">niciado em 1534, </w:delText>
        </w:r>
        <w:r w:rsidRPr="004F1747" w:rsidDel="007F5FAE">
          <w:rPr>
            <w:rFonts w:ascii="Arial" w:hAnsi="Arial" w:cs="Arial"/>
            <w:sz w:val="24"/>
            <w:szCs w:val="24"/>
          </w:rPr>
          <w:delText xml:space="preserve">esse sistema de </w:delText>
        </w:r>
      </w:del>
      <w:ins w:id="1295" w:author="Patricia Sbrissa" w:date="2019-09-27T23:36:00Z">
        <w:r w:rsidR="000153F8">
          <w:rPr>
            <w:rFonts w:ascii="Arial" w:hAnsi="Arial" w:cs="Arial"/>
            <w:sz w:val="24"/>
            <w:szCs w:val="24"/>
          </w:rPr>
          <w:t xml:space="preserve">A primeira </w:t>
        </w:r>
      </w:ins>
      <w:r w:rsidRPr="004F1747">
        <w:rPr>
          <w:rFonts w:ascii="Arial" w:hAnsi="Arial" w:cs="Arial"/>
          <w:sz w:val="24"/>
          <w:szCs w:val="24"/>
        </w:rPr>
        <w:t>Provedoria da Fazenda Real</w:t>
      </w:r>
      <w:ins w:id="1296" w:author="Patricia Sbrissa" w:date="2019-09-27T23:36:00Z">
        <w:r w:rsidR="007F5FAE">
          <w:rPr>
            <w:rFonts w:ascii="Arial" w:hAnsi="Arial" w:cs="Arial"/>
            <w:sz w:val="24"/>
            <w:szCs w:val="24"/>
          </w:rPr>
          <w:t>, criada em 1534,</w:t>
        </w:r>
      </w:ins>
      <w:del w:id="1297" w:author="Patricia Sbrissa" w:date="2019-09-27T23:36:00Z">
        <w:r w:rsidRPr="004F1747" w:rsidDel="000153F8">
          <w:rPr>
            <w:rFonts w:ascii="Arial" w:hAnsi="Arial" w:cs="Arial"/>
            <w:sz w:val="24"/>
            <w:szCs w:val="24"/>
          </w:rPr>
          <w:delText>,</w:delText>
        </w:r>
      </w:del>
      <w:r w:rsidRPr="004F1747">
        <w:rPr>
          <w:rFonts w:ascii="Arial" w:hAnsi="Arial" w:cs="Arial"/>
          <w:sz w:val="24"/>
          <w:szCs w:val="24"/>
        </w:rPr>
        <w:t xml:space="preserve"> pode ser considerad</w:t>
      </w:r>
      <w:del w:id="1298" w:author="Patricia Sbrissa" w:date="2019-09-27T23:36:00Z">
        <w:r w:rsidRPr="004F1747" w:rsidDel="007F5FAE">
          <w:rPr>
            <w:rFonts w:ascii="Arial" w:hAnsi="Arial" w:cs="Arial"/>
            <w:sz w:val="24"/>
            <w:szCs w:val="24"/>
          </w:rPr>
          <w:delText>o</w:delText>
        </w:r>
      </w:del>
      <w:ins w:id="1299" w:author="Patricia Sbrissa" w:date="2019-09-27T23:36:00Z">
        <w:r w:rsidR="007F5FAE">
          <w:rPr>
            <w:rFonts w:ascii="Arial" w:hAnsi="Arial" w:cs="Arial"/>
            <w:sz w:val="24"/>
            <w:szCs w:val="24"/>
          </w:rPr>
          <w:t>a</w:t>
        </w:r>
      </w:ins>
      <w:r w:rsidRPr="004F1747">
        <w:rPr>
          <w:rFonts w:ascii="Arial" w:hAnsi="Arial" w:cs="Arial"/>
          <w:sz w:val="24"/>
          <w:szCs w:val="24"/>
        </w:rPr>
        <w:t xml:space="preserve"> como </w:t>
      </w:r>
      <w:r w:rsidR="00BB0046" w:rsidRPr="004F1747">
        <w:rPr>
          <w:rFonts w:ascii="Arial" w:hAnsi="Arial" w:cs="Arial"/>
          <w:sz w:val="24"/>
          <w:szCs w:val="24"/>
        </w:rPr>
        <w:t xml:space="preserve">a primeira repartição pública </w:t>
      </w:r>
      <w:r w:rsidRPr="004F1747">
        <w:rPr>
          <w:rFonts w:ascii="Arial" w:hAnsi="Arial" w:cs="Arial"/>
          <w:sz w:val="24"/>
          <w:szCs w:val="24"/>
        </w:rPr>
        <w:t>d</w:t>
      </w:r>
      <w:r w:rsidR="00BB0046" w:rsidRPr="004F1747">
        <w:rPr>
          <w:rFonts w:ascii="Arial" w:hAnsi="Arial" w:cs="Arial"/>
          <w:sz w:val="24"/>
          <w:szCs w:val="24"/>
        </w:rPr>
        <w:t>o Brasil</w:t>
      </w:r>
      <w:ins w:id="1300" w:author="Patricia Sbrissa" w:date="2019-09-27T23:37:00Z">
        <w:r w:rsidR="007F5FAE">
          <w:rPr>
            <w:rFonts w:ascii="Arial" w:hAnsi="Arial" w:cs="Arial"/>
            <w:sz w:val="24"/>
            <w:szCs w:val="24"/>
          </w:rPr>
          <w:t xml:space="preserve">. De </w:t>
        </w:r>
      </w:ins>
      <w:del w:id="1301" w:author="Patricia Sbrissa" w:date="2019-09-27T23:37:00Z">
        <w:r w:rsidR="00BB0046" w:rsidRPr="004F1747" w:rsidDel="007F5FAE">
          <w:rPr>
            <w:rFonts w:ascii="Arial" w:hAnsi="Arial" w:cs="Arial"/>
            <w:sz w:val="24"/>
            <w:szCs w:val="24"/>
          </w:rPr>
          <w:delText xml:space="preserve">, sendo essa de </w:delText>
        </w:r>
      </w:del>
      <w:r w:rsidR="00BB0046" w:rsidRPr="004F1747">
        <w:rPr>
          <w:rFonts w:ascii="Arial" w:hAnsi="Arial" w:cs="Arial"/>
          <w:sz w:val="24"/>
          <w:szCs w:val="24"/>
        </w:rPr>
        <w:t>natureza tributária,</w:t>
      </w:r>
      <w:ins w:id="1302" w:author="Patricia Sbrissa" w:date="2019-09-27T23:37:00Z">
        <w:r w:rsidR="007F5FAE">
          <w:rPr>
            <w:rFonts w:ascii="Arial" w:hAnsi="Arial" w:cs="Arial"/>
            <w:sz w:val="24"/>
            <w:szCs w:val="24"/>
          </w:rPr>
          <w:t xml:space="preserve"> </w:t>
        </w:r>
      </w:ins>
      <w:proofErr w:type="spellStart"/>
      <w:ins w:id="1303" w:author="Patricia Sbrissa" w:date="2019-09-27T23:38:00Z">
        <w:r w:rsidR="007F5FAE">
          <w:rPr>
            <w:rFonts w:ascii="Arial" w:hAnsi="Arial" w:cs="Arial"/>
            <w:sz w:val="24"/>
            <w:szCs w:val="24"/>
          </w:rPr>
          <w:t>suas</w:t>
        </w:r>
      </w:ins>
      <w:proofErr w:type="spellEnd"/>
      <w:del w:id="1304" w:author="Patricia Sbrissa" w:date="2019-09-27T23:37:00Z">
        <w:r w:rsidR="00BB0046" w:rsidRPr="004F1747" w:rsidDel="007F5FAE">
          <w:rPr>
            <w:rFonts w:ascii="Arial" w:hAnsi="Arial" w:cs="Arial"/>
            <w:sz w:val="24"/>
            <w:szCs w:val="24"/>
          </w:rPr>
          <w:delText xml:space="preserve"> pois com essa</w:delText>
        </w:r>
      </w:del>
      <w:r w:rsidR="00BB0046" w:rsidRPr="004F1747">
        <w:rPr>
          <w:rFonts w:ascii="Arial" w:hAnsi="Arial" w:cs="Arial"/>
          <w:sz w:val="24"/>
          <w:szCs w:val="24"/>
        </w:rPr>
        <w:t xml:space="preserve"> atividade</w:t>
      </w:r>
      <w:ins w:id="1305" w:author="Patricia Sbrissa" w:date="2019-09-27T23:38:00Z">
        <w:r w:rsidR="007F5FAE">
          <w:rPr>
            <w:rFonts w:ascii="Arial" w:hAnsi="Arial" w:cs="Arial"/>
            <w:sz w:val="24"/>
            <w:szCs w:val="24"/>
          </w:rPr>
          <w:t>s</w:t>
        </w:r>
      </w:ins>
      <w:r w:rsidR="00BB0046" w:rsidRPr="004F1747">
        <w:rPr>
          <w:rFonts w:ascii="Arial" w:hAnsi="Arial" w:cs="Arial"/>
          <w:sz w:val="24"/>
          <w:szCs w:val="24"/>
        </w:rPr>
        <w:t xml:space="preserve"> </w:t>
      </w:r>
      <w:del w:id="1306" w:author="Patricia Sbrissa" w:date="2019-09-27T23:38:00Z">
        <w:r w:rsidR="00BB0046" w:rsidRPr="004F1747" w:rsidDel="007F5FAE">
          <w:rPr>
            <w:rFonts w:ascii="Arial" w:hAnsi="Arial" w:cs="Arial"/>
            <w:sz w:val="24"/>
            <w:szCs w:val="24"/>
          </w:rPr>
          <w:delText xml:space="preserve">fazendária </w:delText>
        </w:r>
      </w:del>
      <w:del w:id="1307" w:author="Patricia Sbrissa" w:date="2019-09-27T23:37:00Z">
        <w:r w:rsidR="00BB0046" w:rsidRPr="004F1747" w:rsidDel="007F5FAE">
          <w:rPr>
            <w:rFonts w:ascii="Arial" w:hAnsi="Arial" w:cs="Arial"/>
            <w:sz w:val="24"/>
            <w:szCs w:val="24"/>
          </w:rPr>
          <w:delText xml:space="preserve">havia </w:delText>
        </w:r>
      </w:del>
      <w:ins w:id="1308" w:author="Patricia Sbrissa" w:date="2019-09-27T23:38:00Z">
        <w:r w:rsidR="007F5FAE">
          <w:rPr>
            <w:rFonts w:ascii="Arial" w:hAnsi="Arial" w:cs="Arial"/>
            <w:sz w:val="24"/>
            <w:szCs w:val="24"/>
          </w:rPr>
          <w:t>visavam</w:t>
        </w:r>
      </w:ins>
      <w:ins w:id="1309" w:author="Patricia Sbrissa" w:date="2019-09-27T23:37:00Z">
        <w:r w:rsidR="007F5FAE" w:rsidRPr="004F1747">
          <w:rPr>
            <w:rFonts w:ascii="Arial" w:hAnsi="Arial" w:cs="Arial"/>
            <w:sz w:val="24"/>
            <w:szCs w:val="24"/>
          </w:rPr>
          <w:t xml:space="preserve"> </w:t>
        </w:r>
      </w:ins>
      <w:ins w:id="1310" w:author="Patricia Sbrissa" w:date="2019-09-27T23:38:00Z">
        <w:r w:rsidR="007F5FAE">
          <w:rPr>
            <w:rFonts w:ascii="Arial" w:hAnsi="Arial" w:cs="Arial"/>
            <w:sz w:val="24"/>
            <w:szCs w:val="24"/>
          </w:rPr>
          <w:t>a</w:t>
        </w:r>
      </w:ins>
      <w:r w:rsidR="00BB0046" w:rsidRPr="004F1747">
        <w:rPr>
          <w:rFonts w:ascii="Arial" w:hAnsi="Arial" w:cs="Arial"/>
          <w:sz w:val="24"/>
          <w:szCs w:val="24"/>
        </w:rPr>
        <w:t>o controle das atividades comerciais</w:t>
      </w:r>
      <w:del w:id="1311" w:author="Patricia Sbrissa" w:date="2019-09-27T23:37:00Z">
        <w:r w:rsidR="00BB0046" w:rsidRPr="004F1747" w:rsidDel="007F5FAE">
          <w:rPr>
            <w:rFonts w:ascii="Arial" w:hAnsi="Arial" w:cs="Arial"/>
            <w:sz w:val="24"/>
            <w:szCs w:val="24"/>
          </w:rPr>
          <w:delText>,</w:delText>
        </w:r>
      </w:del>
      <w:r w:rsidR="00BB0046" w:rsidRPr="004F1747">
        <w:rPr>
          <w:rFonts w:ascii="Arial" w:hAnsi="Arial" w:cs="Arial"/>
          <w:sz w:val="24"/>
          <w:szCs w:val="24"/>
        </w:rPr>
        <w:t xml:space="preserve"> </w:t>
      </w:r>
      <w:r w:rsidRPr="004F1747">
        <w:rPr>
          <w:rFonts w:ascii="Arial" w:hAnsi="Arial" w:cs="Arial"/>
          <w:sz w:val="24"/>
          <w:szCs w:val="24"/>
        </w:rPr>
        <w:t>e</w:t>
      </w:r>
      <w:ins w:id="1312" w:author="Patricia Sbrissa" w:date="2019-09-27T23:37:00Z">
        <w:r w:rsidR="007F5FAE">
          <w:rPr>
            <w:rFonts w:ascii="Arial" w:hAnsi="Arial" w:cs="Arial"/>
            <w:sz w:val="24"/>
            <w:szCs w:val="24"/>
          </w:rPr>
          <w:t>,</w:t>
        </w:r>
      </w:ins>
      <w:r w:rsidRPr="004F1747">
        <w:rPr>
          <w:rFonts w:ascii="Arial" w:hAnsi="Arial" w:cs="Arial"/>
          <w:sz w:val="24"/>
          <w:szCs w:val="24"/>
        </w:rPr>
        <w:t xml:space="preserve"> consequentemente</w:t>
      </w:r>
      <w:ins w:id="1313" w:author="Patricia Sbrissa" w:date="2019-09-27T23:37:00Z">
        <w:r w:rsidR="007F5FAE">
          <w:rPr>
            <w:rFonts w:ascii="Arial" w:hAnsi="Arial" w:cs="Arial"/>
            <w:sz w:val="24"/>
            <w:szCs w:val="24"/>
          </w:rPr>
          <w:t>,</w:t>
        </w:r>
      </w:ins>
      <w:r w:rsidRPr="004F1747">
        <w:rPr>
          <w:rFonts w:ascii="Arial" w:hAnsi="Arial" w:cs="Arial"/>
          <w:sz w:val="24"/>
          <w:szCs w:val="24"/>
        </w:rPr>
        <w:t xml:space="preserve"> </w:t>
      </w:r>
      <w:r w:rsidR="00BB0046" w:rsidRPr="004F1747">
        <w:rPr>
          <w:rFonts w:ascii="Arial" w:hAnsi="Arial" w:cs="Arial"/>
          <w:sz w:val="24"/>
          <w:szCs w:val="24"/>
        </w:rPr>
        <w:t>o controle dos tributos incidentes no comércio</w:t>
      </w:r>
      <w:r w:rsidRPr="004F1747">
        <w:rPr>
          <w:rFonts w:ascii="Arial" w:hAnsi="Arial" w:cs="Arial"/>
          <w:sz w:val="24"/>
          <w:szCs w:val="24"/>
        </w:rPr>
        <w:t xml:space="preserve">, </w:t>
      </w:r>
      <w:ins w:id="1314" w:author="Patricia Sbrissa" w:date="2019-09-27T23:37:00Z">
        <w:r w:rsidR="007F5FAE">
          <w:rPr>
            <w:rFonts w:ascii="Arial" w:hAnsi="Arial" w:cs="Arial"/>
            <w:sz w:val="24"/>
            <w:szCs w:val="24"/>
          </w:rPr>
          <w:t>que</w:t>
        </w:r>
      </w:ins>
      <w:del w:id="1315" w:author="Patricia Sbrissa" w:date="2019-09-27T23:37:00Z">
        <w:r w:rsidRPr="004F1747" w:rsidDel="007F5FAE">
          <w:rPr>
            <w:rFonts w:ascii="Arial" w:hAnsi="Arial" w:cs="Arial"/>
            <w:sz w:val="24"/>
            <w:szCs w:val="24"/>
          </w:rPr>
          <w:delText>sendo</w:delText>
        </w:r>
      </w:del>
      <w:r w:rsidRPr="004F1747">
        <w:rPr>
          <w:rFonts w:ascii="Arial" w:hAnsi="Arial" w:cs="Arial"/>
          <w:sz w:val="24"/>
          <w:szCs w:val="24"/>
        </w:rPr>
        <w:t xml:space="preserve"> </w:t>
      </w:r>
      <w:r w:rsidR="00BB0046" w:rsidRPr="004F1747">
        <w:rPr>
          <w:rFonts w:ascii="Arial" w:hAnsi="Arial" w:cs="Arial"/>
          <w:sz w:val="24"/>
          <w:szCs w:val="24"/>
        </w:rPr>
        <w:t>posterior</w:t>
      </w:r>
      <w:r w:rsidRPr="004F1747">
        <w:rPr>
          <w:rFonts w:ascii="Arial" w:hAnsi="Arial" w:cs="Arial"/>
          <w:sz w:val="24"/>
          <w:szCs w:val="24"/>
        </w:rPr>
        <w:t>mente</w:t>
      </w:r>
      <w:r w:rsidR="00BB0046" w:rsidRPr="004F1747">
        <w:rPr>
          <w:rFonts w:ascii="Arial" w:hAnsi="Arial" w:cs="Arial"/>
          <w:sz w:val="24"/>
          <w:szCs w:val="24"/>
        </w:rPr>
        <w:t xml:space="preserve"> </w:t>
      </w:r>
      <w:ins w:id="1316" w:author="Patricia Sbrissa" w:date="2019-09-27T23:37:00Z">
        <w:r w:rsidR="007F5FAE">
          <w:rPr>
            <w:rFonts w:ascii="Arial" w:hAnsi="Arial" w:cs="Arial"/>
            <w:sz w:val="24"/>
            <w:szCs w:val="24"/>
          </w:rPr>
          <w:t xml:space="preserve">eram </w:t>
        </w:r>
      </w:ins>
      <w:r w:rsidR="00BB0046" w:rsidRPr="004F1747">
        <w:rPr>
          <w:rFonts w:ascii="Arial" w:hAnsi="Arial" w:cs="Arial"/>
          <w:sz w:val="24"/>
          <w:szCs w:val="24"/>
        </w:rPr>
        <w:t>envi</w:t>
      </w:r>
      <w:r w:rsidRPr="004F1747">
        <w:rPr>
          <w:rFonts w:ascii="Arial" w:hAnsi="Arial" w:cs="Arial"/>
          <w:sz w:val="24"/>
          <w:szCs w:val="24"/>
        </w:rPr>
        <w:t xml:space="preserve">ados </w:t>
      </w:r>
      <w:del w:id="1317" w:author="Patricia Sbrissa" w:date="2019-09-27T23:37:00Z">
        <w:r w:rsidRPr="004F1747" w:rsidDel="007F5FAE">
          <w:rPr>
            <w:rFonts w:ascii="Arial" w:hAnsi="Arial" w:cs="Arial"/>
            <w:sz w:val="24"/>
            <w:szCs w:val="24"/>
          </w:rPr>
          <w:delText xml:space="preserve">tais tributos </w:delText>
        </w:r>
        <w:r w:rsidR="00BB0046" w:rsidRPr="004F1747" w:rsidDel="007F5FAE">
          <w:rPr>
            <w:rFonts w:ascii="Arial" w:hAnsi="Arial" w:cs="Arial"/>
            <w:sz w:val="24"/>
            <w:szCs w:val="24"/>
          </w:rPr>
          <w:delText>a</w:delText>
        </w:r>
      </w:del>
      <w:ins w:id="1318" w:author="Patricia Sbrissa" w:date="2019-09-27T23:37:00Z">
        <w:r w:rsidR="007F5FAE">
          <w:rPr>
            <w:rFonts w:ascii="Arial" w:hAnsi="Arial" w:cs="Arial"/>
            <w:sz w:val="24"/>
            <w:szCs w:val="24"/>
          </w:rPr>
          <w:t>à</w:t>
        </w:r>
      </w:ins>
      <w:r w:rsidR="00BB0046" w:rsidRPr="004F1747">
        <w:rPr>
          <w:rFonts w:ascii="Arial" w:hAnsi="Arial" w:cs="Arial"/>
          <w:sz w:val="24"/>
          <w:szCs w:val="24"/>
        </w:rPr>
        <w:t xml:space="preserve"> metrópole portuguesa.</w:t>
      </w:r>
    </w:p>
    <w:p w14:paraId="365C24A7" w14:textId="77777777" w:rsidR="00BB0046" w:rsidRPr="003A3842" w:rsidRDefault="00BB0046">
      <w:pPr>
        <w:widowControl w:val="0"/>
        <w:tabs>
          <w:tab w:val="left" w:pos="6663"/>
        </w:tabs>
        <w:rPr>
          <w:rFonts w:ascii="Arial" w:hAnsi="Arial" w:cs="Arial"/>
          <w:sz w:val="24"/>
          <w:szCs w:val="24"/>
        </w:rPr>
      </w:pPr>
    </w:p>
    <w:p w14:paraId="07F6E3A7" w14:textId="4B8B66AC" w:rsidR="00BB0046" w:rsidRPr="003A3842" w:rsidDel="006E3619" w:rsidRDefault="00BB0046" w:rsidP="00923733">
      <w:pPr>
        <w:widowControl w:val="0"/>
        <w:tabs>
          <w:tab w:val="left" w:pos="6663"/>
        </w:tabs>
        <w:rPr>
          <w:del w:id="1319" w:author="Patricia Sbrissa" w:date="2019-09-27T20:04:00Z"/>
          <w:rFonts w:ascii="Arial" w:hAnsi="Arial" w:cs="Arial"/>
          <w:sz w:val="24"/>
          <w:szCs w:val="24"/>
        </w:rPr>
        <w:pPrChange w:id="1320" w:author="Patricia Sbrissa" w:date="2019-09-27T23:39:00Z">
          <w:pPr>
            <w:widowControl w:val="0"/>
            <w:tabs>
              <w:tab w:val="left" w:pos="6663"/>
            </w:tabs>
          </w:pPr>
        </w:pPrChange>
      </w:pPr>
      <w:r w:rsidRPr="003A3842">
        <w:rPr>
          <w:rFonts w:ascii="Arial" w:hAnsi="Arial" w:cs="Arial"/>
          <w:sz w:val="24"/>
          <w:szCs w:val="24"/>
        </w:rPr>
        <w:t xml:space="preserve">Essa </w:t>
      </w:r>
      <w:del w:id="1321" w:author="Patricia Sbrissa" w:date="2019-09-27T23:38:00Z">
        <w:r w:rsidRPr="003A3842" w:rsidDel="00923733">
          <w:rPr>
            <w:rFonts w:ascii="Arial" w:hAnsi="Arial" w:cs="Arial"/>
            <w:sz w:val="24"/>
            <w:szCs w:val="24"/>
          </w:rPr>
          <w:delText xml:space="preserve">atividade </w:delText>
        </w:r>
      </w:del>
      <w:ins w:id="1322" w:author="Patricia Sbrissa" w:date="2019-09-27T23:38:00Z">
        <w:r w:rsidR="00923733">
          <w:rPr>
            <w:rFonts w:ascii="Arial" w:hAnsi="Arial" w:cs="Arial"/>
            <w:sz w:val="24"/>
            <w:szCs w:val="24"/>
          </w:rPr>
          <w:t>instituição</w:t>
        </w:r>
        <w:r w:rsidR="00923733" w:rsidRPr="003A3842">
          <w:rPr>
            <w:rFonts w:ascii="Arial" w:hAnsi="Arial" w:cs="Arial"/>
            <w:sz w:val="24"/>
            <w:szCs w:val="24"/>
          </w:rPr>
          <w:t xml:space="preserve"> </w:t>
        </w:r>
      </w:ins>
      <w:r w:rsidRPr="003A3842">
        <w:rPr>
          <w:rFonts w:ascii="Arial" w:hAnsi="Arial" w:cs="Arial"/>
          <w:sz w:val="24"/>
          <w:szCs w:val="24"/>
        </w:rPr>
        <w:t>fazendária detinha o controle dos tributos sobre as exportações, os chamados tributos aduaneiros, e sobre as importações por comerciantes estrangeiros</w:t>
      </w:r>
      <w:ins w:id="1323" w:author="Patricia Sbrissa" w:date="2019-09-27T23:39:00Z">
        <w:r w:rsidR="00923733">
          <w:rPr>
            <w:rFonts w:ascii="Arial" w:hAnsi="Arial" w:cs="Arial"/>
            <w:sz w:val="24"/>
            <w:szCs w:val="24"/>
          </w:rPr>
          <w:t xml:space="preserve"> – </w:t>
        </w:r>
      </w:ins>
      <w:del w:id="1324" w:author="Patricia Sbrissa" w:date="2019-09-27T23:39:00Z">
        <w:r w:rsidRPr="003A3842" w:rsidDel="00923733">
          <w:rPr>
            <w:rFonts w:ascii="Arial" w:hAnsi="Arial" w:cs="Arial"/>
            <w:sz w:val="24"/>
            <w:szCs w:val="24"/>
          </w:rPr>
          <w:delText xml:space="preserve">, além disso, </w:delText>
        </w:r>
      </w:del>
      <w:r w:rsidRPr="003A3842">
        <w:rPr>
          <w:rFonts w:ascii="Arial" w:hAnsi="Arial" w:cs="Arial"/>
          <w:sz w:val="24"/>
          <w:szCs w:val="24"/>
        </w:rPr>
        <w:t xml:space="preserve">obviamente, a exportação para Portugal não sofria qualquer tributação. </w:t>
      </w:r>
    </w:p>
    <w:p w14:paraId="25882E00" w14:textId="77777777" w:rsidR="00BB0046" w:rsidRPr="00F5431D" w:rsidRDefault="00BB0046" w:rsidP="00923733">
      <w:pPr>
        <w:widowControl w:val="0"/>
        <w:tabs>
          <w:tab w:val="left" w:pos="6663"/>
        </w:tabs>
        <w:rPr>
          <w:rFonts w:ascii="Arial" w:hAnsi="Arial" w:cs="Arial"/>
          <w:sz w:val="24"/>
          <w:szCs w:val="24"/>
        </w:rPr>
        <w:pPrChange w:id="1325" w:author="Patricia Sbrissa" w:date="2019-09-27T23:39:00Z">
          <w:pPr>
            <w:widowControl w:val="0"/>
            <w:tabs>
              <w:tab w:val="left" w:pos="6663"/>
            </w:tabs>
          </w:pPr>
        </w:pPrChange>
      </w:pPr>
    </w:p>
    <w:p w14:paraId="74596F8B" w14:textId="60372153" w:rsidR="00BB0046" w:rsidRPr="00F5431D" w:rsidRDefault="003A3842" w:rsidP="00BB0046">
      <w:pPr>
        <w:widowControl w:val="0"/>
        <w:tabs>
          <w:tab w:val="left" w:pos="6663"/>
        </w:tabs>
        <w:rPr>
          <w:rFonts w:ascii="Arial" w:hAnsi="Arial" w:cs="Arial"/>
          <w:sz w:val="24"/>
          <w:szCs w:val="24"/>
        </w:rPr>
      </w:pPr>
      <w:r w:rsidRPr="00F5431D">
        <w:rPr>
          <w:rFonts w:ascii="Arial" w:hAnsi="Arial" w:cs="Arial"/>
          <w:sz w:val="24"/>
          <w:szCs w:val="24"/>
        </w:rPr>
        <w:t>C</w:t>
      </w:r>
      <w:r w:rsidR="00BB0046" w:rsidRPr="00F5431D">
        <w:rPr>
          <w:rFonts w:ascii="Arial" w:hAnsi="Arial" w:cs="Arial"/>
          <w:sz w:val="24"/>
          <w:szCs w:val="24"/>
        </w:rPr>
        <w:t xml:space="preserve">om a descoberta de grandes reservas de </w:t>
      </w:r>
      <w:del w:id="1326" w:author="Patricia Sbrissa" w:date="2019-09-27T23:39:00Z">
        <w:r w:rsidR="00BB0046" w:rsidRPr="00F5431D" w:rsidDel="00923733">
          <w:rPr>
            <w:rFonts w:ascii="Arial" w:hAnsi="Arial" w:cs="Arial"/>
            <w:sz w:val="24"/>
            <w:szCs w:val="24"/>
          </w:rPr>
          <w:delText>Ouro</w:delText>
        </w:r>
        <w:r w:rsidRPr="00F5431D" w:rsidDel="00923733">
          <w:rPr>
            <w:rFonts w:ascii="Arial" w:hAnsi="Arial" w:cs="Arial"/>
            <w:sz w:val="24"/>
            <w:szCs w:val="24"/>
          </w:rPr>
          <w:delText xml:space="preserve"> </w:delText>
        </w:r>
      </w:del>
      <w:ins w:id="1327" w:author="Patricia Sbrissa" w:date="2019-09-27T23:39:00Z">
        <w:r w:rsidR="00923733">
          <w:rPr>
            <w:rFonts w:ascii="Arial" w:hAnsi="Arial" w:cs="Arial"/>
            <w:sz w:val="24"/>
            <w:szCs w:val="24"/>
          </w:rPr>
          <w:t>ouro</w:t>
        </w:r>
        <w:r w:rsidR="00923733" w:rsidRPr="00F5431D">
          <w:rPr>
            <w:rFonts w:ascii="Arial" w:hAnsi="Arial" w:cs="Arial"/>
            <w:sz w:val="24"/>
            <w:szCs w:val="24"/>
          </w:rPr>
          <w:t xml:space="preserve"> </w:t>
        </w:r>
      </w:ins>
      <w:r w:rsidRPr="00F5431D">
        <w:rPr>
          <w:rFonts w:ascii="Arial" w:hAnsi="Arial" w:cs="Arial"/>
          <w:sz w:val="24"/>
          <w:szCs w:val="24"/>
        </w:rPr>
        <w:t>em Minas Gerais</w:t>
      </w:r>
      <w:r w:rsidR="00BB0046" w:rsidRPr="00F5431D">
        <w:rPr>
          <w:rFonts w:ascii="Arial" w:hAnsi="Arial" w:cs="Arial"/>
          <w:sz w:val="24"/>
          <w:szCs w:val="24"/>
        </w:rPr>
        <w:t xml:space="preserve">, iniciou-se o chamado </w:t>
      </w:r>
      <w:ins w:id="1328" w:author="Patricia Sbrissa" w:date="2019-09-27T23:39:00Z">
        <w:r w:rsidR="00923733">
          <w:rPr>
            <w:rFonts w:ascii="Arial" w:hAnsi="Arial" w:cs="Arial"/>
            <w:sz w:val="24"/>
            <w:szCs w:val="24"/>
          </w:rPr>
          <w:t>“</w:t>
        </w:r>
      </w:ins>
      <w:r w:rsidR="00923733" w:rsidRPr="00F5431D">
        <w:rPr>
          <w:rFonts w:ascii="Arial" w:hAnsi="Arial" w:cs="Arial"/>
          <w:sz w:val="24"/>
          <w:szCs w:val="24"/>
        </w:rPr>
        <w:t>ciclo do ouro</w:t>
      </w:r>
      <w:ins w:id="1329" w:author="Patricia Sbrissa" w:date="2019-09-27T23:39:00Z">
        <w:r w:rsidR="00923733">
          <w:rPr>
            <w:rFonts w:ascii="Arial" w:hAnsi="Arial" w:cs="Arial"/>
            <w:sz w:val="24"/>
            <w:szCs w:val="24"/>
          </w:rPr>
          <w:t>”</w:t>
        </w:r>
      </w:ins>
      <w:r w:rsidR="00F5431D" w:rsidRPr="00F5431D">
        <w:rPr>
          <w:rFonts w:ascii="Arial" w:hAnsi="Arial" w:cs="Arial"/>
          <w:sz w:val="24"/>
          <w:szCs w:val="24"/>
        </w:rPr>
        <w:t xml:space="preserve">, </w:t>
      </w:r>
      <w:del w:id="1330" w:author="Patricia Sbrissa" w:date="2019-09-27T23:39:00Z">
        <w:r w:rsidR="00F5431D" w:rsidRPr="00F5431D" w:rsidDel="00923733">
          <w:rPr>
            <w:rFonts w:ascii="Arial" w:hAnsi="Arial" w:cs="Arial"/>
            <w:sz w:val="24"/>
            <w:szCs w:val="24"/>
          </w:rPr>
          <w:delText xml:space="preserve">revolucionando </w:delText>
        </w:r>
      </w:del>
      <w:ins w:id="1331" w:author="Patricia Sbrissa" w:date="2019-09-27T23:39:00Z">
        <w:r w:rsidR="00923733">
          <w:rPr>
            <w:rFonts w:ascii="Arial" w:hAnsi="Arial" w:cs="Arial"/>
            <w:sz w:val="24"/>
            <w:szCs w:val="24"/>
          </w:rPr>
          <w:t>que viria a revolucionar</w:t>
        </w:r>
        <w:r w:rsidR="00923733" w:rsidRPr="00F5431D">
          <w:rPr>
            <w:rFonts w:ascii="Arial" w:hAnsi="Arial" w:cs="Arial"/>
            <w:sz w:val="24"/>
            <w:szCs w:val="24"/>
          </w:rPr>
          <w:t xml:space="preserve"> </w:t>
        </w:r>
      </w:ins>
      <w:r w:rsidR="00F5431D" w:rsidRPr="00F5431D">
        <w:rPr>
          <w:rFonts w:ascii="Arial" w:hAnsi="Arial" w:cs="Arial"/>
          <w:sz w:val="24"/>
          <w:szCs w:val="24"/>
        </w:rPr>
        <w:t>o comércio e</w:t>
      </w:r>
      <w:r w:rsidR="00BB0046" w:rsidRPr="00F5431D">
        <w:rPr>
          <w:rFonts w:ascii="Arial" w:hAnsi="Arial" w:cs="Arial"/>
          <w:sz w:val="24"/>
          <w:szCs w:val="24"/>
        </w:rPr>
        <w:t xml:space="preserve"> fomenta</w:t>
      </w:r>
      <w:ins w:id="1332" w:author="Patricia Sbrissa" w:date="2019-09-27T23:39:00Z">
        <w:r w:rsidR="00923733">
          <w:rPr>
            <w:rFonts w:ascii="Arial" w:hAnsi="Arial" w:cs="Arial"/>
            <w:sz w:val="24"/>
            <w:szCs w:val="24"/>
          </w:rPr>
          <w:t>r</w:t>
        </w:r>
      </w:ins>
      <w:del w:id="1333" w:author="Patricia Sbrissa" w:date="2019-09-27T23:39:00Z">
        <w:r w:rsidR="00BB0046" w:rsidRPr="00F5431D" w:rsidDel="00923733">
          <w:rPr>
            <w:rFonts w:ascii="Arial" w:hAnsi="Arial" w:cs="Arial"/>
            <w:sz w:val="24"/>
            <w:szCs w:val="24"/>
          </w:rPr>
          <w:delText>ndo</w:delText>
        </w:r>
      </w:del>
      <w:r w:rsidR="00BB0046" w:rsidRPr="00F5431D">
        <w:rPr>
          <w:rFonts w:ascii="Arial" w:hAnsi="Arial" w:cs="Arial"/>
          <w:sz w:val="24"/>
          <w:szCs w:val="24"/>
        </w:rPr>
        <w:t xml:space="preserve"> o desenvolvimento das alfândegas</w:t>
      </w:r>
      <w:del w:id="1334" w:author="Patricia Sbrissa" w:date="2019-09-27T23:39:00Z">
        <w:r w:rsidR="00F5431D" w:rsidRPr="00F5431D" w:rsidDel="00923733">
          <w:rPr>
            <w:rFonts w:ascii="Arial" w:hAnsi="Arial" w:cs="Arial"/>
            <w:sz w:val="24"/>
            <w:szCs w:val="24"/>
          </w:rPr>
          <w:delText>,</w:delText>
        </w:r>
      </w:del>
      <w:ins w:id="1335" w:author="Patricia Sbrissa" w:date="2019-09-27T23:39:00Z">
        <w:r w:rsidR="00923733">
          <w:rPr>
            <w:rFonts w:ascii="Arial" w:hAnsi="Arial" w:cs="Arial"/>
            <w:sz w:val="24"/>
            <w:szCs w:val="24"/>
          </w:rPr>
          <w:t xml:space="preserve">. </w:t>
        </w:r>
      </w:ins>
      <w:ins w:id="1336" w:author="Patricia Sbrissa" w:date="2019-09-27T23:40:00Z">
        <w:r w:rsidR="00923733">
          <w:rPr>
            <w:rFonts w:ascii="Arial" w:hAnsi="Arial" w:cs="Arial"/>
            <w:sz w:val="24"/>
            <w:szCs w:val="24"/>
          </w:rPr>
          <w:t>O descobrimento das jazidas de minério</w:t>
        </w:r>
      </w:ins>
      <w:r w:rsidR="00F5431D" w:rsidRPr="00F5431D">
        <w:rPr>
          <w:rFonts w:ascii="Arial" w:hAnsi="Arial" w:cs="Arial"/>
          <w:sz w:val="24"/>
          <w:szCs w:val="24"/>
        </w:rPr>
        <w:t xml:space="preserve"> </w:t>
      </w:r>
      <w:del w:id="1337" w:author="Patricia Sbrissa" w:date="2019-09-27T23:40:00Z">
        <w:r w:rsidR="00BB0046" w:rsidRPr="00F5431D" w:rsidDel="00923733">
          <w:rPr>
            <w:rFonts w:ascii="Arial" w:hAnsi="Arial" w:cs="Arial"/>
            <w:sz w:val="24"/>
            <w:szCs w:val="24"/>
          </w:rPr>
          <w:delText>trazendo para Portugal</w:delText>
        </w:r>
      </w:del>
      <w:ins w:id="1338" w:author="Patricia Sbrissa" w:date="2019-09-27T23:40:00Z">
        <w:r w:rsidR="00923733">
          <w:rPr>
            <w:rFonts w:ascii="Arial" w:hAnsi="Arial" w:cs="Arial"/>
            <w:sz w:val="24"/>
            <w:szCs w:val="24"/>
          </w:rPr>
          <w:t>trouxe a Portugal</w:t>
        </w:r>
      </w:ins>
      <w:r w:rsidR="00BB0046" w:rsidRPr="00F5431D">
        <w:rPr>
          <w:rFonts w:ascii="Arial" w:hAnsi="Arial" w:cs="Arial"/>
          <w:sz w:val="24"/>
          <w:szCs w:val="24"/>
        </w:rPr>
        <w:t xml:space="preserve"> a preocupação com </w:t>
      </w:r>
      <w:r w:rsidR="00F5431D" w:rsidRPr="00F5431D">
        <w:rPr>
          <w:rFonts w:ascii="Arial" w:hAnsi="Arial" w:cs="Arial"/>
          <w:sz w:val="24"/>
          <w:szCs w:val="24"/>
        </w:rPr>
        <w:t xml:space="preserve">o controle da colônia </w:t>
      </w:r>
      <w:r w:rsidR="00F5431D">
        <w:rPr>
          <w:rFonts w:ascii="Arial" w:hAnsi="Arial" w:cs="Arial"/>
          <w:sz w:val="24"/>
          <w:szCs w:val="24"/>
        </w:rPr>
        <w:t xml:space="preserve">e </w:t>
      </w:r>
      <w:ins w:id="1339" w:author="Patricia Sbrissa" w:date="2019-09-27T23:40:00Z">
        <w:r w:rsidR="00923733">
          <w:rPr>
            <w:rFonts w:ascii="Arial" w:hAnsi="Arial" w:cs="Arial"/>
            <w:sz w:val="24"/>
            <w:szCs w:val="24"/>
          </w:rPr>
          <w:t>com</w:t>
        </w:r>
      </w:ins>
      <w:del w:id="1340" w:author="Patricia Sbrissa" w:date="2019-09-27T23:40:00Z">
        <w:r w:rsidR="00F5431D" w:rsidDel="00923733">
          <w:rPr>
            <w:rFonts w:ascii="Arial" w:hAnsi="Arial" w:cs="Arial"/>
            <w:sz w:val="24"/>
            <w:szCs w:val="24"/>
          </w:rPr>
          <w:delText>o</w:delText>
        </w:r>
      </w:del>
      <w:r w:rsidR="00F5431D">
        <w:rPr>
          <w:rFonts w:ascii="Arial" w:hAnsi="Arial" w:cs="Arial"/>
          <w:sz w:val="24"/>
          <w:szCs w:val="24"/>
        </w:rPr>
        <w:t xml:space="preserve"> </w:t>
      </w:r>
      <w:r w:rsidR="00F5431D" w:rsidRPr="00F5431D">
        <w:rPr>
          <w:rFonts w:ascii="Arial" w:hAnsi="Arial" w:cs="Arial"/>
          <w:sz w:val="24"/>
          <w:szCs w:val="24"/>
        </w:rPr>
        <w:t>poss</w:t>
      </w:r>
      <w:r w:rsidR="00F5431D">
        <w:rPr>
          <w:rFonts w:ascii="Arial" w:hAnsi="Arial" w:cs="Arial"/>
          <w:sz w:val="24"/>
          <w:szCs w:val="24"/>
        </w:rPr>
        <w:t>ível desvio do ouro encontrado em Minas Gerais.</w:t>
      </w:r>
      <w:r w:rsidR="00BB0046" w:rsidRPr="00F5431D">
        <w:rPr>
          <w:rFonts w:ascii="Arial" w:hAnsi="Arial" w:cs="Arial"/>
          <w:sz w:val="24"/>
          <w:szCs w:val="24"/>
        </w:rPr>
        <w:t xml:space="preserve"> </w:t>
      </w:r>
    </w:p>
    <w:p w14:paraId="26191485" w14:textId="77777777" w:rsidR="00BB0046" w:rsidRPr="00F5431D" w:rsidRDefault="00BB0046" w:rsidP="00BB0046">
      <w:pPr>
        <w:widowControl w:val="0"/>
        <w:tabs>
          <w:tab w:val="left" w:pos="6663"/>
        </w:tabs>
        <w:rPr>
          <w:rFonts w:ascii="Arial" w:hAnsi="Arial" w:cs="Arial"/>
          <w:sz w:val="24"/>
          <w:szCs w:val="24"/>
        </w:rPr>
      </w:pPr>
    </w:p>
    <w:p w14:paraId="13E97869" w14:textId="77777777" w:rsidR="00923733" w:rsidRDefault="00923733" w:rsidP="00257548">
      <w:pPr>
        <w:pStyle w:val="0TITULO1TXT"/>
        <w:spacing w:before="0" w:after="240"/>
        <w:ind w:firstLine="0"/>
        <w:jc w:val="left"/>
        <w:rPr>
          <w:ins w:id="1341" w:author="Patricia Sbrissa" w:date="2019-09-27T23:40:00Z"/>
          <w:rFonts w:ascii="Arial" w:hAnsi="Arial" w:cs="Arial"/>
          <w:bCs w:val="0"/>
          <w:color w:val="365F91" w:themeColor="accent1" w:themeShade="BF"/>
          <w:sz w:val="28"/>
          <w:szCs w:val="28"/>
        </w:rPr>
      </w:pPr>
    </w:p>
    <w:p w14:paraId="2B34F0E2" w14:textId="3E0654A1" w:rsidR="00BB0046" w:rsidRPr="00257548" w:rsidRDefault="00BB0046" w:rsidP="00257548">
      <w:pPr>
        <w:pStyle w:val="0TITULO1TXT"/>
        <w:spacing w:before="0" w:after="240"/>
        <w:ind w:firstLine="0"/>
        <w:jc w:val="left"/>
        <w:rPr>
          <w:rFonts w:ascii="Arial" w:hAnsi="Arial" w:cs="Arial"/>
          <w:bCs w:val="0"/>
          <w:color w:val="365F91" w:themeColor="accent1" w:themeShade="BF"/>
          <w:sz w:val="28"/>
          <w:szCs w:val="28"/>
          <w:rPrChange w:id="1342" w:author="Patricia Sbrissa" w:date="2019-09-27T22:41:00Z">
            <w:rPr>
              <w:rFonts w:ascii="Arial" w:hAnsi="Arial" w:cs="Arial"/>
              <w:b w:val="0"/>
              <w:color w:val="auto"/>
              <w:sz w:val="28"/>
              <w:szCs w:val="28"/>
            </w:rPr>
          </w:rPrChange>
        </w:rPr>
        <w:pPrChange w:id="1343" w:author="Patricia Sbrissa" w:date="2019-09-27T22:41:00Z">
          <w:pPr>
            <w:pStyle w:val="0TITULO1TXT"/>
            <w:spacing w:before="0" w:after="240"/>
            <w:ind w:firstLine="0"/>
            <w:jc w:val="center"/>
          </w:pPr>
        </w:pPrChange>
      </w:pPr>
      <w:r w:rsidRPr="00257548">
        <w:rPr>
          <w:rFonts w:ascii="Arial" w:hAnsi="Arial" w:cs="Arial"/>
          <w:bCs w:val="0"/>
          <w:color w:val="365F91" w:themeColor="accent1" w:themeShade="BF"/>
          <w:sz w:val="28"/>
          <w:szCs w:val="28"/>
          <w:rPrChange w:id="1344" w:author="Patricia Sbrissa" w:date="2019-09-27T22:41:00Z">
            <w:rPr>
              <w:rFonts w:ascii="Arial" w:hAnsi="Arial" w:cs="Arial"/>
              <w:b w:val="0"/>
              <w:color w:val="auto"/>
              <w:sz w:val="28"/>
              <w:szCs w:val="28"/>
            </w:rPr>
          </w:rPrChange>
        </w:rPr>
        <w:lastRenderedPageBreak/>
        <w:t>Os impostos cobrados pelo ouro</w:t>
      </w:r>
    </w:p>
    <w:p w14:paraId="2909DB48" w14:textId="52006CA9" w:rsidR="00800759" w:rsidRPr="00143706" w:rsidDel="006E3619" w:rsidRDefault="00143706" w:rsidP="00BB0046">
      <w:pPr>
        <w:widowControl w:val="0"/>
        <w:tabs>
          <w:tab w:val="left" w:pos="6663"/>
        </w:tabs>
        <w:rPr>
          <w:del w:id="1345" w:author="Patricia Sbrissa" w:date="2019-09-27T20:04:00Z"/>
          <w:rFonts w:ascii="Arial" w:hAnsi="Arial" w:cs="Arial"/>
          <w:sz w:val="24"/>
          <w:szCs w:val="24"/>
        </w:rPr>
      </w:pPr>
      <w:del w:id="1346" w:author="Patricia Sbrissa" w:date="2019-09-27T23:41:00Z">
        <w:r w:rsidRPr="00143706" w:rsidDel="00923733">
          <w:rPr>
            <w:rFonts w:ascii="Arial" w:hAnsi="Arial" w:cs="Arial"/>
            <w:sz w:val="24"/>
            <w:szCs w:val="24"/>
          </w:rPr>
          <w:delText>Naquela época, a</w:delText>
        </w:r>
      </w:del>
      <w:ins w:id="1347" w:author="Patricia Sbrissa" w:date="2019-09-27T23:41:00Z">
        <w:r w:rsidR="00923733">
          <w:rPr>
            <w:rFonts w:ascii="Arial" w:hAnsi="Arial" w:cs="Arial"/>
            <w:sz w:val="24"/>
            <w:szCs w:val="24"/>
          </w:rPr>
          <w:t>A</w:t>
        </w:r>
      </w:ins>
      <w:r w:rsidRPr="00143706">
        <w:rPr>
          <w:rFonts w:ascii="Arial" w:hAnsi="Arial" w:cs="Arial"/>
          <w:sz w:val="24"/>
          <w:szCs w:val="24"/>
        </w:rPr>
        <w:t xml:space="preserve"> </w:t>
      </w:r>
      <w:r w:rsidR="00941F36">
        <w:rPr>
          <w:rFonts w:ascii="Arial" w:hAnsi="Arial" w:cs="Arial"/>
          <w:sz w:val="24"/>
          <w:szCs w:val="24"/>
        </w:rPr>
        <w:t>Coroa Portuguesa</w:t>
      </w:r>
      <w:r w:rsidR="00BB0046" w:rsidRPr="00143706">
        <w:rPr>
          <w:rFonts w:ascii="Arial" w:hAnsi="Arial" w:cs="Arial"/>
          <w:sz w:val="24"/>
          <w:szCs w:val="24"/>
        </w:rPr>
        <w:t xml:space="preserve"> </w:t>
      </w:r>
      <w:r w:rsidRPr="00143706">
        <w:rPr>
          <w:rFonts w:ascii="Arial" w:hAnsi="Arial" w:cs="Arial"/>
          <w:sz w:val="24"/>
          <w:szCs w:val="24"/>
        </w:rPr>
        <w:t>tinha a intenção de captar o máximo possível de ouro</w:t>
      </w:r>
      <w:del w:id="1348" w:author="Patricia Sbrissa" w:date="2019-09-27T23:41:00Z">
        <w:r w:rsidRPr="00143706" w:rsidDel="00923733">
          <w:rPr>
            <w:rFonts w:ascii="Arial" w:hAnsi="Arial" w:cs="Arial"/>
            <w:sz w:val="24"/>
            <w:szCs w:val="24"/>
          </w:rPr>
          <w:delText>,</w:delText>
        </w:r>
      </w:del>
      <w:r w:rsidRPr="00143706">
        <w:rPr>
          <w:rFonts w:ascii="Arial" w:hAnsi="Arial" w:cs="Arial"/>
          <w:sz w:val="24"/>
          <w:szCs w:val="24"/>
        </w:rPr>
        <w:t xml:space="preserve"> e</w:t>
      </w:r>
      <w:ins w:id="1349" w:author="Patricia Sbrissa" w:date="2019-09-27T23:41:00Z">
        <w:r w:rsidR="00923733">
          <w:rPr>
            <w:rFonts w:ascii="Arial" w:hAnsi="Arial" w:cs="Arial"/>
            <w:sz w:val="24"/>
            <w:szCs w:val="24"/>
          </w:rPr>
          <w:t>,</w:t>
        </w:r>
      </w:ins>
      <w:r w:rsidRPr="00143706">
        <w:rPr>
          <w:rFonts w:ascii="Arial" w:hAnsi="Arial" w:cs="Arial"/>
          <w:sz w:val="24"/>
          <w:szCs w:val="24"/>
        </w:rPr>
        <w:t xml:space="preserve"> </w:t>
      </w:r>
      <w:del w:id="1350" w:author="Patricia Sbrissa" w:date="2019-09-27T23:41:00Z">
        <w:r w:rsidRPr="00143706" w:rsidDel="00923733">
          <w:rPr>
            <w:rFonts w:ascii="Arial" w:hAnsi="Arial" w:cs="Arial"/>
            <w:sz w:val="24"/>
            <w:szCs w:val="24"/>
          </w:rPr>
          <w:delText xml:space="preserve">com </w:delText>
        </w:r>
      </w:del>
      <w:ins w:id="1351" w:author="Patricia Sbrissa" w:date="2019-09-27T23:41:00Z">
        <w:r w:rsidR="00923733">
          <w:rPr>
            <w:rFonts w:ascii="Arial" w:hAnsi="Arial" w:cs="Arial"/>
            <w:sz w:val="24"/>
            <w:szCs w:val="24"/>
          </w:rPr>
          <w:t>por</w:t>
        </w:r>
        <w:r w:rsidR="00923733" w:rsidRPr="00143706">
          <w:rPr>
            <w:rFonts w:ascii="Arial" w:hAnsi="Arial" w:cs="Arial"/>
            <w:sz w:val="24"/>
            <w:szCs w:val="24"/>
          </w:rPr>
          <w:t xml:space="preserve"> </w:t>
        </w:r>
      </w:ins>
      <w:r w:rsidRPr="00143706">
        <w:rPr>
          <w:rFonts w:ascii="Arial" w:hAnsi="Arial" w:cs="Arial"/>
          <w:sz w:val="24"/>
          <w:szCs w:val="24"/>
        </w:rPr>
        <w:t>isso</w:t>
      </w:r>
      <w:ins w:id="1352" w:author="Patricia Sbrissa" w:date="2019-09-27T23:41:00Z">
        <w:r w:rsidR="00923733">
          <w:rPr>
            <w:rFonts w:ascii="Arial" w:hAnsi="Arial" w:cs="Arial"/>
            <w:sz w:val="24"/>
            <w:szCs w:val="24"/>
          </w:rPr>
          <w:t>, criou</w:t>
        </w:r>
      </w:ins>
      <w:r w:rsidRPr="00143706">
        <w:rPr>
          <w:rFonts w:ascii="Arial" w:hAnsi="Arial" w:cs="Arial"/>
          <w:sz w:val="24"/>
          <w:szCs w:val="24"/>
        </w:rPr>
        <w:t xml:space="preserve"> estrategicamente </w:t>
      </w:r>
      <w:del w:id="1353" w:author="Patricia Sbrissa" w:date="2019-09-27T23:41:00Z">
        <w:r w:rsidRPr="00143706" w:rsidDel="00923733">
          <w:rPr>
            <w:rFonts w:ascii="Arial" w:hAnsi="Arial" w:cs="Arial"/>
            <w:sz w:val="24"/>
            <w:szCs w:val="24"/>
          </w:rPr>
          <w:delText>criou</w:delText>
        </w:r>
        <w:r w:rsidR="00BB0046" w:rsidRPr="00143706" w:rsidDel="00923733">
          <w:rPr>
            <w:rFonts w:ascii="Arial" w:hAnsi="Arial" w:cs="Arial"/>
            <w:sz w:val="24"/>
            <w:szCs w:val="24"/>
          </w:rPr>
          <w:delText xml:space="preserve"> 03</w:delText>
        </w:r>
      </w:del>
      <w:ins w:id="1354" w:author="Patricia Sbrissa" w:date="2019-09-27T23:41:00Z">
        <w:r w:rsidR="00923733">
          <w:rPr>
            <w:rFonts w:ascii="Arial" w:hAnsi="Arial" w:cs="Arial"/>
            <w:sz w:val="24"/>
            <w:szCs w:val="24"/>
          </w:rPr>
          <w:t>três</w:t>
        </w:r>
      </w:ins>
      <w:r w:rsidR="00BB0046" w:rsidRPr="00143706">
        <w:rPr>
          <w:rFonts w:ascii="Arial" w:hAnsi="Arial" w:cs="Arial"/>
          <w:sz w:val="24"/>
          <w:szCs w:val="24"/>
        </w:rPr>
        <w:t xml:space="preserve"> formas de </w:t>
      </w:r>
      <w:del w:id="1355" w:author="Patricia Sbrissa" w:date="2019-09-27T23:41:00Z">
        <w:r w:rsidRPr="00143706" w:rsidDel="00923733">
          <w:rPr>
            <w:rFonts w:ascii="Arial" w:hAnsi="Arial" w:cs="Arial"/>
            <w:sz w:val="24"/>
            <w:szCs w:val="24"/>
          </w:rPr>
          <w:delText xml:space="preserve">obtenção </w:delText>
        </w:r>
      </w:del>
      <w:ins w:id="1356" w:author="Patricia Sbrissa" w:date="2019-09-27T23:41:00Z">
        <w:r w:rsidR="00923733">
          <w:rPr>
            <w:rFonts w:ascii="Arial" w:hAnsi="Arial" w:cs="Arial"/>
            <w:sz w:val="24"/>
            <w:szCs w:val="24"/>
          </w:rPr>
          <w:t>obter</w:t>
        </w:r>
        <w:r w:rsidR="00923733" w:rsidRPr="00143706">
          <w:rPr>
            <w:rFonts w:ascii="Arial" w:hAnsi="Arial" w:cs="Arial"/>
            <w:sz w:val="24"/>
            <w:szCs w:val="24"/>
          </w:rPr>
          <w:t xml:space="preserve"> </w:t>
        </w:r>
      </w:ins>
      <w:del w:id="1357" w:author="Patricia Sbrissa" w:date="2019-09-27T23:41:00Z">
        <w:r w:rsidRPr="00143706" w:rsidDel="00923733">
          <w:rPr>
            <w:rFonts w:ascii="Arial" w:hAnsi="Arial" w:cs="Arial"/>
            <w:sz w:val="24"/>
            <w:szCs w:val="24"/>
          </w:rPr>
          <w:delText xml:space="preserve">de </w:delText>
        </w:r>
      </w:del>
      <w:r w:rsidRPr="00143706">
        <w:rPr>
          <w:rFonts w:ascii="Arial" w:hAnsi="Arial" w:cs="Arial"/>
          <w:sz w:val="24"/>
          <w:szCs w:val="24"/>
        </w:rPr>
        <w:t>tributos sobre o ou</w:t>
      </w:r>
      <w:del w:id="1358" w:author="Patricia Sbrissa" w:date="2019-09-27T23:41:00Z">
        <w:r w:rsidRPr="00143706" w:rsidDel="00923733">
          <w:rPr>
            <w:rFonts w:ascii="Arial" w:hAnsi="Arial" w:cs="Arial"/>
            <w:sz w:val="24"/>
            <w:szCs w:val="24"/>
          </w:rPr>
          <w:delText>t</w:delText>
        </w:r>
      </w:del>
      <w:r w:rsidRPr="00143706">
        <w:rPr>
          <w:rFonts w:ascii="Arial" w:hAnsi="Arial" w:cs="Arial"/>
          <w:sz w:val="24"/>
          <w:szCs w:val="24"/>
        </w:rPr>
        <w:t xml:space="preserve">ro, </w:t>
      </w:r>
      <w:r w:rsidR="00BB0046" w:rsidRPr="00143706">
        <w:rPr>
          <w:rFonts w:ascii="Arial" w:hAnsi="Arial" w:cs="Arial"/>
          <w:sz w:val="24"/>
          <w:szCs w:val="24"/>
        </w:rPr>
        <w:t xml:space="preserve">sendo a mais conhecida </w:t>
      </w:r>
      <w:del w:id="1359" w:author="Patricia Sbrissa" w:date="2019-09-27T23:41:00Z">
        <w:r w:rsidR="00BB0046" w:rsidRPr="00143706" w:rsidDel="00923733">
          <w:rPr>
            <w:rFonts w:ascii="Arial" w:hAnsi="Arial" w:cs="Arial"/>
            <w:sz w:val="24"/>
            <w:szCs w:val="24"/>
          </w:rPr>
          <w:delText>forma de tributação</w:delText>
        </w:r>
      </w:del>
      <w:ins w:id="1360" w:author="Patricia Sbrissa" w:date="2019-09-27T23:41:00Z">
        <w:r w:rsidR="00923733">
          <w:rPr>
            <w:rFonts w:ascii="Arial" w:hAnsi="Arial" w:cs="Arial"/>
            <w:sz w:val="24"/>
            <w:szCs w:val="24"/>
          </w:rPr>
          <w:t>delas</w:t>
        </w:r>
      </w:ins>
      <w:r w:rsidR="00BB0046" w:rsidRPr="00143706">
        <w:rPr>
          <w:rFonts w:ascii="Arial" w:hAnsi="Arial" w:cs="Arial"/>
          <w:sz w:val="24"/>
          <w:szCs w:val="24"/>
        </w:rPr>
        <w:t xml:space="preserve"> a chamada </w:t>
      </w:r>
      <w:ins w:id="1361" w:author="Patricia Sbrissa" w:date="2019-09-27T23:41:00Z">
        <w:r w:rsidR="00923733">
          <w:rPr>
            <w:rFonts w:ascii="Arial" w:hAnsi="Arial" w:cs="Arial"/>
            <w:sz w:val="24"/>
            <w:szCs w:val="24"/>
          </w:rPr>
          <w:t>“</w:t>
        </w:r>
      </w:ins>
      <w:r w:rsidR="00923733" w:rsidRPr="00143706">
        <w:rPr>
          <w:rFonts w:ascii="Arial" w:hAnsi="Arial" w:cs="Arial"/>
          <w:sz w:val="24"/>
          <w:szCs w:val="24"/>
        </w:rPr>
        <w:t>casa de fundição</w:t>
      </w:r>
      <w:ins w:id="1362" w:author="Patricia Sbrissa" w:date="2019-09-27T23:41:00Z">
        <w:r w:rsidR="00923733">
          <w:rPr>
            <w:rFonts w:ascii="Arial" w:hAnsi="Arial" w:cs="Arial"/>
            <w:sz w:val="24"/>
            <w:szCs w:val="24"/>
          </w:rPr>
          <w:t>”</w:t>
        </w:r>
      </w:ins>
      <w:r w:rsidR="00BB0046" w:rsidRPr="00143706">
        <w:rPr>
          <w:rFonts w:ascii="Arial" w:hAnsi="Arial" w:cs="Arial"/>
          <w:sz w:val="24"/>
          <w:szCs w:val="24"/>
        </w:rPr>
        <w:t xml:space="preserve">, </w:t>
      </w:r>
      <w:ins w:id="1363" w:author="Patricia Sbrissa" w:date="2019-09-27T23:42:00Z">
        <w:r w:rsidR="00923733">
          <w:rPr>
            <w:rFonts w:ascii="Arial" w:hAnsi="Arial" w:cs="Arial"/>
            <w:sz w:val="24"/>
            <w:szCs w:val="24"/>
          </w:rPr>
          <w:t xml:space="preserve">que objetivava </w:t>
        </w:r>
      </w:ins>
      <w:del w:id="1364" w:author="Patricia Sbrissa" w:date="2019-09-27T23:42:00Z">
        <w:r w:rsidR="00BB0046" w:rsidRPr="00143706" w:rsidDel="00923733">
          <w:rPr>
            <w:rFonts w:ascii="Arial" w:hAnsi="Arial" w:cs="Arial"/>
            <w:sz w:val="24"/>
            <w:szCs w:val="24"/>
          </w:rPr>
          <w:delText xml:space="preserve">objetivando </w:delText>
        </w:r>
      </w:del>
      <w:r w:rsidR="00BB0046" w:rsidRPr="00143706">
        <w:rPr>
          <w:rFonts w:ascii="Arial" w:hAnsi="Arial" w:cs="Arial"/>
          <w:sz w:val="24"/>
          <w:szCs w:val="24"/>
        </w:rPr>
        <w:t>recolher boa parte dos impostos sobre o ouro extraído e fundido</w:t>
      </w:r>
      <w:r w:rsidRPr="00143706">
        <w:rPr>
          <w:rFonts w:ascii="Arial" w:hAnsi="Arial" w:cs="Arial"/>
          <w:sz w:val="24"/>
          <w:szCs w:val="24"/>
        </w:rPr>
        <w:t xml:space="preserve"> nesses locais</w:t>
      </w:r>
      <w:r w:rsidR="00BB0046" w:rsidRPr="00143706">
        <w:rPr>
          <w:rFonts w:ascii="Arial" w:hAnsi="Arial" w:cs="Arial"/>
          <w:sz w:val="24"/>
          <w:szCs w:val="24"/>
        </w:rPr>
        <w:t xml:space="preserve">. </w:t>
      </w:r>
    </w:p>
    <w:p w14:paraId="7A2E1013" w14:textId="77777777" w:rsidR="00800759" w:rsidRDefault="00800759">
      <w:pPr>
        <w:widowControl w:val="0"/>
        <w:tabs>
          <w:tab w:val="left" w:pos="6663"/>
        </w:tabs>
        <w:rPr>
          <w:rFonts w:ascii="Arial" w:hAnsi="Arial" w:cs="Arial"/>
          <w:i/>
          <w:sz w:val="24"/>
          <w:szCs w:val="24"/>
        </w:rPr>
      </w:pPr>
    </w:p>
    <w:p w14:paraId="542BAE93" w14:textId="43336BB4" w:rsidR="00BB0046" w:rsidRPr="000E741A" w:rsidDel="006E3619" w:rsidRDefault="00923733" w:rsidP="00BB0046">
      <w:pPr>
        <w:widowControl w:val="0"/>
        <w:tabs>
          <w:tab w:val="left" w:pos="6663"/>
        </w:tabs>
        <w:rPr>
          <w:del w:id="1365" w:author="Patricia Sbrissa" w:date="2019-09-27T20:04:00Z"/>
          <w:rFonts w:ascii="Arial" w:hAnsi="Arial" w:cs="Arial"/>
          <w:sz w:val="24"/>
          <w:szCs w:val="24"/>
        </w:rPr>
      </w:pPr>
      <w:ins w:id="1366" w:author="Patricia Sbrissa" w:date="2019-09-27T23:42:00Z">
        <w:r>
          <w:rPr>
            <w:rFonts w:ascii="Arial" w:hAnsi="Arial" w:cs="Arial"/>
            <w:sz w:val="24"/>
            <w:szCs w:val="24"/>
          </w:rPr>
          <w:t>As</w:t>
        </w:r>
      </w:ins>
      <w:del w:id="1367" w:author="Patricia Sbrissa" w:date="2019-09-27T23:42:00Z">
        <w:r w:rsidR="000E741A" w:rsidRPr="000E741A" w:rsidDel="00923733">
          <w:rPr>
            <w:rFonts w:ascii="Arial" w:hAnsi="Arial" w:cs="Arial"/>
            <w:sz w:val="24"/>
            <w:szCs w:val="24"/>
          </w:rPr>
          <w:delText>E tais</w:delText>
        </w:r>
      </w:del>
      <w:r w:rsidR="000E741A" w:rsidRPr="000E741A">
        <w:rPr>
          <w:rFonts w:ascii="Arial" w:hAnsi="Arial" w:cs="Arial"/>
          <w:sz w:val="24"/>
          <w:szCs w:val="24"/>
        </w:rPr>
        <w:t xml:space="preserve"> cobranças exigidas sobre os mineiros </w:t>
      </w:r>
      <w:r w:rsidR="00BB0046" w:rsidRPr="000E741A">
        <w:rPr>
          <w:rFonts w:ascii="Arial" w:hAnsi="Arial" w:cs="Arial"/>
          <w:sz w:val="24"/>
          <w:szCs w:val="24"/>
        </w:rPr>
        <w:t xml:space="preserve">eram </w:t>
      </w:r>
      <w:r w:rsidR="000E741A" w:rsidRPr="000E741A">
        <w:rPr>
          <w:rFonts w:ascii="Arial" w:hAnsi="Arial" w:cs="Arial"/>
          <w:sz w:val="24"/>
          <w:szCs w:val="24"/>
        </w:rPr>
        <w:t>extremamente altas</w:t>
      </w:r>
      <w:del w:id="1368" w:author="Patricia Sbrissa" w:date="2019-09-27T23:42:00Z">
        <w:r w:rsidR="00BB0046" w:rsidRPr="000E741A" w:rsidDel="00923733">
          <w:rPr>
            <w:rFonts w:ascii="Arial" w:hAnsi="Arial" w:cs="Arial"/>
            <w:sz w:val="24"/>
            <w:szCs w:val="24"/>
          </w:rPr>
          <w:delText>,</w:delText>
        </w:r>
      </w:del>
      <w:r w:rsidR="00BB0046" w:rsidRPr="000E741A">
        <w:rPr>
          <w:rFonts w:ascii="Arial" w:hAnsi="Arial" w:cs="Arial"/>
          <w:sz w:val="24"/>
          <w:szCs w:val="24"/>
        </w:rPr>
        <w:t xml:space="preserve"> </w:t>
      </w:r>
      <w:r w:rsidR="000E741A" w:rsidRPr="000E741A">
        <w:rPr>
          <w:rFonts w:ascii="Arial" w:hAnsi="Arial" w:cs="Arial"/>
          <w:sz w:val="24"/>
          <w:szCs w:val="24"/>
        </w:rPr>
        <w:t xml:space="preserve">e </w:t>
      </w:r>
      <w:r w:rsidR="00BB0046" w:rsidRPr="000E741A">
        <w:rPr>
          <w:rFonts w:ascii="Arial" w:hAnsi="Arial" w:cs="Arial"/>
          <w:sz w:val="24"/>
          <w:szCs w:val="24"/>
        </w:rPr>
        <w:t xml:space="preserve">logo </w:t>
      </w:r>
      <w:ins w:id="1369" w:author="Patricia Sbrissa" w:date="2019-09-27T23:42:00Z">
        <w:r>
          <w:rPr>
            <w:rFonts w:ascii="Arial" w:hAnsi="Arial" w:cs="Arial"/>
            <w:sz w:val="24"/>
            <w:szCs w:val="24"/>
          </w:rPr>
          <w:t>causaram a revolta d</w:t>
        </w:r>
      </w:ins>
      <w:r w:rsidR="00BB0046" w:rsidRPr="000E741A">
        <w:rPr>
          <w:rFonts w:ascii="Arial" w:hAnsi="Arial" w:cs="Arial"/>
          <w:sz w:val="24"/>
          <w:szCs w:val="24"/>
        </w:rPr>
        <w:t>os mineiros</w:t>
      </w:r>
      <w:del w:id="1370" w:author="Patricia Sbrissa" w:date="2019-09-27T23:42:00Z">
        <w:r w:rsidR="00BB0046" w:rsidRPr="000E741A" w:rsidDel="00923733">
          <w:rPr>
            <w:rFonts w:ascii="Arial" w:hAnsi="Arial" w:cs="Arial"/>
            <w:sz w:val="24"/>
            <w:szCs w:val="24"/>
          </w:rPr>
          <w:delText xml:space="preserve"> ficaram </w:delText>
        </w:r>
        <w:r w:rsidR="000E741A" w:rsidRPr="000E741A" w:rsidDel="00923733">
          <w:rPr>
            <w:rFonts w:ascii="Arial" w:hAnsi="Arial" w:cs="Arial"/>
            <w:sz w:val="24"/>
            <w:szCs w:val="24"/>
          </w:rPr>
          <w:delText>revoltados com essa situação</w:delText>
        </w:r>
      </w:del>
      <w:r w:rsidR="00BB0046" w:rsidRPr="000E741A">
        <w:rPr>
          <w:rFonts w:ascii="Arial" w:hAnsi="Arial" w:cs="Arial"/>
          <w:sz w:val="24"/>
          <w:szCs w:val="24"/>
        </w:rPr>
        <w:t xml:space="preserve">, </w:t>
      </w:r>
      <w:del w:id="1371" w:author="Patricia Sbrissa" w:date="2019-09-27T23:42:00Z">
        <w:r w:rsidR="00BB0046" w:rsidRPr="000E741A" w:rsidDel="00923733">
          <w:rPr>
            <w:rFonts w:ascii="Arial" w:hAnsi="Arial" w:cs="Arial"/>
            <w:sz w:val="24"/>
            <w:szCs w:val="24"/>
          </w:rPr>
          <w:delText xml:space="preserve">pois </w:delText>
        </w:r>
      </w:del>
      <w:ins w:id="1372" w:author="Patricia Sbrissa" w:date="2019-09-27T23:42:00Z">
        <w:r>
          <w:rPr>
            <w:rFonts w:ascii="Arial" w:hAnsi="Arial" w:cs="Arial"/>
            <w:sz w:val="24"/>
            <w:szCs w:val="24"/>
          </w:rPr>
          <w:t>que</w:t>
        </w:r>
        <w:r w:rsidRPr="000E741A">
          <w:rPr>
            <w:rFonts w:ascii="Arial" w:hAnsi="Arial" w:cs="Arial"/>
            <w:sz w:val="24"/>
            <w:szCs w:val="24"/>
          </w:rPr>
          <w:t xml:space="preserve"> </w:t>
        </w:r>
      </w:ins>
      <w:r w:rsidR="00BB0046" w:rsidRPr="000E741A">
        <w:rPr>
          <w:rFonts w:ascii="Arial" w:hAnsi="Arial" w:cs="Arial"/>
          <w:sz w:val="24"/>
          <w:szCs w:val="24"/>
        </w:rPr>
        <w:t xml:space="preserve">viam boa parte do seu lucro </w:t>
      </w:r>
      <w:del w:id="1373" w:author="Patricia Sbrissa" w:date="2019-09-27T23:42:00Z">
        <w:r w:rsidR="000E741A" w:rsidRPr="000E741A" w:rsidDel="00923733">
          <w:rPr>
            <w:rFonts w:ascii="Arial" w:hAnsi="Arial" w:cs="Arial"/>
            <w:sz w:val="24"/>
            <w:szCs w:val="24"/>
          </w:rPr>
          <w:delText xml:space="preserve">ir </w:delText>
        </w:r>
      </w:del>
      <w:ins w:id="1374" w:author="Patricia Sbrissa" w:date="2019-09-27T23:42:00Z">
        <w:r>
          <w:rPr>
            <w:rFonts w:ascii="Arial" w:hAnsi="Arial" w:cs="Arial"/>
            <w:sz w:val="24"/>
            <w:szCs w:val="24"/>
          </w:rPr>
          <w:t>viajar</w:t>
        </w:r>
        <w:r w:rsidRPr="000E741A">
          <w:rPr>
            <w:rFonts w:ascii="Arial" w:hAnsi="Arial" w:cs="Arial"/>
            <w:sz w:val="24"/>
            <w:szCs w:val="24"/>
          </w:rPr>
          <w:t xml:space="preserve"> </w:t>
        </w:r>
      </w:ins>
      <w:r w:rsidR="000E741A" w:rsidRPr="000E741A">
        <w:rPr>
          <w:rFonts w:ascii="Arial" w:hAnsi="Arial" w:cs="Arial"/>
          <w:sz w:val="24"/>
          <w:szCs w:val="24"/>
        </w:rPr>
        <w:t>para</w:t>
      </w:r>
      <w:r w:rsidR="00BB0046" w:rsidRPr="000E741A">
        <w:rPr>
          <w:rFonts w:ascii="Arial" w:hAnsi="Arial" w:cs="Arial"/>
          <w:sz w:val="24"/>
          <w:szCs w:val="24"/>
        </w:rPr>
        <w:t xml:space="preserve"> Portugal</w:t>
      </w:r>
      <w:ins w:id="1375" w:author="Patricia Sbrissa" w:date="2019-09-27T23:42:00Z">
        <w:r>
          <w:rPr>
            <w:rFonts w:ascii="Arial" w:hAnsi="Arial" w:cs="Arial"/>
            <w:sz w:val="24"/>
            <w:szCs w:val="24"/>
          </w:rPr>
          <w:t>, país</w:t>
        </w:r>
      </w:ins>
      <w:r w:rsidR="000E741A" w:rsidRPr="000E741A">
        <w:rPr>
          <w:rFonts w:ascii="Arial" w:hAnsi="Arial" w:cs="Arial"/>
          <w:sz w:val="24"/>
          <w:szCs w:val="24"/>
        </w:rPr>
        <w:t xml:space="preserve"> que nada fazia para obter esse ouro</w:t>
      </w:r>
      <w:del w:id="1376" w:author="Patricia Sbrissa" w:date="2019-09-27T23:42:00Z">
        <w:r w:rsidR="000E741A" w:rsidRPr="000E741A" w:rsidDel="00923733">
          <w:rPr>
            <w:rFonts w:ascii="Arial" w:hAnsi="Arial" w:cs="Arial"/>
            <w:sz w:val="24"/>
            <w:szCs w:val="24"/>
          </w:rPr>
          <w:delText>,</w:delText>
        </w:r>
      </w:del>
      <w:r w:rsidR="000E741A" w:rsidRPr="000E741A">
        <w:rPr>
          <w:rFonts w:ascii="Arial" w:hAnsi="Arial" w:cs="Arial"/>
          <w:sz w:val="24"/>
          <w:szCs w:val="24"/>
        </w:rPr>
        <w:t xml:space="preserve"> a não ser efetuar as constantes cobranças.</w:t>
      </w:r>
      <w:r w:rsidR="00BB0046" w:rsidRPr="000E741A">
        <w:rPr>
          <w:rFonts w:ascii="Arial" w:hAnsi="Arial" w:cs="Arial"/>
          <w:sz w:val="24"/>
          <w:szCs w:val="24"/>
        </w:rPr>
        <w:t xml:space="preserve"> </w:t>
      </w:r>
    </w:p>
    <w:p w14:paraId="2AD5190B" w14:textId="77777777" w:rsidR="00BB0046" w:rsidRPr="00EE1285" w:rsidRDefault="00BB0046">
      <w:pPr>
        <w:widowControl w:val="0"/>
        <w:tabs>
          <w:tab w:val="left" w:pos="6663"/>
        </w:tabs>
        <w:rPr>
          <w:rFonts w:ascii="Arial" w:hAnsi="Arial" w:cs="Arial"/>
          <w:i/>
          <w:sz w:val="24"/>
          <w:szCs w:val="24"/>
        </w:rPr>
      </w:pPr>
    </w:p>
    <w:p w14:paraId="4C2E7417" w14:textId="7D17490C" w:rsidR="00BB0046" w:rsidRPr="005B7662" w:rsidRDefault="00BB0046" w:rsidP="00BB0046">
      <w:pPr>
        <w:rPr>
          <w:rFonts w:ascii="Arial" w:hAnsi="Arial" w:cs="Arial"/>
          <w:sz w:val="24"/>
          <w:szCs w:val="24"/>
        </w:rPr>
      </w:pPr>
      <w:del w:id="1377" w:author="Patricia Sbrissa" w:date="2019-09-27T23:43:00Z">
        <w:r w:rsidRPr="005B7662" w:rsidDel="00923733">
          <w:rPr>
            <w:rFonts w:ascii="Arial" w:hAnsi="Arial" w:cs="Arial"/>
            <w:sz w:val="24"/>
            <w:szCs w:val="24"/>
          </w:rPr>
          <w:delText xml:space="preserve">Portugal </w:delText>
        </w:r>
      </w:del>
      <w:ins w:id="1378" w:author="Patricia Sbrissa" w:date="2019-09-27T23:43:00Z">
        <w:r w:rsidR="00923733">
          <w:rPr>
            <w:rFonts w:ascii="Arial" w:hAnsi="Arial" w:cs="Arial"/>
            <w:sz w:val="24"/>
            <w:szCs w:val="24"/>
          </w:rPr>
          <w:t>Os portugueses</w:t>
        </w:r>
        <w:r w:rsidR="00923733" w:rsidRPr="005B7662">
          <w:rPr>
            <w:rFonts w:ascii="Arial" w:hAnsi="Arial" w:cs="Arial"/>
            <w:sz w:val="24"/>
            <w:szCs w:val="24"/>
          </w:rPr>
          <w:t xml:space="preserve"> </w:t>
        </w:r>
      </w:ins>
      <w:r w:rsidR="000E741A" w:rsidRPr="005B7662">
        <w:rPr>
          <w:rFonts w:ascii="Arial" w:hAnsi="Arial" w:cs="Arial"/>
          <w:sz w:val="24"/>
          <w:szCs w:val="24"/>
        </w:rPr>
        <w:t>tinha</w:t>
      </w:r>
      <w:ins w:id="1379" w:author="Patricia Sbrissa" w:date="2019-09-27T23:43:00Z">
        <w:r w:rsidR="00923733">
          <w:rPr>
            <w:rFonts w:ascii="Arial" w:hAnsi="Arial" w:cs="Arial"/>
            <w:sz w:val="24"/>
            <w:szCs w:val="24"/>
          </w:rPr>
          <w:t>m</w:t>
        </w:r>
      </w:ins>
      <w:r w:rsidR="000E741A" w:rsidRPr="005B7662">
        <w:rPr>
          <w:rFonts w:ascii="Arial" w:hAnsi="Arial" w:cs="Arial"/>
          <w:sz w:val="24"/>
          <w:szCs w:val="24"/>
        </w:rPr>
        <w:t xml:space="preserve"> como objetivo </w:t>
      </w:r>
      <w:del w:id="1380" w:author="Patricia Sbrissa" w:date="2019-09-27T23:43:00Z">
        <w:r w:rsidR="000E741A" w:rsidRPr="005B7662" w:rsidDel="00923733">
          <w:rPr>
            <w:rFonts w:ascii="Arial" w:hAnsi="Arial" w:cs="Arial"/>
            <w:sz w:val="24"/>
            <w:szCs w:val="24"/>
          </w:rPr>
          <w:delText xml:space="preserve">o aumento da </w:delText>
        </w:r>
        <w:r w:rsidRPr="005B7662" w:rsidDel="00923733">
          <w:rPr>
            <w:rFonts w:ascii="Arial" w:hAnsi="Arial" w:cs="Arial"/>
            <w:sz w:val="24"/>
            <w:szCs w:val="24"/>
          </w:rPr>
          <w:delText xml:space="preserve">arrecadação dos tributos </w:delText>
        </w:r>
        <w:r w:rsidR="000E741A" w:rsidRPr="005B7662" w:rsidDel="00923733">
          <w:rPr>
            <w:rFonts w:ascii="Arial" w:hAnsi="Arial" w:cs="Arial"/>
            <w:sz w:val="24"/>
            <w:szCs w:val="24"/>
          </w:rPr>
          <w:delText xml:space="preserve">para </w:delText>
        </w:r>
      </w:del>
      <w:r w:rsidR="000E741A" w:rsidRPr="005B7662">
        <w:rPr>
          <w:rFonts w:ascii="Arial" w:hAnsi="Arial" w:cs="Arial"/>
          <w:sz w:val="24"/>
          <w:szCs w:val="24"/>
        </w:rPr>
        <w:t>garanti</w:t>
      </w:r>
      <w:ins w:id="1381" w:author="Patricia Sbrissa" w:date="2019-09-27T23:43:00Z">
        <w:r w:rsidR="00923733">
          <w:rPr>
            <w:rFonts w:ascii="Arial" w:hAnsi="Arial" w:cs="Arial"/>
            <w:sz w:val="24"/>
            <w:szCs w:val="24"/>
          </w:rPr>
          <w:t>r</w:t>
        </w:r>
      </w:ins>
      <w:del w:id="1382" w:author="Patricia Sbrissa" w:date="2019-09-27T23:43:00Z">
        <w:r w:rsidR="000E741A" w:rsidRPr="005B7662" w:rsidDel="00923733">
          <w:rPr>
            <w:rFonts w:ascii="Arial" w:hAnsi="Arial" w:cs="Arial"/>
            <w:sz w:val="24"/>
            <w:szCs w:val="24"/>
          </w:rPr>
          <w:delText>a</w:delText>
        </w:r>
      </w:del>
      <w:r w:rsidRPr="005B7662">
        <w:rPr>
          <w:rFonts w:ascii="Arial" w:hAnsi="Arial" w:cs="Arial"/>
          <w:sz w:val="24"/>
          <w:szCs w:val="24"/>
        </w:rPr>
        <w:t xml:space="preserve"> </w:t>
      </w:r>
      <w:del w:id="1383" w:author="Patricia Sbrissa" w:date="2019-09-27T23:43:00Z">
        <w:r w:rsidR="000E741A" w:rsidRPr="005B7662" w:rsidDel="00923733">
          <w:rPr>
            <w:rFonts w:ascii="Arial" w:hAnsi="Arial" w:cs="Arial"/>
            <w:sz w:val="24"/>
            <w:szCs w:val="24"/>
          </w:rPr>
          <w:delText xml:space="preserve">de </w:delText>
        </w:r>
      </w:del>
      <w:r w:rsidR="000E741A" w:rsidRPr="005B7662">
        <w:rPr>
          <w:rFonts w:ascii="Arial" w:hAnsi="Arial" w:cs="Arial"/>
          <w:sz w:val="24"/>
          <w:szCs w:val="24"/>
        </w:rPr>
        <w:t>sua supremacia econômica</w:t>
      </w:r>
      <w:ins w:id="1384" w:author="Patricia Sbrissa" w:date="2019-09-27T23:43:00Z">
        <w:r w:rsidR="00923733">
          <w:rPr>
            <w:rFonts w:ascii="Arial" w:hAnsi="Arial" w:cs="Arial"/>
            <w:sz w:val="24"/>
            <w:szCs w:val="24"/>
          </w:rPr>
          <w:t xml:space="preserve"> com a tributação imposta aos brasileiros mineradores</w:t>
        </w:r>
      </w:ins>
      <w:del w:id="1385" w:author="Patricia Sbrissa" w:date="2019-09-27T23:44:00Z">
        <w:r w:rsidR="000E741A" w:rsidRPr="005B7662" w:rsidDel="00923733">
          <w:rPr>
            <w:rFonts w:ascii="Arial" w:hAnsi="Arial" w:cs="Arial"/>
            <w:sz w:val="24"/>
            <w:szCs w:val="24"/>
          </w:rPr>
          <w:delText>,</w:delText>
        </w:r>
      </w:del>
      <w:r w:rsidR="000E741A" w:rsidRPr="005B7662">
        <w:rPr>
          <w:rFonts w:ascii="Arial" w:hAnsi="Arial" w:cs="Arial"/>
          <w:sz w:val="24"/>
          <w:szCs w:val="24"/>
        </w:rPr>
        <w:t xml:space="preserve"> e </w:t>
      </w:r>
      <w:del w:id="1386" w:author="Patricia Sbrissa" w:date="2019-09-27T23:44:00Z">
        <w:r w:rsidR="000E741A" w:rsidRPr="005B7662" w:rsidDel="00923733">
          <w:rPr>
            <w:rFonts w:ascii="Arial" w:hAnsi="Arial" w:cs="Arial"/>
            <w:sz w:val="24"/>
            <w:szCs w:val="24"/>
          </w:rPr>
          <w:delText xml:space="preserve">com </w:delText>
        </w:r>
      </w:del>
      <w:ins w:id="1387" w:author="Patricia Sbrissa" w:date="2019-09-27T23:44:00Z">
        <w:r w:rsidR="00923733">
          <w:rPr>
            <w:rFonts w:ascii="Arial" w:hAnsi="Arial" w:cs="Arial"/>
            <w:sz w:val="24"/>
            <w:szCs w:val="24"/>
          </w:rPr>
          <w:t>uma de suas estratégias foi a criação</w:t>
        </w:r>
      </w:ins>
      <w:del w:id="1388" w:author="Patricia Sbrissa" w:date="2019-09-27T23:44:00Z">
        <w:r w:rsidR="000E741A" w:rsidRPr="005B7662" w:rsidDel="00923733">
          <w:rPr>
            <w:rFonts w:ascii="Arial" w:hAnsi="Arial" w:cs="Arial"/>
            <w:sz w:val="24"/>
            <w:szCs w:val="24"/>
          </w:rPr>
          <w:delText>isso criou</w:delText>
        </w:r>
        <w:r w:rsidRPr="005B7662" w:rsidDel="00923733">
          <w:rPr>
            <w:rFonts w:ascii="Arial" w:hAnsi="Arial" w:cs="Arial"/>
            <w:sz w:val="24"/>
            <w:szCs w:val="24"/>
          </w:rPr>
          <w:delText xml:space="preserve"> a cobrança </w:delText>
        </w:r>
      </w:del>
      <w:ins w:id="1389" w:author="Patricia Sbrissa" w:date="2019-09-27T23:44:00Z">
        <w:r w:rsidR="00923733">
          <w:rPr>
            <w:rFonts w:ascii="Arial" w:hAnsi="Arial" w:cs="Arial"/>
            <w:sz w:val="24"/>
            <w:szCs w:val="24"/>
          </w:rPr>
          <w:t xml:space="preserve"> </w:t>
        </w:r>
      </w:ins>
      <w:r w:rsidRPr="005B7662">
        <w:rPr>
          <w:rFonts w:ascii="Arial" w:hAnsi="Arial" w:cs="Arial"/>
          <w:sz w:val="24"/>
          <w:szCs w:val="24"/>
        </w:rPr>
        <w:t xml:space="preserve">do </w:t>
      </w:r>
      <w:r w:rsidR="000E741A" w:rsidRPr="005B7662">
        <w:rPr>
          <w:rFonts w:ascii="Arial" w:hAnsi="Arial" w:cs="Arial"/>
          <w:sz w:val="24"/>
          <w:szCs w:val="24"/>
        </w:rPr>
        <w:t xml:space="preserve">chamado </w:t>
      </w:r>
      <w:ins w:id="1390" w:author="Patricia Sbrissa" w:date="2019-09-27T23:44:00Z">
        <w:r w:rsidR="00923733">
          <w:rPr>
            <w:rFonts w:ascii="Arial" w:hAnsi="Arial" w:cs="Arial"/>
            <w:sz w:val="24"/>
            <w:szCs w:val="24"/>
          </w:rPr>
          <w:t>“</w:t>
        </w:r>
      </w:ins>
      <w:r w:rsidR="00923733" w:rsidRPr="005B7662">
        <w:rPr>
          <w:rFonts w:ascii="Arial" w:hAnsi="Arial" w:cs="Arial"/>
          <w:sz w:val="24"/>
          <w:szCs w:val="24"/>
        </w:rPr>
        <w:t>quinto</w:t>
      </w:r>
      <w:ins w:id="1391" w:author="Patricia Sbrissa" w:date="2019-09-27T23:44:00Z">
        <w:r w:rsidR="00923733">
          <w:rPr>
            <w:rFonts w:ascii="Arial" w:hAnsi="Arial" w:cs="Arial"/>
            <w:sz w:val="24"/>
            <w:szCs w:val="24"/>
          </w:rPr>
          <w:t>”</w:t>
        </w:r>
      </w:ins>
      <w:ins w:id="1392" w:author="Patricia Sbrissa" w:date="2019-09-27T23:45:00Z">
        <w:r w:rsidR="00923733">
          <w:rPr>
            <w:rFonts w:ascii="Arial" w:hAnsi="Arial" w:cs="Arial"/>
            <w:sz w:val="24"/>
            <w:szCs w:val="24"/>
          </w:rPr>
          <w:t xml:space="preserve"> (</w:t>
        </w:r>
      </w:ins>
      <w:del w:id="1393" w:author="Patricia Sbrissa" w:date="2019-09-27T23:44:00Z">
        <w:r w:rsidRPr="005B7662" w:rsidDel="00923733">
          <w:rPr>
            <w:rFonts w:ascii="Arial" w:hAnsi="Arial" w:cs="Arial"/>
            <w:sz w:val="24"/>
            <w:szCs w:val="24"/>
          </w:rPr>
          <w:delText xml:space="preserve">, que </w:delText>
        </w:r>
        <w:r w:rsidR="000E741A" w:rsidRPr="005B7662" w:rsidDel="00923733">
          <w:rPr>
            <w:rFonts w:ascii="Arial" w:hAnsi="Arial" w:cs="Arial"/>
            <w:sz w:val="24"/>
            <w:szCs w:val="24"/>
          </w:rPr>
          <w:delText>era a obtenção de</w:delText>
        </w:r>
        <w:r w:rsidRPr="005B7662" w:rsidDel="00923733">
          <w:rPr>
            <w:rFonts w:ascii="Arial" w:hAnsi="Arial" w:cs="Arial"/>
            <w:sz w:val="24"/>
            <w:szCs w:val="24"/>
          </w:rPr>
          <w:delText xml:space="preserve"> </w:delText>
        </w:r>
      </w:del>
      <w:r w:rsidRPr="005B7662">
        <w:rPr>
          <w:rFonts w:ascii="Arial" w:hAnsi="Arial" w:cs="Arial"/>
          <w:sz w:val="24"/>
          <w:szCs w:val="24"/>
        </w:rPr>
        <w:t xml:space="preserve">20% </w:t>
      </w:r>
      <w:r w:rsidR="000E741A" w:rsidRPr="005B7662">
        <w:rPr>
          <w:rFonts w:ascii="Arial" w:hAnsi="Arial" w:cs="Arial"/>
          <w:sz w:val="24"/>
          <w:szCs w:val="24"/>
        </w:rPr>
        <w:t>do</w:t>
      </w:r>
      <w:r w:rsidRPr="005B7662">
        <w:rPr>
          <w:rFonts w:ascii="Arial" w:hAnsi="Arial" w:cs="Arial"/>
          <w:sz w:val="24"/>
          <w:szCs w:val="24"/>
        </w:rPr>
        <w:t xml:space="preserve"> ouro descoberto ou explorado, </w:t>
      </w:r>
      <w:r w:rsidR="000E741A" w:rsidRPr="005B7662">
        <w:rPr>
          <w:rFonts w:ascii="Arial" w:hAnsi="Arial" w:cs="Arial"/>
          <w:sz w:val="24"/>
          <w:szCs w:val="24"/>
        </w:rPr>
        <w:t>ou seja, 1/5</w:t>
      </w:r>
      <w:ins w:id="1394" w:author="Patricia Sbrissa" w:date="2019-09-27T23:45:00Z">
        <w:r w:rsidR="00923733">
          <w:rPr>
            <w:rFonts w:ascii="Arial" w:hAnsi="Arial" w:cs="Arial"/>
            <w:sz w:val="24"/>
            <w:szCs w:val="24"/>
          </w:rPr>
          <w:t>).</w:t>
        </w:r>
      </w:ins>
      <w:del w:id="1395" w:author="Patricia Sbrissa" w:date="2019-09-27T23:45:00Z">
        <w:r w:rsidR="000E741A" w:rsidRPr="005B7662" w:rsidDel="00923733">
          <w:rPr>
            <w:rFonts w:ascii="Arial" w:hAnsi="Arial" w:cs="Arial"/>
            <w:sz w:val="24"/>
            <w:szCs w:val="24"/>
          </w:rPr>
          <w:delText xml:space="preserve">, </w:delText>
        </w:r>
        <w:r w:rsidRPr="005B7662" w:rsidDel="00923733">
          <w:rPr>
            <w:rFonts w:ascii="Arial" w:hAnsi="Arial" w:cs="Arial"/>
            <w:sz w:val="24"/>
            <w:szCs w:val="24"/>
          </w:rPr>
          <w:delText xml:space="preserve">e </w:delText>
        </w:r>
        <w:r w:rsidR="000E741A" w:rsidRPr="005B7662" w:rsidDel="00923733">
          <w:rPr>
            <w:rFonts w:ascii="Arial" w:hAnsi="Arial" w:cs="Arial"/>
            <w:sz w:val="24"/>
            <w:szCs w:val="24"/>
          </w:rPr>
          <w:delText xml:space="preserve">para conseguir isso, os </w:delText>
        </w:r>
        <w:r w:rsidRPr="005B7662" w:rsidDel="00923733">
          <w:rPr>
            <w:rFonts w:ascii="Arial" w:hAnsi="Arial" w:cs="Arial"/>
            <w:sz w:val="24"/>
            <w:szCs w:val="24"/>
          </w:rPr>
          <w:delText xml:space="preserve">portugueses </w:delText>
        </w:r>
        <w:r w:rsidR="005B7662" w:rsidRPr="005B7662" w:rsidDel="00923733">
          <w:rPr>
            <w:rFonts w:ascii="Arial" w:hAnsi="Arial" w:cs="Arial"/>
            <w:sz w:val="24"/>
            <w:szCs w:val="24"/>
          </w:rPr>
          <w:delText>pensaram em como essa cobrança seria feita,</w:delText>
        </w:r>
        <w:r w:rsidRPr="005B7662" w:rsidDel="00923733">
          <w:rPr>
            <w:rFonts w:ascii="Arial" w:hAnsi="Arial" w:cs="Arial"/>
            <w:sz w:val="24"/>
            <w:szCs w:val="24"/>
          </w:rPr>
          <w:delText xml:space="preserve"> </w:delText>
        </w:r>
        <w:r w:rsidR="005B7662" w:rsidRPr="005B7662" w:rsidDel="00923733">
          <w:rPr>
            <w:rFonts w:ascii="Arial" w:hAnsi="Arial" w:cs="Arial"/>
            <w:sz w:val="24"/>
            <w:szCs w:val="24"/>
          </w:rPr>
          <w:delText>e idealizaram formas de arrecadação desse ouro</w:delText>
        </w:r>
        <w:r w:rsidRPr="005B7662" w:rsidDel="00923733">
          <w:rPr>
            <w:rFonts w:ascii="Arial" w:hAnsi="Arial" w:cs="Arial"/>
            <w:sz w:val="24"/>
            <w:szCs w:val="24"/>
          </w:rPr>
          <w:delText>.</w:delText>
        </w:r>
      </w:del>
    </w:p>
    <w:p w14:paraId="2D287FEE" w14:textId="77777777" w:rsidR="00BB0046" w:rsidRPr="00EE1285" w:rsidRDefault="00BB0046" w:rsidP="00BB0046">
      <w:pPr>
        <w:rPr>
          <w:rFonts w:ascii="Arial" w:hAnsi="Arial" w:cs="Arial"/>
          <w:i/>
          <w:sz w:val="24"/>
          <w:szCs w:val="24"/>
        </w:rPr>
      </w:pPr>
    </w:p>
    <w:p w14:paraId="05C0A4AE" w14:textId="3B697B66" w:rsidR="00BB0046" w:rsidRPr="005B7662" w:rsidRDefault="005B7662" w:rsidP="00923733">
      <w:pPr>
        <w:ind w:firstLine="0"/>
        <w:rPr>
          <w:rFonts w:ascii="Arial" w:hAnsi="Arial" w:cs="Arial"/>
          <w:sz w:val="24"/>
          <w:szCs w:val="24"/>
        </w:rPr>
        <w:pPrChange w:id="1396" w:author="Patricia Sbrissa" w:date="2019-09-27T23:45:00Z">
          <w:pPr>
            <w:ind w:firstLine="0"/>
            <w:jc w:val="center"/>
          </w:pPr>
        </w:pPrChange>
      </w:pPr>
      <w:del w:id="1397" w:author="Patricia Sbrissa" w:date="2019-09-27T23:44:00Z">
        <w:r w:rsidRPr="005B7662" w:rsidDel="00923733">
          <w:rPr>
            <w:rFonts w:ascii="Arial" w:hAnsi="Arial" w:cs="Arial"/>
            <w:sz w:val="24"/>
            <w:szCs w:val="24"/>
          </w:rPr>
          <w:delText xml:space="preserve">Seguem </w:delText>
        </w:r>
      </w:del>
      <w:ins w:id="1398" w:author="Patricia Sbrissa" w:date="2019-09-27T23:44:00Z">
        <w:r w:rsidR="00923733">
          <w:rPr>
            <w:rFonts w:ascii="Arial" w:hAnsi="Arial" w:cs="Arial"/>
            <w:sz w:val="24"/>
            <w:szCs w:val="24"/>
          </w:rPr>
          <w:t>Vejamos, na sequência,</w:t>
        </w:r>
        <w:r w:rsidR="00923733" w:rsidRPr="005B7662">
          <w:rPr>
            <w:rFonts w:ascii="Arial" w:hAnsi="Arial" w:cs="Arial"/>
            <w:sz w:val="24"/>
            <w:szCs w:val="24"/>
          </w:rPr>
          <w:t xml:space="preserve"> </w:t>
        </w:r>
      </w:ins>
      <w:r w:rsidRPr="005B7662">
        <w:rPr>
          <w:rFonts w:ascii="Arial" w:hAnsi="Arial" w:cs="Arial"/>
          <w:sz w:val="24"/>
          <w:szCs w:val="24"/>
        </w:rPr>
        <w:t xml:space="preserve">algumas </w:t>
      </w:r>
      <w:del w:id="1399" w:author="Patricia Sbrissa" w:date="2019-09-27T23:44:00Z">
        <w:r w:rsidRPr="005B7662" w:rsidDel="00923733">
          <w:rPr>
            <w:rFonts w:ascii="Arial" w:hAnsi="Arial" w:cs="Arial"/>
            <w:sz w:val="24"/>
            <w:szCs w:val="24"/>
          </w:rPr>
          <w:delText xml:space="preserve">das </w:delText>
        </w:r>
      </w:del>
      <w:ins w:id="1400" w:author="Patricia Sbrissa" w:date="2019-09-27T23:44:00Z">
        <w:r w:rsidR="00923733">
          <w:rPr>
            <w:rFonts w:ascii="Arial" w:hAnsi="Arial" w:cs="Arial"/>
            <w:sz w:val="24"/>
            <w:szCs w:val="24"/>
          </w:rPr>
          <w:t xml:space="preserve">maneiras por </w:t>
        </w:r>
      </w:ins>
      <w:ins w:id="1401" w:author="Patricia Sbrissa" w:date="2019-09-27T23:45:00Z">
        <w:r w:rsidR="00923733">
          <w:rPr>
            <w:rFonts w:ascii="Arial" w:hAnsi="Arial" w:cs="Arial"/>
            <w:sz w:val="24"/>
            <w:szCs w:val="24"/>
          </w:rPr>
          <w:t>meio das</w:t>
        </w:r>
      </w:ins>
      <w:ins w:id="1402" w:author="Patricia Sbrissa" w:date="2019-09-27T23:44:00Z">
        <w:r w:rsidR="00923733">
          <w:rPr>
            <w:rFonts w:ascii="Arial" w:hAnsi="Arial" w:cs="Arial"/>
            <w:sz w:val="24"/>
            <w:szCs w:val="24"/>
          </w:rPr>
          <w:t xml:space="preserve"> quais</w:t>
        </w:r>
      </w:ins>
      <w:del w:id="1403" w:author="Patricia Sbrissa" w:date="2019-09-27T23:44:00Z">
        <w:r w:rsidRPr="005B7662" w:rsidDel="00923733">
          <w:rPr>
            <w:rFonts w:ascii="Arial" w:hAnsi="Arial" w:cs="Arial"/>
            <w:sz w:val="24"/>
            <w:szCs w:val="24"/>
          </w:rPr>
          <w:delText xml:space="preserve">formas de </w:delText>
        </w:r>
      </w:del>
      <w:ins w:id="1404" w:author="Patricia Sbrissa" w:date="2019-09-27T23:44:00Z">
        <w:r w:rsidR="00923733">
          <w:rPr>
            <w:rFonts w:ascii="Arial" w:hAnsi="Arial" w:cs="Arial"/>
            <w:sz w:val="24"/>
            <w:szCs w:val="24"/>
          </w:rPr>
          <w:t xml:space="preserve"> </w:t>
        </w:r>
      </w:ins>
      <w:r w:rsidRPr="005B7662">
        <w:rPr>
          <w:rFonts w:ascii="Arial" w:hAnsi="Arial" w:cs="Arial"/>
          <w:sz w:val="24"/>
          <w:szCs w:val="24"/>
        </w:rPr>
        <w:t xml:space="preserve">Portugal </w:t>
      </w:r>
      <w:del w:id="1405" w:author="Patricia Sbrissa" w:date="2019-09-27T23:45:00Z">
        <w:r w:rsidRPr="005B7662" w:rsidDel="00923733">
          <w:rPr>
            <w:rFonts w:ascii="Arial" w:hAnsi="Arial" w:cs="Arial"/>
            <w:sz w:val="24"/>
            <w:szCs w:val="24"/>
          </w:rPr>
          <w:delText xml:space="preserve">obter </w:delText>
        </w:r>
      </w:del>
      <w:ins w:id="1406" w:author="Patricia Sbrissa" w:date="2019-09-27T23:45:00Z">
        <w:r w:rsidR="00923733">
          <w:rPr>
            <w:rFonts w:ascii="Arial" w:hAnsi="Arial" w:cs="Arial"/>
            <w:sz w:val="24"/>
            <w:szCs w:val="24"/>
          </w:rPr>
          <w:t xml:space="preserve">obtinha </w:t>
        </w:r>
        <w:r w:rsidR="00923733" w:rsidRPr="005B7662">
          <w:rPr>
            <w:rFonts w:ascii="Arial" w:hAnsi="Arial" w:cs="Arial"/>
            <w:sz w:val="24"/>
            <w:szCs w:val="24"/>
          </w:rPr>
          <w:t xml:space="preserve"> </w:t>
        </w:r>
      </w:ins>
      <w:del w:id="1407" w:author="Patricia Sbrissa" w:date="2019-09-27T23:45:00Z">
        <w:r w:rsidRPr="005B7662" w:rsidDel="00923733">
          <w:rPr>
            <w:rFonts w:ascii="Arial" w:hAnsi="Arial" w:cs="Arial"/>
            <w:sz w:val="24"/>
            <w:szCs w:val="24"/>
          </w:rPr>
          <w:delText xml:space="preserve">os </w:delText>
        </w:r>
      </w:del>
      <w:r w:rsidRPr="005B7662">
        <w:rPr>
          <w:rFonts w:ascii="Arial" w:hAnsi="Arial" w:cs="Arial"/>
          <w:sz w:val="24"/>
          <w:szCs w:val="24"/>
        </w:rPr>
        <w:t xml:space="preserve">tributos </w:t>
      </w:r>
      <w:del w:id="1408" w:author="Patricia Sbrissa" w:date="2019-09-27T23:45:00Z">
        <w:r w:rsidRPr="005B7662" w:rsidDel="00923733">
          <w:rPr>
            <w:rFonts w:ascii="Arial" w:hAnsi="Arial" w:cs="Arial"/>
            <w:sz w:val="24"/>
            <w:szCs w:val="24"/>
          </w:rPr>
          <w:delText xml:space="preserve">sobre </w:delText>
        </w:r>
      </w:del>
      <w:ins w:id="1409" w:author="Patricia Sbrissa" w:date="2019-09-27T23:45:00Z">
        <w:r w:rsidR="00923733">
          <w:rPr>
            <w:rFonts w:ascii="Arial" w:hAnsi="Arial" w:cs="Arial"/>
            <w:sz w:val="24"/>
            <w:szCs w:val="24"/>
          </w:rPr>
          <w:t>a partir d</w:t>
        </w:r>
      </w:ins>
      <w:r w:rsidRPr="005B7662">
        <w:rPr>
          <w:rFonts w:ascii="Arial" w:hAnsi="Arial" w:cs="Arial"/>
          <w:sz w:val="24"/>
          <w:szCs w:val="24"/>
        </w:rPr>
        <w:t>o ouro</w:t>
      </w:r>
      <w:ins w:id="1410" w:author="Patricia Sbrissa" w:date="2019-09-27T23:45:00Z">
        <w:r w:rsidR="00923733">
          <w:rPr>
            <w:rFonts w:ascii="Arial" w:hAnsi="Arial" w:cs="Arial"/>
            <w:sz w:val="24"/>
            <w:szCs w:val="24"/>
          </w:rPr>
          <w:t>:</w:t>
        </w:r>
      </w:ins>
      <w:del w:id="1411" w:author="Patricia Sbrissa" w:date="2019-09-27T20:04:00Z">
        <w:r w:rsidRPr="005B7662" w:rsidDel="004E06D1">
          <w:rPr>
            <w:rFonts w:ascii="Arial" w:hAnsi="Arial" w:cs="Arial"/>
            <w:sz w:val="24"/>
            <w:szCs w:val="24"/>
          </w:rPr>
          <w:delText>.</w:delText>
        </w:r>
      </w:del>
    </w:p>
    <w:p w14:paraId="1631951A" w14:textId="77777777" w:rsidR="00824BB2" w:rsidRDefault="00824BB2" w:rsidP="00BB0046">
      <w:pPr>
        <w:ind w:firstLine="0"/>
        <w:rPr>
          <w:ins w:id="1412" w:author="Patricia Sbrissa" w:date="2019-09-27T23:25:00Z"/>
          <w:rFonts w:ascii="Arial" w:hAnsi="Arial" w:cs="Arial"/>
          <w:b/>
          <w:bCs/>
          <w:iCs/>
          <w:sz w:val="24"/>
          <w:szCs w:val="24"/>
        </w:rPr>
      </w:pPr>
    </w:p>
    <w:p w14:paraId="4A7A6B2C" w14:textId="33671F89" w:rsidR="00BB0046" w:rsidRPr="00824BB2" w:rsidRDefault="00281E9B" w:rsidP="00BB0046">
      <w:pPr>
        <w:ind w:firstLine="0"/>
        <w:rPr>
          <w:rFonts w:ascii="Arial" w:hAnsi="Arial" w:cs="Arial"/>
          <w:b/>
          <w:bCs/>
          <w:iCs/>
          <w:sz w:val="24"/>
          <w:szCs w:val="24"/>
          <w:highlight w:val="cyan"/>
          <w:rPrChange w:id="1413" w:author="Patricia Sbrissa" w:date="2019-09-27T23:25:00Z">
            <w:rPr>
              <w:rFonts w:ascii="Arial" w:hAnsi="Arial" w:cs="Arial"/>
              <w:i/>
              <w:color w:val="00B050"/>
              <w:sz w:val="24"/>
              <w:szCs w:val="24"/>
            </w:rPr>
          </w:rPrChange>
        </w:rPr>
      </w:pPr>
      <w:ins w:id="1414" w:author="Patricia Sbrissa" w:date="2019-09-27T23:16:00Z">
        <w:r w:rsidRPr="00824BB2">
          <w:rPr>
            <w:rFonts w:ascii="Arial" w:hAnsi="Arial" w:cs="Arial"/>
            <w:b/>
            <w:bCs/>
            <w:iCs/>
            <w:sz w:val="24"/>
            <w:szCs w:val="24"/>
            <w:highlight w:val="cyan"/>
            <w:rPrChange w:id="1415" w:author="Patricia Sbrissa" w:date="2019-09-27T23:25:00Z">
              <w:rPr>
                <w:rFonts w:ascii="Arial" w:hAnsi="Arial" w:cs="Arial"/>
                <w:b/>
                <w:bCs/>
                <w:iCs/>
                <w:sz w:val="24"/>
                <w:szCs w:val="24"/>
              </w:rPr>
            </w:rPrChange>
          </w:rPr>
          <w:t>OBJETO DE APRENDIZAGEM: ABA</w:t>
        </w:r>
      </w:ins>
    </w:p>
    <w:p w14:paraId="556E4728" w14:textId="330409C0" w:rsidR="00BB0046" w:rsidRPr="00824BB2" w:rsidDel="004E06D1" w:rsidRDefault="00824BB2" w:rsidP="00BB0046">
      <w:pPr>
        <w:ind w:firstLine="708"/>
        <w:rPr>
          <w:del w:id="1416" w:author="Patricia Sbrissa" w:date="2019-09-27T20:04:00Z"/>
          <w:rFonts w:ascii="Arial" w:hAnsi="Arial" w:cs="Arial"/>
          <w:sz w:val="24"/>
          <w:szCs w:val="24"/>
          <w:highlight w:val="cyan"/>
          <w:rPrChange w:id="1417" w:author="Patricia Sbrissa" w:date="2019-09-27T23:25:00Z">
            <w:rPr>
              <w:del w:id="1418" w:author="Patricia Sbrissa" w:date="2019-09-27T20:04:00Z"/>
              <w:rFonts w:ascii="Arial" w:hAnsi="Arial" w:cs="Arial"/>
              <w:sz w:val="24"/>
              <w:szCs w:val="24"/>
            </w:rPr>
          </w:rPrChange>
        </w:rPr>
      </w:pPr>
      <w:ins w:id="1419" w:author="Patricia Sbrissa" w:date="2019-09-27T23:17:00Z">
        <w:r w:rsidRPr="00824BB2">
          <w:rPr>
            <w:rFonts w:ascii="Arial" w:hAnsi="Arial" w:cs="Arial"/>
            <w:b/>
            <w:noProof/>
            <w:sz w:val="24"/>
            <w:szCs w:val="24"/>
            <w:highlight w:val="cyan"/>
            <w:rPrChange w:id="1420" w:author="Patricia Sbrissa" w:date="2019-09-27T23:25:00Z">
              <w:rPr>
                <w:rFonts w:ascii="Arial" w:hAnsi="Arial" w:cs="Arial"/>
                <w:b/>
                <w:noProof/>
                <w:sz w:val="24"/>
                <w:szCs w:val="24"/>
              </w:rPr>
            </w:rPrChange>
          </w:rPr>
          <w:drawing>
            <wp:inline distT="0" distB="0" distL="0" distR="0" wp14:anchorId="147E7BD3" wp14:editId="253DE718">
              <wp:extent cx="4257675" cy="2857500"/>
              <wp:effectExtent l="0" t="0" r="9525" b="0"/>
              <wp:docPr id="12" name="Imagem 12" descr="Uma imagem contendo grama, ao ar livre, foto,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zolino120900796.png"/>
                      <pic:cNvPicPr/>
                    </pic:nvPicPr>
                    <pic:blipFill>
                      <a:blip r:embed="rId13">
                        <a:extLst>
                          <a:ext uri="{28A0092B-C50C-407E-A947-70E740481C1C}">
                            <a14:useLocalDpi xmlns:a14="http://schemas.microsoft.com/office/drawing/2010/main" val="0"/>
                          </a:ext>
                        </a:extLst>
                      </a:blip>
                      <a:stretch>
                        <a:fillRect/>
                      </a:stretch>
                    </pic:blipFill>
                    <pic:spPr>
                      <a:xfrm>
                        <a:off x="0" y="0"/>
                        <a:ext cx="4257675" cy="2857500"/>
                      </a:xfrm>
                      <a:prstGeom prst="rect">
                        <a:avLst/>
                      </a:prstGeom>
                    </pic:spPr>
                  </pic:pic>
                </a:graphicData>
              </a:graphic>
            </wp:inline>
          </w:drawing>
        </w:r>
      </w:ins>
      <w:del w:id="1421" w:author="Patricia Sbrissa" w:date="2019-09-27T23:45:00Z">
        <w:r w:rsidR="00BB0046" w:rsidRPr="00824BB2" w:rsidDel="00923733">
          <w:rPr>
            <w:rFonts w:ascii="Arial" w:hAnsi="Arial" w:cs="Arial"/>
            <w:b/>
            <w:sz w:val="24"/>
            <w:szCs w:val="24"/>
            <w:highlight w:val="cyan"/>
            <w:rPrChange w:id="1422" w:author="Patricia Sbrissa" w:date="2019-09-27T23:25:00Z">
              <w:rPr>
                <w:rFonts w:ascii="Arial" w:hAnsi="Arial" w:cs="Arial"/>
                <w:b/>
                <w:sz w:val="24"/>
                <w:szCs w:val="24"/>
              </w:rPr>
            </w:rPrChange>
          </w:rPr>
          <w:delText>A</w:delText>
        </w:r>
      </w:del>
      <w:r w:rsidR="00BB0046" w:rsidRPr="00824BB2">
        <w:rPr>
          <w:rFonts w:ascii="Arial" w:hAnsi="Arial" w:cs="Arial"/>
          <w:b/>
          <w:sz w:val="24"/>
          <w:szCs w:val="24"/>
          <w:highlight w:val="cyan"/>
          <w:rPrChange w:id="1423" w:author="Patricia Sbrissa" w:date="2019-09-27T23:25:00Z">
            <w:rPr>
              <w:rFonts w:ascii="Arial" w:hAnsi="Arial" w:cs="Arial"/>
              <w:b/>
              <w:sz w:val="24"/>
              <w:szCs w:val="24"/>
            </w:rPr>
          </w:rPrChange>
        </w:rPr>
        <w:t xml:space="preserve"> </w:t>
      </w:r>
      <w:ins w:id="1424" w:author="Patricia Sbrissa" w:date="2019-09-27T23:17:00Z">
        <w:r w:rsidRPr="00824BB2">
          <w:rPr>
            <w:rFonts w:ascii="Arial" w:hAnsi="Arial" w:cs="Arial"/>
            <w:b/>
            <w:sz w:val="24"/>
            <w:szCs w:val="24"/>
            <w:highlight w:val="cyan"/>
            <w:rPrChange w:id="1425" w:author="Patricia Sbrissa" w:date="2019-09-27T23:25:00Z">
              <w:rPr>
                <w:rFonts w:ascii="Arial" w:hAnsi="Arial" w:cs="Arial"/>
                <w:b/>
                <w:sz w:val="24"/>
                <w:szCs w:val="24"/>
              </w:rPr>
            </w:rPrChange>
          </w:rPr>
          <w:t>C</w:t>
        </w:r>
      </w:ins>
      <w:del w:id="1426" w:author="Patricia Sbrissa" w:date="2019-09-27T20:04:00Z">
        <w:r w:rsidR="00BB0046" w:rsidRPr="00824BB2" w:rsidDel="004E06D1">
          <w:rPr>
            <w:rFonts w:ascii="Arial" w:hAnsi="Arial" w:cs="Arial"/>
            <w:b/>
            <w:sz w:val="24"/>
            <w:szCs w:val="24"/>
            <w:highlight w:val="cyan"/>
            <w:rPrChange w:id="1427" w:author="Patricia Sbrissa" w:date="2019-09-27T23:25:00Z">
              <w:rPr>
                <w:rFonts w:ascii="Arial" w:hAnsi="Arial" w:cs="Arial"/>
                <w:b/>
                <w:sz w:val="24"/>
                <w:szCs w:val="24"/>
              </w:rPr>
            </w:rPrChange>
          </w:rPr>
          <w:delText>C</w:delText>
        </w:r>
      </w:del>
      <w:r w:rsidR="00BB0046" w:rsidRPr="00824BB2">
        <w:rPr>
          <w:rFonts w:ascii="Arial" w:hAnsi="Arial" w:cs="Arial"/>
          <w:b/>
          <w:sz w:val="24"/>
          <w:szCs w:val="24"/>
          <w:highlight w:val="cyan"/>
          <w:rPrChange w:id="1428" w:author="Patricia Sbrissa" w:date="2019-09-27T23:25:00Z">
            <w:rPr>
              <w:rFonts w:ascii="Arial" w:hAnsi="Arial" w:cs="Arial"/>
              <w:b/>
              <w:sz w:val="24"/>
              <w:szCs w:val="24"/>
            </w:rPr>
          </w:rPrChange>
        </w:rPr>
        <w:t>apitação</w:t>
      </w:r>
      <w:r w:rsidR="00BB0046" w:rsidRPr="00824BB2">
        <w:rPr>
          <w:rFonts w:ascii="Arial" w:hAnsi="Arial" w:cs="Arial"/>
          <w:b/>
          <w:bCs/>
          <w:sz w:val="24"/>
          <w:szCs w:val="24"/>
          <w:highlight w:val="cyan"/>
          <w:rPrChange w:id="1429" w:author="Patricia Sbrissa" w:date="2019-09-27T23:25:00Z">
            <w:rPr>
              <w:rFonts w:ascii="Arial" w:hAnsi="Arial" w:cs="Arial"/>
              <w:sz w:val="24"/>
              <w:szCs w:val="24"/>
            </w:rPr>
          </w:rPrChange>
        </w:rPr>
        <w:t>:</w:t>
      </w:r>
      <w:r w:rsidR="00BB0046" w:rsidRPr="00824BB2">
        <w:rPr>
          <w:rFonts w:ascii="Arial" w:hAnsi="Arial" w:cs="Arial"/>
          <w:sz w:val="24"/>
          <w:szCs w:val="24"/>
          <w:highlight w:val="cyan"/>
          <w:rPrChange w:id="1430" w:author="Patricia Sbrissa" w:date="2019-09-27T23:25:00Z">
            <w:rPr>
              <w:rFonts w:ascii="Arial" w:hAnsi="Arial" w:cs="Arial"/>
              <w:sz w:val="24"/>
              <w:szCs w:val="24"/>
            </w:rPr>
          </w:rPrChange>
        </w:rPr>
        <w:t xml:space="preserve"> </w:t>
      </w:r>
      <w:del w:id="1431" w:author="Patricia Sbrissa" w:date="2019-09-27T20:08:00Z">
        <w:r w:rsidR="00EF7233" w:rsidRPr="00824BB2" w:rsidDel="005576A8">
          <w:rPr>
            <w:rFonts w:ascii="Arial" w:hAnsi="Arial" w:cs="Arial"/>
            <w:sz w:val="24"/>
            <w:szCs w:val="24"/>
            <w:highlight w:val="cyan"/>
            <w:rPrChange w:id="1432" w:author="Patricia Sbrissa" w:date="2019-09-27T23:25:00Z">
              <w:rPr>
                <w:rFonts w:ascii="Arial" w:hAnsi="Arial" w:cs="Arial"/>
                <w:sz w:val="24"/>
                <w:szCs w:val="24"/>
              </w:rPr>
            </w:rPrChange>
          </w:rPr>
          <w:delText>Essa era uma</w:delText>
        </w:r>
      </w:del>
      <w:ins w:id="1433" w:author="Patricia Sbrissa" w:date="2019-09-27T20:11:00Z">
        <w:r w:rsidR="00CB0F32" w:rsidRPr="00824BB2">
          <w:rPr>
            <w:rFonts w:ascii="Arial" w:hAnsi="Arial" w:cs="Arial"/>
            <w:sz w:val="24"/>
            <w:szCs w:val="24"/>
            <w:highlight w:val="cyan"/>
            <w:rPrChange w:id="1434" w:author="Patricia Sbrissa" w:date="2019-09-27T23:25:00Z">
              <w:rPr>
                <w:rFonts w:ascii="Arial" w:hAnsi="Arial" w:cs="Arial"/>
                <w:sz w:val="24"/>
                <w:szCs w:val="24"/>
              </w:rPr>
            </w:rPrChange>
          </w:rPr>
          <w:t>nessa</w:t>
        </w:r>
      </w:ins>
      <w:r w:rsidR="00EF7233" w:rsidRPr="00824BB2">
        <w:rPr>
          <w:rFonts w:ascii="Arial" w:hAnsi="Arial" w:cs="Arial"/>
          <w:sz w:val="24"/>
          <w:szCs w:val="24"/>
          <w:highlight w:val="cyan"/>
          <w:rPrChange w:id="1435" w:author="Patricia Sbrissa" w:date="2019-09-27T23:25:00Z">
            <w:rPr>
              <w:rFonts w:ascii="Arial" w:hAnsi="Arial" w:cs="Arial"/>
              <w:sz w:val="24"/>
              <w:szCs w:val="24"/>
            </w:rPr>
          </w:rPrChange>
        </w:rPr>
        <w:t xml:space="preserve"> forma de tributação</w:t>
      </w:r>
      <w:ins w:id="1436" w:author="Patricia Sbrissa" w:date="2019-09-27T20:11:00Z">
        <w:r w:rsidR="00AC5BA2" w:rsidRPr="00824BB2">
          <w:rPr>
            <w:rFonts w:ascii="Arial" w:hAnsi="Arial" w:cs="Arial"/>
            <w:sz w:val="24"/>
            <w:szCs w:val="24"/>
            <w:highlight w:val="cyan"/>
            <w:rPrChange w:id="1437" w:author="Patricia Sbrissa" w:date="2019-09-27T23:25:00Z">
              <w:rPr>
                <w:rFonts w:ascii="Arial" w:hAnsi="Arial" w:cs="Arial"/>
                <w:sz w:val="24"/>
                <w:szCs w:val="24"/>
              </w:rPr>
            </w:rPrChange>
          </w:rPr>
          <w:t>,</w:t>
        </w:r>
      </w:ins>
      <w:r w:rsidR="00EF7233" w:rsidRPr="00824BB2">
        <w:rPr>
          <w:rFonts w:ascii="Arial" w:hAnsi="Arial" w:cs="Arial"/>
          <w:sz w:val="24"/>
          <w:szCs w:val="24"/>
          <w:highlight w:val="cyan"/>
          <w:rPrChange w:id="1438" w:author="Patricia Sbrissa" w:date="2019-09-27T23:25:00Z">
            <w:rPr>
              <w:rFonts w:ascii="Arial" w:hAnsi="Arial" w:cs="Arial"/>
              <w:sz w:val="24"/>
              <w:szCs w:val="24"/>
            </w:rPr>
          </w:rPrChange>
        </w:rPr>
        <w:t xml:space="preserve"> </w:t>
      </w:r>
      <w:del w:id="1439" w:author="Patricia Sbrissa" w:date="2019-09-27T20:11:00Z">
        <w:r w:rsidR="00EF7233" w:rsidRPr="00824BB2" w:rsidDel="00AC5BA2">
          <w:rPr>
            <w:rFonts w:ascii="Arial" w:hAnsi="Arial" w:cs="Arial"/>
            <w:sz w:val="24"/>
            <w:szCs w:val="24"/>
            <w:highlight w:val="cyan"/>
            <w:rPrChange w:id="1440" w:author="Patricia Sbrissa" w:date="2019-09-27T23:25:00Z">
              <w:rPr>
                <w:rFonts w:ascii="Arial" w:hAnsi="Arial" w:cs="Arial"/>
                <w:sz w:val="24"/>
                <w:szCs w:val="24"/>
              </w:rPr>
            </w:rPrChange>
          </w:rPr>
          <w:delText xml:space="preserve">onde havia </w:delText>
        </w:r>
      </w:del>
      <w:r w:rsidR="00EF7233" w:rsidRPr="00824BB2">
        <w:rPr>
          <w:rFonts w:ascii="Arial" w:hAnsi="Arial" w:cs="Arial"/>
          <w:sz w:val="24"/>
          <w:szCs w:val="24"/>
          <w:highlight w:val="cyan"/>
          <w:rPrChange w:id="1441" w:author="Patricia Sbrissa" w:date="2019-09-27T23:25:00Z">
            <w:rPr>
              <w:rFonts w:ascii="Arial" w:hAnsi="Arial" w:cs="Arial"/>
              <w:sz w:val="24"/>
              <w:szCs w:val="24"/>
            </w:rPr>
          </w:rPrChange>
        </w:rPr>
        <w:t>a incidência de tributos</w:t>
      </w:r>
      <w:r w:rsidR="00BB0046" w:rsidRPr="00824BB2">
        <w:rPr>
          <w:rFonts w:ascii="Arial" w:hAnsi="Arial" w:cs="Arial"/>
          <w:sz w:val="24"/>
          <w:szCs w:val="24"/>
          <w:highlight w:val="cyan"/>
          <w:rPrChange w:id="1442" w:author="Patricia Sbrissa" w:date="2019-09-27T23:25:00Z">
            <w:rPr>
              <w:rFonts w:ascii="Arial" w:hAnsi="Arial" w:cs="Arial"/>
              <w:sz w:val="24"/>
              <w:szCs w:val="24"/>
            </w:rPr>
          </w:rPrChange>
        </w:rPr>
        <w:t xml:space="preserve"> </w:t>
      </w:r>
      <w:ins w:id="1443" w:author="Patricia Sbrissa" w:date="2019-09-27T20:11:00Z">
        <w:r w:rsidR="00AC5BA2" w:rsidRPr="00824BB2">
          <w:rPr>
            <w:rFonts w:ascii="Arial" w:hAnsi="Arial" w:cs="Arial"/>
            <w:sz w:val="24"/>
            <w:szCs w:val="24"/>
            <w:highlight w:val="cyan"/>
            <w:rPrChange w:id="1444" w:author="Patricia Sbrissa" w:date="2019-09-27T23:25:00Z">
              <w:rPr>
                <w:rFonts w:ascii="Arial" w:hAnsi="Arial" w:cs="Arial"/>
                <w:sz w:val="24"/>
                <w:szCs w:val="24"/>
              </w:rPr>
            </w:rPrChange>
          </w:rPr>
          <w:t xml:space="preserve">acontecia </w:t>
        </w:r>
      </w:ins>
      <w:r w:rsidR="00BB0046" w:rsidRPr="00824BB2">
        <w:rPr>
          <w:rFonts w:ascii="Arial" w:hAnsi="Arial" w:cs="Arial"/>
          <w:sz w:val="24"/>
          <w:szCs w:val="24"/>
          <w:highlight w:val="cyan"/>
          <w:rPrChange w:id="1445" w:author="Patricia Sbrissa" w:date="2019-09-27T23:25:00Z">
            <w:rPr>
              <w:rFonts w:ascii="Arial" w:hAnsi="Arial" w:cs="Arial"/>
              <w:sz w:val="24"/>
              <w:szCs w:val="24"/>
            </w:rPr>
          </w:rPrChange>
        </w:rPr>
        <w:t xml:space="preserve">sobre o número de escravos </w:t>
      </w:r>
      <w:r w:rsidR="00EF7233" w:rsidRPr="00824BB2">
        <w:rPr>
          <w:rFonts w:ascii="Arial" w:hAnsi="Arial" w:cs="Arial"/>
          <w:sz w:val="24"/>
          <w:szCs w:val="24"/>
          <w:highlight w:val="cyan"/>
          <w:rPrChange w:id="1446" w:author="Patricia Sbrissa" w:date="2019-09-27T23:25:00Z">
            <w:rPr>
              <w:rFonts w:ascii="Arial" w:hAnsi="Arial" w:cs="Arial"/>
              <w:sz w:val="24"/>
              <w:szCs w:val="24"/>
            </w:rPr>
          </w:rPrChange>
        </w:rPr>
        <w:t>que cada minerador possuía</w:t>
      </w:r>
      <w:ins w:id="1447" w:author="Patricia Sbrissa" w:date="2019-09-27T23:47:00Z">
        <w:r w:rsidR="00C96CED">
          <w:rPr>
            <w:rFonts w:ascii="Arial" w:hAnsi="Arial" w:cs="Arial"/>
            <w:sz w:val="24"/>
            <w:szCs w:val="24"/>
            <w:highlight w:val="cyan"/>
          </w:rPr>
          <w:t xml:space="preserve"> (</w:t>
        </w:r>
        <w:r w:rsidR="00C96CED" w:rsidRPr="00C96CED">
          <w:rPr>
            <w:rFonts w:ascii="Arial" w:hAnsi="Arial" w:cs="Arial"/>
            <w:i/>
            <w:iCs/>
            <w:sz w:val="24"/>
            <w:szCs w:val="24"/>
            <w:highlight w:val="cyan"/>
            <w:rPrChange w:id="1448" w:author="Patricia Sbrissa" w:date="2019-09-27T23:47:00Z">
              <w:rPr>
                <w:rFonts w:ascii="Arial" w:hAnsi="Arial" w:cs="Arial"/>
                <w:sz w:val="24"/>
                <w:szCs w:val="24"/>
                <w:highlight w:val="cyan"/>
              </w:rPr>
            </w:rPrChange>
          </w:rPr>
          <w:t>capitação</w:t>
        </w:r>
        <w:r w:rsidR="00C96CED">
          <w:rPr>
            <w:rFonts w:ascii="Arial" w:hAnsi="Arial" w:cs="Arial"/>
            <w:sz w:val="24"/>
            <w:szCs w:val="24"/>
            <w:highlight w:val="cyan"/>
          </w:rPr>
          <w:t xml:space="preserve"> vem de capita, cabeça)</w:t>
        </w:r>
      </w:ins>
      <w:r w:rsidR="00EF7233" w:rsidRPr="00824BB2">
        <w:rPr>
          <w:rFonts w:ascii="Arial" w:hAnsi="Arial" w:cs="Arial"/>
          <w:sz w:val="24"/>
          <w:szCs w:val="24"/>
          <w:highlight w:val="cyan"/>
          <w:rPrChange w:id="1449" w:author="Patricia Sbrissa" w:date="2019-09-27T23:25:00Z">
            <w:rPr>
              <w:rFonts w:ascii="Arial" w:hAnsi="Arial" w:cs="Arial"/>
              <w:sz w:val="24"/>
              <w:szCs w:val="24"/>
            </w:rPr>
          </w:rPrChange>
        </w:rPr>
        <w:t>.</w:t>
      </w:r>
      <w:r w:rsidR="00BB0046" w:rsidRPr="00824BB2">
        <w:rPr>
          <w:rFonts w:ascii="Arial" w:hAnsi="Arial" w:cs="Arial"/>
          <w:sz w:val="24"/>
          <w:szCs w:val="24"/>
          <w:highlight w:val="cyan"/>
          <w:rPrChange w:id="1450" w:author="Patricia Sbrissa" w:date="2019-09-27T23:25:00Z">
            <w:rPr>
              <w:rFonts w:ascii="Arial" w:hAnsi="Arial" w:cs="Arial"/>
              <w:sz w:val="24"/>
              <w:szCs w:val="24"/>
            </w:rPr>
          </w:rPrChange>
        </w:rPr>
        <w:t xml:space="preserve"> </w:t>
      </w:r>
      <w:del w:id="1451" w:author="Patricia Sbrissa" w:date="2019-09-27T20:11:00Z">
        <w:r w:rsidR="00BB0046" w:rsidRPr="00824BB2" w:rsidDel="00AD5E98">
          <w:rPr>
            <w:rFonts w:ascii="Arial" w:hAnsi="Arial" w:cs="Arial"/>
            <w:sz w:val="24"/>
            <w:szCs w:val="24"/>
            <w:highlight w:val="cyan"/>
            <w:rPrChange w:id="1452" w:author="Patricia Sbrissa" w:date="2019-09-27T23:25:00Z">
              <w:rPr>
                <w:rFonts w:ascii="Arial" w:hAnsi="Arial" w:cs="Arial"/>
                <w:sz w:val="24"/>
                <w:szCs w:val="24"/>
              </w:rPr>
            </w:rPrChange>
          </w:rPr>
          <w:delText xml:space="preserve">Mas </w:delText>
        </w:r>
        <w:r w:rsidR="00EF7233" w:rsidRPr="00824BB2" w:rsidDel="00AD5E98">
          <w:rPr>
            <w:rFonts w:ascii="Arial" w:hAnsi="Arial" w:cs="Arial"/>
            <w:sz w:val="24"/>
            <w:szCs w:val="24"/>
            <w:highlight w:val="cyan"/>
            <w:rPrChange w:id="1453" w:author="Patricia Sbrissa" w:date="2019-09-27T23:25:00Z">
              <w:rPr>
                <w:rFonts w:ascii="Arial" w:hAnsi="Arial" w:cs="Arial"/>
                <w:sz w:val="24"/>
                <w:szCs w:val="24"/>
              </w:rPr>
            </w:rPrChange>
          </w:rPr>
          <w:delText xml:space="preserve">veja que </w:delText>
        </w:r>
        <w:r w:rsidR="00BB0046" w:rsidRPr="00824BB2" w:rsidDel="00AD5E98">
          <w:rPr>
            <w:rFonts w:ascii="Arial" w:hAnsi="Arial" w:cs="Arial"/>
            <w:sz w:val="24"/>
            <w:szCs w:val="24"/>
            <w:highlight w:val="cyan"/>
            <w:rPrChange w:id="1454" w:author="Patricia Sbrissa" w:date="2019-09-27T23:25:00Z">
              <w:rPr>
                <w:rFonts w:ascii="Arial" w:hAnsi="Arial" w:cs="Arial"/>
                <w:sz w:val="24"/>
                <w:szCs w:val="24"/>
              </w:rPr>
            </w:rPrChange>
          </w:rPr>
          <w:delText>e</w:delText>
        </w:r>
      </w:del>
      <w:ins w:id="1455" w:author="Patricia Sbrissa" w:date="2019-09-27T20:13:00Z">
        <w:r w:rsidR="00D975A5" w:rsidRPr="00824BB2">
          <w:rPr>
            <w:rFonts w:ascii="Arial" w:hAnsi="Arial" w:cs="Arial"/>
            <w:sz w:val="24"/>
            <w:szCs w:val="24"/>
            <w:highlight w:val="cyan"/>
            <w:rPrChange w:id="1456" w:author="Patricia Sbrissa" w:date="2019-09-27T23:25:00Z">
              <w:rPr>
                <w:rFonts w:ascii="Arial" w:hAnsi="Arial" w:cs="Arial"/>
                <w:sz w:val="24"/>
                <w:szCs w:val="24"/>
              </w:rPr>
            </w:rPrChange>
          </w:rPr>
          <w:t>E</w:t>
        </w:r>
      </w:ins>
      <w:r w:rsidR="00BB0046" w:rsidRPr="00824BB2">
        <w:rPr>
          <w:rFonts w:ascii="Arial" w:hAnsi="Arial" w:cs="Arial"/>
          <w:sz w:val="24"/>
          <w:szCs w:val="24"/>
          <w:highlight w:val="cyan"/>
          <w:rPrChange w:id="1457" w:author="Patricia Sbrissa" w:date="2019-09-27T23:25:00Z">
            <w:rPr>
              <w:rFonts w:ascii="Arial" w:hAnsi="Arial" w:cs="Arial"/>
              <w:sz w:val="24"/>
              <w:szCs w:val="24"/>
            </w:rPr>
          </w:rPrChange>
        </w:rPr>
        <w:t xml:space="preserve">ssa forma de arrecadação </w:t>
      </w:r>
      <w:del w:id="1458" w:author="Patricia Sbrissa" w:date="2019-09-27T20:13:00Z">
        <w:r w:rsidR="00BB0046" w:rsidRPr="00824BB2" w:rsidDel="00A73DE0">
          <w:rPr>
            <w:rFonts w:ascii="Arial" w:hAnsi="Arial" w:cs="Arial"/>
            <w:sz w:val="24"/>
            <w:szCs w:val="24"/>
            <w:highlight w:val="cyan"/>
            <w:rPrChange w:id="1459" w:author="Patricia Sbrissa" w:date="2019-09-27T23:25:00Z">
              <w:rPr>
                <w:rFonts w:ascii="Arial" w:hAnsi="Arial" w:cs="Arial"/>
                <w:sz w:val="24"/>
                <w:szCs w:val="24"/>
              </w:rPr>
            </w:rPrChange>
          </w:rPr>
          <w:delText>ger</w:delText>
        </w:r>
      </w:del>
      <w:ins w:id="1460" w:author="Patricia Sbrissa" w:date="2019-09-27T20:13:00Z">
        <w:r w:rsidR="00A73DE0" w:rsidRPr="00824BB2">
          <w:rPr>
            <w:rFonts w:ascii="Arial" w:hAnsi="Arial" w:cs="Arial"/>
            <w:sz w:val="24"/>
            <w:szCs w:val="24"/>
            <w:highlight w:val="cyan"/>
            <w:rPrChange w:id="1461" w:author="Patricia Sbrissa" w:date="2019-09-27T23:25:00Z">
              <w:rPr>
                <w:rFonts w:ascii="Arial" w:hAnsi="Arial" w:cs="Arial"/>
                <w:sz w:val="24"/>
                <w:szCs w:val="24"/>
              </w:rPr>
            </w:rPrChange>
          </w:rPr>
          <w:t>gerava</w:t>
        </w:r>
      </w:ins>
      <w:del w:id="1462" w:author="Patricia Sbrissa" w:date="2019-09-27T20:13:00Z">
        <w:r w:rsidR="00BB0046" w:rsidRPr="00824BB2" w:rsidDel="00A73DE0">
          <w:rPr>
            <w:rFonts w:ascii="Arial" w:hAnsi="Arial" w:cs="Arial"/>
            <w:sz w:val="24"/>
            <w:szCs w:val="24"/>
            <w:highlight w:val="cyan"/>
            <w:rPrChange w:id="1463" w:author="Patricia Sbrissa" w:date="2019-09-27T23:25:00Z">
              <w:rPr>
                <w:rFonts w:ascii="Arial" w:hAnsi="Arial" w:cs="Arial"/>
                <w:sz w:val="24"/>
                <w:szCs w:val="24"/>
              </w:rPr>
            </w:rPrChange>
          </w:rPr>
          <w:delText>ou</w:delText>
        </w:r>
      </w:del>
      <w:r w:rsidR="00BB0046" w:rsidRPr="00824BB2">
        <w:rPr>
          <w:rFonts w:ascii="Arial" w:hAnsi="Arial" w:cs="Arial"/>
          <w:sz w:val="24"/>
          <w:szCs w:val="24"/>
          <w:highlight w:val="cyan"/>
          <w:rPrChange w:id="1464" w:author="Patricia Sbrissa" w:date="2019-09-27T23:25:00Z">
            <w:rPr>
              <w:rFonts w:ascii="Arial" w:hAnsi="Arial" w:cs="Arial"/>
              <w:sz w:val="24"/>
              <w:szCs w:val="24"/>
            </w:rPr>
          </w:rPrChange>
        </w:rPr>
        <w:t xml:space="preserve"> </w:t>
      </w:r>
      <w:r w:rsidR="00EF7233" w:rsidRPr="00824BB2">
        <w:rPr>
          <w:rFonts w:ascii="Arial" w:hAnsi="Arial" w:cs="Arial"/>
          <w:sz w:val="24"/>
          <w:szCs w:val="24"/>
          <w:highlight w:val="cyan"/>
          <w:rPrChange w:id="1465" w:author="Patricia Sbrissa" w:date="2019-09-27T23:25:00Z">
            <w:rPr>
              <w:rFonts w:ascii="Arial" w:hAnsi="Arial" w:cs="Arial"/>
              <w:sz w:val="24"/>
              <w:szCs w:val="24"/>
            </w:rPr>
          </w:rPrChange>
        </w:rPr>
        <w:t>muita resistência</w:t>
      </w:r>
      <w:ins w:id="1466" w:author="Patricia Sbrissa" w:date="2019-09-27T20:11:00Z">
        <w:r w:rsidR="00AD5E98" w:rsidRPr="00824BB2">
          <w:rPr>
            <w:rFonts w:ascii="Arial" w:hAnsi="Arial" w:cs="Arial"/>
            <w:sz w:val="24"/>
            <w:szCs w:val="24"/>
            <w:highlight w:val="cyan"/>
            <w:rPrChange w:id="1467" w:author="Patricia Sbrissa" w:date="2019-09-27T23:25:00Z">
              <w:rPr>
                <w:rFonts w:ascii="Arial" w:hAnsi="Arial" w:cs="Arial"/>
                <w:sz w:val="24"/>
                <w:szCs w:val="24"/>
              </w:rPr>
            </w:rPrChange>
          </w:rPr>
          <w:t xml:space="preserve"> porque</w:t>
        </w:r>
      </w:ins>
      <w:ins w:id="1468" w:author="Patricia Sbrissa" w:date="2019-09-27T20:12:00Z">
        <w:r w:rsidR="00AD5E98" w:rsidRPr="00824BB2">
          <w:rPr>
            <w:rFonts w:ascii="Arial" w:hAnsi="Arial" w:cs="Arial"/>
            <w:sz w:val="24"/>
            <w:szCs w:val="24"/>
            <w:highlight w:val="cyan"/>
            <w:rPrChange w:id="1469" w:author="Patricia Sbrissa" w:date="2019-09-27T23:25:00Z">
              <w:rPr>
                <w:rFonts w:ascii="Arial" w:hAnsi="Arial" w:cs="Arial"/>
                <w:sz w:val="24"/>
                <w:szCs w:val="24"/>
              </w:rPr>
            </w:rPrChange>
          </w:rPr>
          <w:t>,</w:t>
        </w:r>
      </w:ins>
      <w:del w:id="1470" w:author="Patricia Sbrissa" w:date="2019-09-27T20:11:00Z">
        <w:r w:rsidR="00527B49" w:rsidRPr="00824BB2" w:rsidDel="00AD5E98">
          <w:rPr>
            <w:rFonts w:ascii="Arial" w:hAnsi="Arial" w:cs="Arial"/>
            <w:sz w:val="24"/>
            <w:szCs w:val="24"/>
            <w:highlight w:val="cyan"/>
            <w:rPrChange w:id="1471" w:author="Patricia Sbrissa" w:date="2019-09-27T23:25:00Z">
              <w:rPr>
                <w:rFonts w:ascii="Arial" w:hAnsi="Arial" w:cs="Arial"/>
                <w:sz w:val="24"/>
                <w:szCs w:val="24"/>
              </w:rPr>
            </w:rPrChange>
          </w:rPr>
          <w:delText>,</w:delText>
        </w:r>
      </w:del>
      <w:r w:rsidR="00EF7233" w:rsidRPr="00824BB2">
        <w:rPr>
          <w:rFonts w:ascii="Arial" w:hAnsi="Arial" w:cs="Arial"/>
          <w:sz w:val="24"/>
          <w:szCs w:val="24"/>
          <w:highlight w:val="cyan"/>
          <w:rPrChange w:id="1472" w:author="Patricia Sbrissa" w:date="2019-09-27T23:25:00Z">
            <w:rPr>
              <w:rFonts w:ascii="Arial" w:hAnsi="Arial" w:cs="Arial"/>
              <w:sz w:val="24"/>
              <w:szCs w:val="24"/>
            </w:rPr>
          </w:rPrChange>
        </w:rPr>
        <w:t xml:space="preserve"> </w:t>
      </w:r>
      <w:del w:id="1473" w:author="Patricia Sbrissa" w:date="2019-09-27T20:12:00Z">
        <w:r w:rsidR="00EF7233" w:rsidRPr="00824BB2" w:rsidDel="00AD5E98">
          <w:rPr>
            <w:rFonts w:ascii="Arial" w:hAnsi="Arial" w:cs="Arial"/>
            <w:sz w:val="24"/>
            <w:szCs w:val="24"/>
            <w:highlight w:val="cyan"/>
            <w:rPrChange w:id="1474" w:author="Patricia Sbrissa" w:date="2019-09-27T23:25:00Z">
              <w:rPr>
                <w:rFonts w:ascii="Arial" w:hAnsi="Arial" w:cs="Arial"/>
                <w:sz w:val="24"/>
                <w:szCs w:val="24"/>
              </w:rPr>
            </w:rPrChange>
          </w:rPr>
          <w:delText xml:space="preserve">pois </w:delText>
        </w:r>
      </w:del>
      <w:r w:rsidR="00BB0046" w:rsidRPr="00824BB2">
        <w:rPr>
          <w:rFonts w:ascii="Arial" w:hAnsi="Arial" w:cs="Arial"/>
          <w:sz w:val="24"/>
          <w:szCs w:val="24"/>
          <w:highlight w:val="cyan"/>
          <w:rPrChange w:id="1475" w:author="Patricia Sbrissa" w:date="2019-09-27T23:25:00Z">
            <w:rPr>
              <w:rFonts w:ascii="Arial" w:hAnsi="Arial" w:cs="Arial"/>
              <w:sz w:val="24"/>
              <w:szCs w:val="24"/>
            </w:rPr>
          </w:rPrChange>
        </w:rPr>
        <w:t xml:space="preserve">mesmo </w:t>
      </w:r>
      <w:r w:rsidR="00BB0046" w:rsidRPr="00824BB2">
        <w:rPr>
          <w:rFonts w:ascii="Arial" w:hAnsi="Arial" w:cs="Arial"/>
          <w:sz w:val="24"/>
          <w:szCs w:val="24"/>
          <w:highlight w:val="cyan"/>
          <w:rPrChange w:id="1476" w:author="Patricia Sbrissa" w:date="2019-09-27T23:25:00Z">
            <w:rPr>
              <w:rFonts w:ascii="Arial" w:hAnsi="Arial" w:cs="Arial"/>
              <w:sz w:val="24"/>
              <w:szCs w:val="24"/>
            </w:rPr>
          </w:rPrChange>
        </w:rPr>
        <w:lastRenderedPageBreak/>
        <w:t xml:space="preserve">se </w:t>
      </w:r>
      <w:ins w:id="1477" w:author="Patricia Sbrissa" w:date="2019-09-27T20:12:00Z">
        <w:r w:rsidR="00AD5E98" w:rsidRPr="00824BB2">
          <w:rPr>
            <w:rFonts w:ascii="Arial" w:hAnsi="Arial" w:cs="Arial"/>
            <w:sz w:val="24"/>
            <w:szCs w:val="24"/>
            <w:highlight w:val="cyan"/>
            <w:rPrChange w:id="1478" w:author="Patricia Sbrissa" w:date="2019-09-27T23:25:00Z">
              <w:rPr>
                <w:rFonts w:ascii="Arial" w:hAnsi="Arial" w:cs="Arial"/>
                <w:sz w:val="24"/>
                <w:szCs w:val="24"/>
              </w:rPr>
            </w:rPrChange>
          </w:rPr>
          <w:t xml:space="preserve">o ouro </w:t>
        </w:r>
      </w:ins>
      <w:r w:rsidR="00BB0046" w:rsidRPr="00824BB2">
        <w:rPr>
          <w:rFonts w:ascii="Arial" w:hAnsi="Arial" w:cs="Arial"/>
          <w:sz w:val="24"/>
          <w:szCs w:val="24"/>
          <w:highlight w:val="cyan"/>
          <w:rPrChange w:id="1479" w:author="Patricia Sbrissa" w:date="2019-09-27T23:25:00Z">
            <w:rPr>
              <w:rFonts w:ascii="Arial" w:hAnsi="Arial" w:cs="Arial"/>
              <w:sz w:val="24"/>
              <w:szCs w:val="24"/>
            </w:rPr>
          </w:rPrChange>
        </w:rPr>
        <w:t xml:space="preserve">não </w:t>
      </w:r>
      <w:del w:id="1480" w:author="Patricia Sbrissa" w:date="2019-09-27T20:12:00Z">
        <w:r w:rsidR="00BB0046" w:rsidRPr="00824BB2" w:rsidDel="00A73DE0">
          <w:rPr>
            <w:rFonts w:ascii="Arial" w:hAnsi="Arial" w:cs="Arial"/>
            <w:sz w:val="24"/>
            <w:szCs w:val="24"/>
            <w:highlight w:val="cyan"/>
            <w:rPrChange w:id="1481" w:author="Patricia Sbrissa" w:date="2019-09-27T23:25:00Z">
              <w:rPr>
                <w:rFonts w:ascii="Arial" w:hAnsi="Arial" w:cs="Arial"/>
                <w:sz w:val="24"/>
                <w:szCs w:val="24"/>
              </w:rPr>
            </w:rPrChange>
          </w:rPr>
          <w:delText>houvesse a d</w:delText>
        </w:r>
      </w:del>
      <w:ins w:id="1482" w:author="Patricia Sbrissa" w:date="2019-09-27T20:13:00Z">
        <w:r w:rsidR="00D975A5" w:rsidRPr="00824BB2">
          <w:rPr>
            <w:rFonts w:ascii="Arial" w:hAnsi="Arial" w:cs="Arial"/>
            <w:sz w:val="24"/>
            <w:szCs w:val="24"/>
            <w:highlight w:val="cyan"/>
            <w:rPrChange w:id="1483" w:author="Patricia Sbrissa" w:date="2019-09-27T23:25:00Z">
              <w:rPr>
                <w:rFonts w:ascii="Arial" w:hAnsi="Arial" w:cs="Arial"/>
                <w:sz w:val="24"/>
                <w:szCs w:val="24"/>
              </w:rPr>
            </w:rPrChange>
          </w:rPr>
          <w:t>fosse</w:t>
        </w:r>
      </w:ins>
      <w:ins w:id="1484" w:author="Patricia Sbrissa" w:date="2019-09-27T20:12:00Z">
        <w:r w:rsidR="00A73DE0" w:rsidRPr="00824BB2">
          <w:rPr>
            <w:rFonts w:ascii="Arial" w:hAnsi="Arial" w:cs="Arial"/>
            <w:sz w:val="24"/>
            <w:szCs w:val="24"/>
            <w:highlight w:val="cyan"/>
            <w:rPrChange w:id="1485" w:author="Patricia Sbrissa" w:date="2019-09-27T23:25:00Z">
              <w:rPr>
                <w:rFonts w:ascii="Arial" w:hAnsi="Arial" w:cs="Arial"/>
                <w:sz w:val="24"/>
                <w:szCs w:val="24"/>
              </w:rPr>
            </w:rPrChange>
          </w:rPr>
          <w:t xml:space="preserve"> d</w:t>
        </w:r>
      </w:ins>
      <w:r w:rsidR="00BB0046" w:rsidRPr="00824BB2">
        <w:rPr>
          <w:rFonts w:ascii="Arial" w:hAnsi="Arial" w:cs="Arial"/>
          <w:sz w:val="24"/>
          <w:szCs w:val="24"/>
          <w:highlight w:val="cyan"/>
          <w:rPrChange w:id="1486" w:author="Patricia Sbrissa" w:date="2019-09-27T23:25:00Z">
            <w:rPr>
              <w:rFonts w:ascii="Arial" w:hAnsi="Arial" w:cs="Arial"/>
              <w:sz w:val="24"/>
              <w:szCs w:val="24"/>
            </w:rPr>
          </w:rPrChange>
        </w:rPr>
        <w:t>escobert</w:t>
      </w:r>
      <w:ins w:id="1487" w:author="Patricia Sbrissa" w:date="2019-09-27T20:13:00Z">
        <w:r w:rsidR="00D975A5" w:rsidRPr="00824BB2">
          <w:rPr>
            <w:rFonts w:ascii="Arial" w:hAnsi="Arial" w:cs="Arial"/>
            <w:sz w:val="24"/>
            <w:szCs w:val="24"/>
            <w:highlight w:val="cyan"/>
            <w:rPrChange w:id="1488" w:author="Patricia Sbrissa" w:date="2019-09-27T23:25:00Z">
              <w:rPr>
                <w:rFonts w:ascii="Arial" w:hAnsi="Arial" w:cs="Arial"/>
                <w:sz w:val="24"/>
                <w:szCs w:val="24"/>
              </w:rPr>
            </w:rPrChange>
          </w:rPr>
          <w:t>o,</w:t>
        </w:r>
      </w:ins>
      <w:del w:id="1489" w:author="Patricia Sbrissa" w:date="2019-09-27T20:13:00Z">
        <w:r w:rsidR="00BB0046" w:rsidRPr="00824BB2" w:rsidDel="00D975A5">
          <w:rPr>
            <w:rFonts w:ascii="Arial" w:hAnsi="Arial" w:cs="Arial"/>
            <w:sz w:val="24"/>
            <w:szCs w:val="24"/>
            <w:highlight w:val="cyan"/>
            <w:rPrChange w:id="1490" w:author="Patricia Sbrissa" w:date="2019-09-27T23:25:00Z">
              <w:rPr>
                <w:rFonts w:ascii="Arial" w:hAnsi="Arial" w:cs="Arial"/>
                <w:sz w:val="24"/>
                <w:szCs w:val="24"/>
              </w:rPr>
            </w:rPrChange>
          </w:rPr>
          <w:delText>a</w:delText>
        </w:r>
      </w:del>
      <w:r w:rsidR="00BB0046" w:rsidRPr="00824BB2">
        <w:rPr>
          <w:rFonts w:ascii="Arial" w:hAnsi="Arial" w:cs="Arial"/>
          <w:sz w:val="24"/>
          <w:szCs w:val="24"/>
          <w:highlight w:val="cyan"/>
          <w:rPrChange w:id="1491" w:author="Patricia Sbrissa" w:date="2019-09-27T23:25:00Z">
            <w:rPr>
              <w:rFonts w:ascii="Arial" w:hAnsi="Arial" w:cs="Arial"/>
              <w:sz w:val="24"/>
              <w:szCs w:val="24"/>
            </w:rPr>
          </w:rPrChange>
        </w:rPr>
        <w:t xml:space="preserve"> </w:t>
      </w:r>
      <w:del w:id="1492" w:author="Patricia Sbrissa" w:date="2019-09-27T20:13:00Z">
        <w:r w:rsidR="00BB0046" w:rsidRPr="00824BB2" w:rsidDel="00D975A5">
          <w:rPr>
            <w:rFonts w:ascii="Arial" w:hAnsi="Arial" w:cs="Arial"/>
            <w:sz w:val="24"/>
            <w:szCs w:val="24"/>
            <w:highlight w:val="cyan"/>
            <w:rPrChange w:id="1493" w:author="Patricia Sbrissa" w:date="2019-09-27T23:25:00Z">
              <w:rPr>
                <w:rFonts w:ascii="Arial" w:hAnsi="Arial" w:cs="Arial"/>
                <w:sz w:val="24"/>
                <w:szCs w:val="24"/>
              </w:rPr>
            </w:rPrChange>
          </w:rPr>
          <w:delText>de ouro</w:delText>
        </w:r>
        <w:r w:rsidR="00EF7233" w:rsidRPr="00824BB2" w:rsidDel="00D975A5">
          <w:rPr>
            <w:rFonts w:ascii="Arial" w:hAnsi="Arial" w:cs="Arial"/>
            <w:sz w:val="24"/>
            <w:szCs w:val="24"/>
            <w:highlight w:val="cyan"/>
            <w:rPrChange w:id="1494" w:author="Patricia Sbrissa" w:date="2019-09-27T23:25:00Z">
              <w:rPr>
                <w:rFonts w:ascii="Arial" w:hAnsi="Arial" w:cs="Arial"/>
                <w:sz w:val="24"/>
                <w:szCs w:val="24"/>
              </w:rPr>
            </w:rPrChange>
          </w:rPr>
          <w:delText xml:space="preserve"> deveria </w:delText>
        </w:r>
      </w:del>
      <w:r w:rsidR="00EF7233" w:rsidRPr="00824BB2">
        <w:rPr>
          <w:rFonts w:ascii="Arial" w:hAnsi="Arial" w:cs="Arial"/>
          <w:sz w:val="24"/>
          <w:szCs w:val="24"/>
          <w:highlight w:val="cyan"/>
          <w:rPrChange w:id="1495" w:author="Patricia Sbrissa" w:date="2019-09-27T23:25:00Z">
            <w:rPr>
              <w:rFonts w:ascii="Arial" w:hAnsi="Arial" w:cs="Arial"/>
              <w:sz w:val="24"/>
              <w:szCs w:val="24"/>
            </w:rPr>
          </w:rPrChange>
        </w:rPr>
        <w:t>haver</w:t>
      </w:r>
      <w:ins w:id="1496" w:author="Patricia Sbrissa" w:date="2019-09-27T20:13:00Z">
        <w:r w:rsidR="00D975A5" w:rsidRPr="00824BB2">
          <w:rPr>
            <w:rFonts w:ascii="Arial" w:hAnsi="Arial" w:cs="Arial"/>
            <w:sz w:val="24"/>
            <w:szCs w:val="24"/>
            <w:highlight w:val="cyan"/>
            <w:rPrChange w:id="1497" w:author="Patricia Sbrissa" w:date="2019-09-27T23:25:00Z">
              <w:rPr>
                <w:rFonts w:ascii="Arial" w:hAnsi="Arial" w:cs="Arial"/>
                <w:sz w:val="24"/>
                <w:szCs w:val="24"/>
              </w:rPr>
            </w:rPrChange>
          </w:rPr>
          <w:t>ia</w:t>
        </w:r>
      </w:ins>
      <w:r w:rsidR="00EF7233" w:rsidRPr="00824BB2">
        <w:rPr>
          <w:rFonts w:ascii="Arial" w:hAnsi="Arial" w:cs="Arial"/>
          <w:sz w:val="24"/>
          <w:szCs w:val="24"/>
          <w:highlight w:val="cyan"/>
          <w:rPrChange w:id="1498" w:author="Patricia Sbrissa" w:date="2019-09-27T23:25:00Z">
            <w:rPr>
              <w:rFonts w:ascii="Arial" w:hAnsi="Arial" w:cs="Arial"/>
              <w:sz w:val="24"/>
              <w:szCs w:val="24"/>
            </w:rPr>
          </w:rPrChange>
        </w:rPr>
        <w:t xml:space="preserve"> o recolhimento dos tributos</w:t>
      </w:r>
      <w:ins w:id="1499" w:author="Patricia Sbrissa" w:date="2019-09-27T20:14:00Z">
        <w:r w:rsidR="00094560" w:rsidRPr="00824BB2">
          <w:rPr>
            <w:rFonts w:ascii="Arial" w:hAnsi="Arial" w:cs="Arial"/>
            <w:sz w:val="24"/>
            <w:szCs w:val="24"/>
            <w:highlight w:val="cyan"/>
            <w:rPrChange w:id="1500" w:author="Patricia Sbrissa" w:date="2019-09-27T23:25:00Z">
              <w:rPr>
                <w:rFonts w:ascii="Arial" w:hAnsi="Arial" w:cs="Arial"/>
                <w:sz w:val="24"/>
                <w:szCs w:val="24"/>
              </w:rPr>
            </w:rPrChange>
          </w:rPr>
          <w:t xml:space="preserve">, </w:t>
        </w:r>
        <w:r w:rsidR="00352B7D" w:rsidRPr="00824BB2">
          <w:rPr>
            <w:rFonts w:ascii="Arial" w:hAnsi="Arial" w:cs="Arial"/>
            <w:sz w:val="24"/>
            <w:szCs w:val="24"/>
            <w:highlight w:val="cyan"/>
            <w:rPrChange w:id="1501" w:author="Patricia Sbrissa" w:date="2019-09-27T23:25:00Z">
              <w:rPr>
                <w:rFonts w:ascii="Arial" w:hAnsi="Arial" w:cs="Arial"/>
                <w:sz w:val="24"/>
                <w:szCs w:val="24"/>
              </w:rPr>
            </w:rPrChange>
          </w:rPr>
          <w:t xml:space="preserve">o que </w:t>
        </w:r>
      </w:ins>
      <w:ins w:id="1502" w:author="Patricia Sbrissa" w:date="2019-09-27T20:15:00Z">
        <w:r w:rsidR="00352B7D" w:rsidRPr="00824BB2">
          <w:rPr>
            <w:rFonts w:ascii="Arial" w:hAnsi="Arial" w:cs="Arial"/>
            <w:sz w:val="24"/>
            <w:szCs w:val="24"/>
            <w:highlight w:val="cyan"/>
            <w:rPrChange w:id="1503" w:author="Patricia Sbrissa" w:date="2019-09-27T23:25:00Z">
              <w:rPr>
                <w:rFonts w:ascii="Arial" w:hAnsi="Arial" w:cs="Arial"/>
                <w:sz w:val="24"/>
                <w:szCs w:val="24"/>
              </w:rPr>
            </w:rPrChange>
          </w:rPr>
          <w:t>afetava o lucro financeiro dos</w:t>
        </w:r>
      </w:ins>
      <w:del w:id="1504" w:author="Patricia Sbrissa" w:date="2019-09-27T20:14:00Z">
        <w:r w:rsidR="00EF7233" w:rsidRPr="00824BB2" w:rsidDel="00C53EE6">
          <w:rPr>
            <w:rFonts w:ascii="Arial" w:hAnsi="Arial" w:cs="Arial"/>
            <w:sz w:val="24"/>
            <w:szCs w:val="24"/>
            <w:highlight w:val="cyan"/>
            <w:rPrChange w:id="1505" w:author="Patricia Sbrissa" w:date="2019-09-27T23:25:00Z">
              <w:rPr>
                <w:rFonts w:ascii="Arial" w:hAnsi="Arial" w:cs="Arial"/>
                <w:sz w:val="24"/>
                <w:szCs w:val="24"/>
              </w:rPr>
            </w:rPrChange>
          </w:rPr>
          <w:delText>,</w:delText>
        </w:r>
      </w:del>
      <w:r w:rsidR="00EF7233" w:rsidRPr="00824BB2">
        <w:rPr>
          <w:rFonts w:ascii="Arial" w:hAnsi="Arial" w:cs="Arial"/>
          <w:sz w:val="24"/>
          <w:szCs w:val="24"/>
          <w:highlight w:val="cyan"/>
          <w:rPrChange w:id="1506" w:author="Patricia Sbrissa" w:date="2019-09-27T23:25:00Z">
            <w:rPr>
              <w:rFonts w:ascii="Arial" w:hAnsi="Arial" w:cs="Arial"/>
              <w:sz w:val="24"/>
              <w:szCs w:val="24"/>
            </w:rPr>
          </w:rPrChange>
        </w:rPr>
        <w:t xml:space="preserve"> </w:t>
      </w:r>
      <w:del w:id="1507" w:author="Patricia Sbrissa" w:date="2019-09-27T20:14:00Z">
        <w:r w:rsidR="00EF7233" w:rsidRPr="00824BB2" w:rsidDel="00C53EE6">
          <w:rPr>
            <w:rFonts w:ascii="Arial" w:hAnsi="Arial" w:cs="Arial"/>
            <w:sz w:val="24"/>
            <w:szCs w:val="24"/>
            <w:highlight w:val="cyan"/>
            <w:rPrChange w:id="1508" w:author="Patricia Sbrissa" w:date="2019-09-27T23:25:00Z">
              <w:rPr>
                <w:rFonts w:ascii="Arial" w:hAnsi="Arial" w:cs="Arial"/>
                <w:sz w:val="24"/>
                <w:szCs w:val="24"/>
              </w:rPr>
            </w:rPrChange>
          </w:rPr>
          <w:delText>ou seja, o</w:delText>
        </w:r>
      </w:del>
      <w:del w:id="1509" w:author="Patricia Sbrissa" w:date="2019-09-27T20:15:00Z">
        <w:r w:rsidR="00EF7233" w:rsidRPr="00824BB2" w:rsidDel="00352B7D">
          <w:rPr>
            <w:rFonts w:ascii="Arial" w:hAnsi="Arial" w:cs="Arial"/>
            <w:sz w:val="24"/>
            <w:szCs w:val="24"/>
            <w:highlight w:val="cyan"/>
            <w:rPrChange w:id="1510" w:author="Patricia Sbrissa" w:date="2019-09-27T23:25:00Z">
              <w:rPr>
                <w:rFonts w:ascii="Arial" w:hAnsi="Arial" w:cs="Arial"/>
                <w:sz w:val="24"/>
                <w:szCs w:val="24"/>
              </w:rPr>
            </w:rPrChange>
          </w:rPr>
          <w:delText xml:space="preserve">s </w:delText>
        </w:r>
      </w:del>
      <w:r w:rsidR="00EF7233" w:rsidRPr="00824BB2">
        <w:rPr>
          <w:rFonts w:ascii="Arial" w:hAnsi="Arial" w:cs="Arial"/>
          <w:sz w:val="24"/>
          <w:szCs w:val="24"/>
          <w:highlight w:val="cyan"/>
          <w:rPrChange w:id="1511" w:author="Patricia Sbrissa" w:date="2019-09-27T23:25:00Z">
            <w:rPr>
              <w:rFonts w:ascii="Arial" w:hAnsi="Arial" w:cs="Arial"/>
              <w:sz w:val="24"/>
              <w:szCs w:val="24"/>
            </w:rPr>
          </w:rPrChange>
        </w:rPr>
        <w:t>m</w:t>
      </w:r>
      <w:r w:rsidR="00BB0046" w:rsidRPr="00824BB2">
        <w:rPr>
          <w:rFonts w:ascii="Arial" w:hAnsi="Arial" w:cs="Arial"/>
          <w:sz w:val="24"/>
          <w:szCs w:val="24"/>
          <w:highlight w:val="cyan"/>
          <w:rPrChange w:id="1512" w:author="Patricia Sbrissa" w:date="2019-09-27T23:25:00Z">
            <w:rPr>
              <w:rFonts w:ascii="Arial" w:hAnsi="Arial" w:cs="Arial"/>
              <w:sz w:val="24"/>
              <w:szCs w:val="24"/>
            </w:rPr>
          </w:rPrChange>
        </w:rPr>
        <w:t>ineradores responsáveis pelos escravos e pela extração de ouro</w:t>
      </w:r>
      <w:del w:id="1513" w:author="Patricia Sbrissa" w:date="2019-09-27T20:15:00Z">
        <w:r w:rsidR="00BB0046" w:rsidRPr="00824BB2" w:rsidDel="009D32DA">
          <w:rPr>
            <w:rFonts w:ascii="Arial" w:hAnsi="Arial" w:cs="Arial"/>
            <w:sz w:val="24"/>
            <w:szCs w:val="24"/>
            <w:highlight w:val="cyan"/>
            <w:rPrChange w:id="1514" w:author="Patricia Sbrissa" w:date="2019-09-27T23:25:00Z">
              <w:rPr>
                <w:rFonts w:ascii="Arial" w:hAnsi="Arial" w:cs="Arial"/>
                <w:sz w:val="24"/>
                <w:szCs w:val="24"/>
              </w:rPr>
            </w:rPrChange>
          </w:rPr>
          <w:delText xml:space="preserve"> </w:delText>
        </w:r>
        <w:r w:rsidR="00EF7233" w:rsidRPr="00824BB2" w:rsidDel="009D32DA">
          <w:rPr>
            <w:rFonts w:ascii="Arial" w:hAnsi="Arial" w:cs="Arial"/>
            <w:sz w:val="24"/>
            <w:szCs w:val="24"/>
            <w:highlight w:val="cyan"/>
            <w:rPrChange w:id="1515" w:author="Patricia Sbrissa" w:date="2019-09-27T23:25:00Z">
              <w:rPr>
                <w:rFonts w:ascii="Arial" w:hAnsi="Arial" w:cs="Arial"/>
                <w:sz w:val="24"/>
                <w:szCs w:val="24"/>
              </w:rPr>
            </w:rPrChange>
          </w:rPr>
          <w:delText xml:space="preserve">não </w:delText>
        </w:r>
      </w:del>
      <w:del w:id="1516" w:author="Patricia Sbrissa" w:date="2019-09-27T20:14:00Z">
        <w:r w:rsidR="00EF7233" w:rsidRPr="00824BB2" w:rsidDel="00094560">
          <w:rPr>
            <w:rFonts w:ascii="Arial" w:hAnsi="Arial" w:cs="Arial"/>
            <w:sz w:val="24"/>
            <w:szCs w:val="24"/>
            <w:highlight w:val="cyan"/>
            <w:rPrChange w:id="1517" w:author="Patricia Sbrissa" w:date="2019-09-27T23:25:00Z">
              <w:rPr>
                <w:rFonts w:ascii="Arial" w:hAnsi="Arial" w:cs="Arial"/>
                <w:sz w:val="24"/>
                <w:szCs w:val="24"/>
              </w:rPr>
            </w:rPrChange>
          </w:rPr>
          <w:delText>ti</w:delText>
        </w:r>
        <w:r w:rsidR="00EF7233" w:rsidRPr="00824BB2" w:rsidDel="00C53EE6">
          <w:rPr>
            <w:rFonts w:ascii="Arial" w:hAnsi="Arial" w:cs="Arial"/>
            <w:sz w:val="24"/>
            <w:szCs w:val="24"/>
            <w:highlight w:val="cyan"/>
            <w:rPrChange w:id="1518" w:author="Patricia Sbrissa" w:date="2019-09-27T23:25:00Z">
              <w:rPr>
                <w:rFonts w:ascii="Arial" w:hAnsi="Arial" w:cs="Arial"/>
                <w:sz w:val="24"/>
                <w:szCs w:val="24"/>
              </w:rPr>
            </w:rPrChange>
          </w:rPr>
          <w:delText>nham</w:delText>
        </w:r>
      </w:del>
      <w:del w:id="1519" w:author="Patricia Sbrissa" w:date="2019-09-27T20:15:00Z">
        <w:r w:rsidR="00EF7233" w:rsidRPr="00824BB2" w:rsidDel="009D32DA">
          <w:rPr>
            <w:rFonts w:ascii="Arial" w:hAnsi="Arial" w:cs="Arial"/>
            <w:sz w:val="24"/>
            <w:szCs w:val="24"/>
            <w:highlight w:val="cyan"/>
            <w:rPrChange w:id="1520" w:author="Patricia Sbrissa" w:date="2019-09-27T23:25:00Z">
              <w:rPr>
                <w:rFonts w:ascii="Arial" w:hAnsi="Arial" w:cs="Arial"/>
                <w:sz w:val="24"/>
                <w:szCs w:val="24"/>
              </w:rPr>
            </w:rPrChange>
          </w:rPr>
          <w:delText xml:space="preserve"> lucro, pois</w:delText>
        </w:r>
        <w:r w:rsidR="00BB0046" w:rsidRPr="00824BB2" w:rsidDel="009D32DA">
          <w:rPr>
            <w:rFonts w:ascii="Arial" w:hAnsi="Arial" w:cs="Arial"/>
            <w:sz w:val="24"/>
            <w:szCs w:val="24"/>
            <w:highlight w:val="cyan"/>
            <w:rPrChange w:id="1521" w:author="Patricia Sbrissa" w:date="2019-09-27T23:25:00Z">
              <w:rPr>
                <w:rFonts w:ascii="Arial" w:hAnsi="Arial" w:cs="Arial"/>
                <w:sz w:val="24"/>
                <w:szCs w:val="24"/>
              </w:rPr>
            </w:rPrChange>
          </w:rPr>
          <w:delText xml:space="preserve"> </w:delText>
        </w:r>
        <w:r w:rsidR="00527B49" w:rsidRPr="00824BB2" w:rsidDel="009D32DA">
          <w:rPr>
            <w:rFonts w:ascii="Arial" w:hAnsi="Arial" w:cs="Arial"/>
            <w:sz w:val="24"/>
            <w:szCs w:val="24"/>
            <w:highlight w:val="cyan"/>
            <w:rPrChange w:id="1522" w:author="Patricia Sbrissa" w:date="2019-09-27T23:25:00Z">
              <w:rPr>
                <w:rFonts w:ascii="Arial" w:hAnsi="Arial" w:cs="Arial"/>
                <w:sz w:val="24"/>
                <w:szCs w:val="24"/>
              </w:rPr>
            </w:rPrChange>
          </w:rPr>
          <w:delText>mesmo não extraindo ouro</w:delText>
        </w:r>
        <w:r w:rsidR="00BB0046" w:rsidRPr="00824BB2" w:rsidDel="009D32DA">
          <w:rPr>
            <w:rFonts w:ascii="Arial" w:hAnsi="Arial" w:cs="Arial"/>
            <w:sz w:val="24"/>
            <w:szCs w:val="24"/>
            <w:highlight w:val="cyan"/>
            <w:rPrChange w:id="1523" w:author="Patricia Sbrissa" w:date="2019-09-27T23:25:00Z">
              <w:rPr>
                <w:rFonts w:ascii="Arial" w:hAnsi="Arial" w:cs="Arial"/>
                <w:sz w:val="24"/>
                <w:szCs w:val="24"/>
              </w:rPr>
            </w:rPrChange>
          </w:rPr>
          <w:delText xml:space="preserve"> a arrecadação deveria acontecer</w:delText>
        </w:r>
      </w:del>
      <w:r w:rsidR="00BB0046" w:rsidRPr="00824BB2">
        <w:rPr>
          <w:rFonts w:ascii="Arial" w:hAnsi="Arial" w:cs="Arial"/>
          <w:sz w:val="24"/>
          <w:szCs w:val="24"/>
          <w:highlight w:val="cyan"/>
          <w:rPrChange w:id="1524" w:author="Patricia Sbrissa" w:date="2019-09-27T23:25:00Z">
            <w:rPr>
              <w:rFonts w:ascii="Arial" w:hAnsi="Arial" w:cs="Arial"/>
              <w:sz w:val="24"/>
              <w:szCs w:val="24"/>
            </w:rPr>
          </w:rPrChange>
        </w:rPr>
        <w:t>.</w:t>
      </w:r>
    </w:p>
    <w:p w14:paraId="02ACB103" w14:textId="77777777" w:rsidR="00BB0046" w:rsidRPr="00824BB2" w:rsidRDefault="00BB0046">
      <w:pPr>
        <w:ind w:firstLine="708"/>
        <w:rPr>
          <w:rFonts w:ascii="Arial" w:hAnsi="Arial" w:cs="Arial"/>
          <w:sz w:val="24"/>
          <w:szCs w:val="24"/>
          <w:highlight w:val="cyan"/>
          <w:rPrChange w:id="1525" w:author="Patricia Sbrissa" w:date="2019-09-27T23:25:00Z">
            <w:rPr>
              <w:rFonts w:ascii="Arial" w:hAnsi="Arial" w:cs="Arial"/>
              <w:sz w:val="24"/>
              <w:szCs w:val="24"/>
            </w:rPr>
          </w:rPrChange>
        </w:rPr>
      </w:pPr>
    </w:p>
    <w:p w14:paraId="6F6A69AF" w14:textId="77777777" w:rsidR="00923733" w:rsidRDefault="00824BB2" w:rsidP="00824BB2">
      <w:pPr>
        <w:ind w:firstLine="0"/>
        <w:rPr>
          <w:ins w:id="1526" w:author="Patricia Sbrissa" w:date="2019-09-27T23:46:00Z"/>
          <w:rFonts w:ascii="Arial" w:hAnsi="Arial" w:cs="Arial"/>
          <w:b/>
          <w:sz w:val="24"/>
          <w:szCs w:val="24"/>
          <w:highlight w:val="cyan"/>
        </w:rPr>
      </w:pPr>
      <w:ins w:id="1527" w:author="Patricia Sbrissa" w:date="2019-09-27T23:19:00Z">
        <w:r w:rsidRPr="00824BB2">
          <w:rPr>
            <w:rFonts w:ascii="Arial" w:hAnsi="Arial" w:cs="Arial"/>
            <w:b/>
            <w:noProof/>
            <w:sz w:val="24"/>
            <w:szCs w:val="24"/>
            <w:highlight w:val="cyan"/>
            <w:rPrChange w:id="1528" w:author="Patricia Sbrissa" w:date="2019-09-27T23:25:00Z">
              <w:rPr>
                <w:rFonts w:ascii="Arial" w:hAnsi="Arial" w:cs="Arial"/>
                <w:b/>
                <w:noProof/>
                <w:sz w:val="24"/>
                <w:szCs w:val="24"/>
              </w:rPr>
            </w:rPrChange>
          </w:rPr>
          <w:drawing>
            <wp:inline distT="0" distB="0" distL="0" distR="0" wp14:anchorId="782151A0" wp14:editId="343E6AB1">
              <wp:extent cx="3810000" cy="2857500"/>
              <wp:effectExtent l="0" t="0" r="0" b="0"/>
              <wp:docPr id="13" name="Imagem 13" descr="Uma imagem contendo interior, mesa,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luecup120900409.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ins>
    </w:p>
    <w:p w14:paraId="360F6DA6" w14:textId="2C4C3EED" w:rsidR="00BB0046" w:rsidRPr="00824BB2" w:rsidDel="004E06D1" w:rsidRDefault="00923733" w:rsidP="00824BB2">
      <w:pPr>
        <w:ind w:firstLine="0"/>
        <w:rPr>
          <w:del w:id="1529" w:author="Patricia Sbrissa" w:date="2019-09-27T20:04:00Z"/>
          <w:rFonts w:ascii="Arial" w:hAnsi="Arial" w:cs="Arial"/>
          <w:color w:val="00B050"/>
          <w:sz w:val="24"/>
          <w:szCs w:val="24"/>
          <w:highlight w:val="cyan"/>
          <w:rPrChange w:id="1530" w:author="Patricia Sbrissa" w:date="2019-09-27T23:25:00Z">
            <w:rPr>
              <w:del w:id="1531" w:author="Patricia Sbrissa" w:date="2019-09-27T20:04:00Z"/>
              <w:rFonts w:ascii="Arial" w:hAnsi="Arial" w:cs="Arial"/>
              <w:color w:val="00B050"/>
              <w:sz w:val="24"/>
              <w:szCs w:val="24"/>
            </w:rPr>
          </w:rPrChange>
        </w:rPr>
        <w:pPrChange w:id="1532" w:author="Patricia Sbrissa" w:date="2019-09-27T23:17:00Z">
          <w:pPr>
            <w:ind w:firstLine="708"/>
          </w:pPr>
        </w:pPrChange>
      </w:pPr>
      <w:ins w:id="1533" w:author="Patricia Sbrissa" w:date="2019-09-27T23:46:00Z">
        <w:r>
          <w:rPr>
            <w:rFonts w:ascii="Arial" w:hAnsi="Arial" w:cs="Arial"/>
            <w:b/>
            <w:sz w:val="24"/>
            <w:szCs w:val="24"/>
            <w:highlight w:val="cyan"/>
          </w:rPr>
          <w:t>F</w:t>
        </w:r>
      </w:ins>
      <w:del w:id="1534" w:author="Patricia Sbrissa" w:date="2019-09-27T23:46:00Z">
        <w:r w:rsidR="00BB0046" w:rsidRPr="00824BB2" w:rsidDel="00923733">
          <w:rPr>
            <w:rFonts w:ascii="Arial" w:hAnsi="Arial" w:cs="Arial"/>
            <w:b/>
            <w:sz w:val="24"/>
            <w:szCs w:val="24"/>
            <w:highlight w:val="cyan"/>
            <w:rPrChange w:id="1535" w:author="Patricia Sbrissa" w:date="2019-09-27T23:25:00Z">
              <w:rPr>
                <w:rFonts w:ascii="Arial" w:hAnsi="Arial" w:cs="Arial"/>
                <w:b/>
                <w:sz w:val="24"/>
                <w:szCs w:val="24"/>
              </w:rPr>
            </w:rPrChange>
          </w:rPr>
          <w:delText xml:space="preserve">As </w:delText>
        </w:r>
      </w:del>
      <w:del w:id="1536" w:author="Patricia Sbrissa" w:date="2019-09-27T20:04:00Z">
        <w:r w:rsidR="00BB0046" w:rsidRPr="00824BB2" w:rsidDel="004E06D1">
          <w:rPr>
            <w:rFonts w:ascii="Arial" w:hAnsi="Arial" w:cs="Arial"/>
            <w:b/>
            <w:sz w:val="24"/>
            <w:szCs w:val="24"/>
            <w:highlight w:val="cyan"/>
            <w:rPrChange w:id="1537" w:author="Patricia Sbrissa" w:date="2019-09-27T23:25:00Z">
              <w:rPr>
                <w:rFonts w:ascii="Arial" w:hAnsi="Arial" w:cs="Arial"/>
                <w:b/>
                <w:sz w:val="24"/>
                <w:szCs w:val="24"/>
              </w:rPr>
            </w:rPrChange>
          </w:rPr>
          <w:delText>F</w:delText>
        </w:r>
      </w:del>
      <w:r w:rsidR="00BB0046" w:rsidRPr="00824BB2">
        <w:rPr>
          <w:rFonts w:ascii="Arial" w:hAnsi="Arial" w:cs="Arial"/>
          <w:b/>
          <w:sz w:val="24"/>
          <w:szCs w:val="24"/>
          <w:highlight w:val="cyan"/>
          <w:rPrChange w:id="1538" w:author="Patricia Sbrissa" w:date="2019-09-27T23:25:00Z">
            <w:rPr>
              <w:rFonts w:ascii="Arial" w:hAnsi="Arial" w:cs="Arial"/>
              <w:b/>
              <w:sz w:val="24"/>
              <w:szCs w:val="24"/>
            </w:rPr>
          </w:rPrChange>
        </w:rPr>
        <w:t>intas</w:t>
      </w:r>
      <w:r w:rsidR="00BB0046" w:rsidRPr="00824BB2">
        <w:rPr>
          <w:rFonts w:ascii="Arial" w:hAnsi="Arial" w:cs="Arial"/>
          <w:b/>
          <w:bCs/>
          <w:sz w:val="24"/>
          <w:szCs w:val="24"/>
          <w:highlight w:val="cyan"/>
          <w:rPrChange w:id="1539" w:author="Patricia Sbrissa" w:date="2019-09-27T23:25:00Z">
            <w:rPr>
              <w:rFonts w:ascii="Arial" w:hAnsi="Arial" w:cs="Arial"/>
              <w:sz w:val="24"/>
              <w:szCs w:val="24"/>
            </w:rPr>
          </w:rPrChange>
        </w:rPr>
        <w:t>:</w:t>
      </w:r>
      <w:r w:rsidR="00BB0046" w:rsidRPr="00824BB2">
        <w:rPr>
          <w:rFonts w:ascii="Arial" w:hAnsi="Arial" w:cs="Arial"/>
          <w:sz w:val="24"/>
          <w:szCs w:val="24"/>
          <w:highlight w:val="cyan"/>
          <w:rPrChange w:id="1540" w:author="Patricia Sbrissa" w:date="2019-09-27T23:25:00Z">
            <w:rPr>
              <w:rFonts w:ascii="Arial" w:hAnsi="Arial" w:cs="Arial"/>
              <w:sz w:val="24"/>
              <w:szCs w:val="24"/>
            </w:rPr>
          </w:rPrChange>
        </w:rPr>
        <w:t xml:space="preserve"> </w:t>
      </w:r>
      <w:del w:id="1541" w:author="Patricia Sbrissa" w:date="2019-09-27T20:15:00Z">
        <w:r w:rsidR="00BB0046" w:rsidRPr="00824BB2" w:rsidDel="009D32DA">
          <w:rPr>
            <w:rFonts w:ascii="Arial" w:hAnsi="Arial" w:cs="Arial"/>
            <w:sz w:val="24"/>
            <w:szCs w:val="24"/>
            <w:highlight w:val="cyan"/>
            <w:rPrChange w:id="1542" w:author="Patricia Sbrissa" w:date="2019-09-27T23:25:00Z">
              <w:rPr>
                <w:rFonts w:ascii="Arial" w:hAnsi="Arial" w:cs="Arial"/>
                <w:sz w:val="24"/>
                <w:szCs w:val="24"/>
              </w:rPr>
            </w:rPrChange>
          </w:rPr>
          <w:delText xml:space="preserve">Tal forma </w:delText>
        </w:r>
      </w:del>
      <w:ins w:id="1543" w:author="Patricia Sbrissa" w:date="2019-09-27T20:16:00Z">
        <w:r w:rsidR="00DF7F89" w:rsidRPr="00824BB2">
          <w:rPr>
            <w:rFonts w:ascii="Arial" w:hAnsi="Arial" w:cs="Arial"/>
            <w:sz w:val="24"/>
            <w:szCs w:val="24"/>
            <w:highlight w:val="cyan"/>
            <w:rPrChange w:id="1544" w:author="Patricia Sbrissa" w:date="2019-09-27T23:25:00Z">
              <w:rPr>
                <w:rFonts w:ascii="Arial" w:hAnsi="Arial" w:cs="Arial"/>
                <w:sz w:val="24"/>
                <w:szCs w:val="24"/>
              </w:rPr>
            </w:rPrChange>
          </w:rPr>
          <w:t xml:space="preserve">os </w:t>
        </w:r>
      </w:ins>
      <w:del w:id="1545" w:author="Patricia Sbrissa" w:date="2019-09-27T20:16:00Z">
        <w:r w:rsidR="00BB0046" w:rsidRPr="00824BB2" w:rsidDel="00DF7F89">
          <w:rPr>
            <w:rFonts w:ascii="Arial" w:hAnsi="Arial" w:cs="Arial"/>
            <w:sz w:val="24"/>
            <w:szCs w:val="24"/>
            <w:highlight w:val="cyan"/>
            <w:rPrChange w:id="1546" w:author="Patricia Sbrissa" w:date="2019-09-27T23:25:00Z">
              <w:rPr>
                <w:rFonts w:ascii="Arial" w:hAnsi="Arial" w:cs="Arial"/>
                <w:sz w:val="24"/>
                <w:szCs w:val="24"/>
              </w:rPr>
            </w:rPrChange>
          </w:rPr>
          <w:delText xml:space="preserve">consistia no pagamento, pelos </w:delText>
        </w:r>
      </w:del>
      <w:r w:rsidR="00BB0046" w:rsidRPr="00824BB2">
        <w:rPr>
          <w:rFonts w:ascii="Arial" w:hAnsi="Arial" w:cs="Arial"/>
          <w:sz w:val="24"/>
          <w:szCs w:val="24"/>
          <w:highlight w:val="cyan"/>
          <w:rPrChange w:id="1547" w:author="Patricia Sbrissa" w:date="2019-09-27T23:25:00Z">
            <w:rPr>
              <w:rFonts w:ascii="Arial" w:hAnsi="Arial" w:cs="Arial"/>
              <w:sz w:val="24"/>
              <w:szCs w:val="24"/>
            </w:rPr>
          </w:rPrChange>
        </w:rPr>
        <w:t>mineradores</w:t>
      </w:r>
      <w:ins w:id="1548" w:author="Patricia Sbrissa" w:date="2019-09-27T20:16:00Z">
        <w:r w:rsidR="00DF7F89" w:rsidRPr="00824BB2">
          <w:rPr>
            <w:rFonts w:ascii="Arial" w:hAnsi="Arial" w:cs="Arial"/>
            <w:sz w:val="24"/>
            <w:szCs w:val="24"/>
            <w:highlight w:val="cyan"/>
            <w:rPrChange w:id="1549" w:author="Patricia Sbrissa" w:date="2019-09-27T23:25:00Z">
              <w:rPr>
                <w:rFonts w:ascii="Arial" w:hAnsi="Arial" w:cs="Arial"/>
                <w:sz w:val="24"/>
                <w:szCs w:val="24"/>
              </w:rPr>
            </w:rPrChange>
          </w:rPr>
          <w:t xml:space="preserve"> deviam pagar, anualmente, </w:t>
        </w:r>
      </w:ins>
      <w:del w:id="1550" w:author="Patricia Sbrissa" w:date="2019-09-27T20:16:00Z">
        <w:r w:rsidR="00BB0046" w:rsidRPr="00824BB2" w:rsidDel="00DF7F89">
          <w:rPr>
            <w:rFonts w:ascii="Arial" w:hAnsi="Arial" w:cs="Arial"/>
            <w:sz w:val="24"/>
            <w:szCs w:val="24"/>
            <w:highlight w:val="cyan"/>
            <w:rPrChange w:id="1551" w:author="Patricia Sbrissa" w:date="2019-09-27T23:25:00Z">
              <w:rPr>
                <w:rFonts w:ascii="Arial" w:hAnsi="Arial" w:cs="Arial"/>
                <w:sz w:val="24"/>
                <w:szCs w:val="24"/>
              </w:rPr>
            </w:rPrChange>
          </w:rPr>
          <w:delText xml:space="preserve">, </w:delText>
        </w:r>
        <w:r w:rsidR="00BB0046" w:rsidRPr="00824BB2" w:rsidDel="002C504F">
          <w:rPr>
            <w:rFonts w:ascii="Arial" w:hAnsi="Arial" w:cs="Arial"/>
            <w:sz w:val="24"/>
            <w:szCs w:val="24"/>
            <w:highlight w:val="cyan"/>
            <w:rPrChange w:id="1552" w:author="Patricia Sbrissa" w:date="2019-09-27T23:25:00Z">
              <w:rPr>
                <w:rFonts w:ascii="Arial" w:hAnsi="Arial" w:cs="Arial"/>
                <w:sz w:val="24"/>
                <w:szCs w:val="24"/>
              </w:rPr>
            </w:rPrChange>
          </w:rPr>
          <w:delText xml:space="preserve">de </w:delText>
        </w:r>
      </w:del>
      <w:r w:rsidR="00BB0046" w:rsidRPr="00824BB2">
        <w:rPr>
          <w:rFonts w:ascii="Arial" w:hAnsi="Arial" w:cs="Arial"/>
          <w:sz w:val="24"/>
          <w:szCs w:val="24"/>
          <w:highlight w:val="cyan"/>
          <w:rPrChange w:id="1553" w:author="Patricia Sbrissa" w:date="2019-09-27T23:25:00Z">
            <w:rPr>
              <w:rFonts w:ascii="Arial" w:hAnsi="Arial" w:cs="Arial"/>
              <w:sz w:val="24"/>
              <w:szCs w:val="24"/>
            </w:rPr>
          </w:rPrChange>
        </w:rPr>
        <w:t>30 arrobas</w:t>
      </w:r>
      <w:ins w:id="1554" w:author="Patricia Sbrissa" w:date="2019-09-27T20:17:00Z">
        <w:r w:rsidR="002C504F" w:rsidRPr="00824BB2">
          <w:rPr>
            <w:rFonts w:ascii="Arial" w:hAnsi="Arial" w:cs="Arial"/>
            <w:sz w:val="24"/>
            <w:szCs w:val="24"/>
            <w:highlight w:val="cyan"/>
            <w:rPrChange w:id="1555" w:author="Patricia Sbrissa" w:date="2019-09-27T23:25:00Z">
              <w:rPr>
                <w:rFonts w:ascii="Arial" w:hAnsi="Arial" w:cs="Arial"/>
                <w:sz w:val="24"/>
                <w:szCs w:val="24"/>
              </w:rPr>
            </w:rPrChange>
          </w:rPr>
          <w:t>, valor</w:t>
        </w:r>
      </w:ins>
      <w:r w:rsidR="00BB0046" w:rsidRPr="00824BB2">
        <w:rPr>
          <w:rFonts w:ascii="Arial" w:hAnsi="Arial" w:cs="Arial"/>
          <w:sz w:val="24"/>
          <w:szCs w:val="24"/>
          <w:highlight w:val="cyan"/>
          <w:rPrChange w:id="1556" w:author="Patricia Sbrissa" w:date="2019-09-27T23:25:00Z">
            <w:rPr>
              <w:rFonts w:ascii="Arial" w:hAnsi="Arial" w:cs="Arial"/>
              <w:sz w:val="24"/>
              <w:szCs w:val="24"/>
            </w:rPr>
          </w:rPrChange>
        </w:rPr>
        <w:t xml:space="preserve"> </w:t>
      </w:r>
      <w:del w:id="1557" w:author="Patricia Sbrissa" w:date="2019-09-27T20:16:00Z">
        <w:r w:rsidR="00BB0046" w:rsidRPr="00824BB2" w:rsidDel="002C504F">
          <w:rPr>
            <w:rFonts w:ascii="Arial" w:hAnsi="Arial" w:cs="Arial"/>
            <w:sz w:val="24"/>
            <w:szCs w:val="24"/>
            <w:highlight w:val="cyan"/>
            <w:rPrChange w:id="1558" w:author="Patricia Sbrissa" w:date="2019-09-27T23:25:00Z">
              <w:rPr>
                <w:rFonts w:ascii="Arial" w:hAnsi="Arial" w:cs="Arial"/>
                <w:sz w:val="24"/>
                <w:szCs w:val="24"/>
              </w:rPr>
            </w:rPrChange>
          </w:rPr>
          <w:delText>anuais</w:delText>
        </w:r>
      </w:del>
      <w:del w:id="1559" w:author="Patricia Sbrissa" w:date="2019-09-27T20:17:00Z">
        <w:r w:rsidR="00BB0046" w:rsidRPr="00824BB2" w:rsidDel="002C504F">
          <w:rPr>
            <w:rFonts w:ascii="Arial" w:hAnsi="Arial" w:cs="Arial"/>
            <w:sz w:val="24"/>
            <w:szCs w:val="24"/>
            <w:highlight w:val="cyan"/>
            <w:rPrChange w:id="1560" w:author="Patricia Sbrissa" w:date="2019-09-27T23:25:00Z">
              <w:rPr>
                <w:rFonts w:ascii="Arial" w:hAnsi="Arial" w:cs="Arial"/>
                <w:sz w:val="24"/>
                <w:szCs w:val="24"/>
              </w:rPr>
            </w:rPrChange>
          </w:rPr>
          <w:delText xml:space="preserve"> </w:delText>
        </w:r>
      </w:del>
      <w:r w:rsidR="00BB0046" w:rsidRPr="00824BB2">
        <w:rPr>
          <w:rFonts w:ascii="Arial" w:hAnsi="Arial" w:cs="Arial"/>
          <w:sz w:val="24"/>
          <w:szCs w:val="24"/>
          <w:highlight w:val="cyan"/>
          <w:rPrChange w:id="1561" w:author="Patricia Sbrissa" w:date="2019-09-27T23:25:00Z">
            <w:rPr>
              <w:rFonts w:ascii="Arial" w:hAnsi="Arial" w:cs="Arial"/>
              <w:sz w:val="24"/>
              <w:szCs w:val="24"/>
            </w:rPr>
          </w:rPrChange>
        </w:rPr>
        <w:t>fix</w:t>
      </w:r>
      <w:ins w:id="1562" w:author="Patricia Sbrissa" w:date="2019-09-27T20:17:00Z">
        <w:r w:rsidR="002C504F" w:rsidRPr="00824BB2">
          <w:rPr>
            <w:rFonts w:ascii="Arial" w:hAnsi="Arial" w:cs="Arial"/>
            <w:sz w:val="24"/>
            <w:szCs w:val="24"/>
            <w:highlight w:val="cyan"/>
            <w:rPrChange w:id="1563" w:author="Patricia Sbrissa" w:date="2019-09-27T23:25:00Z">
              <w:rPr>
                <w:rFonts w:ascii="Arial" w:hAnsi="Arial" w:cs="Arial"/>
                <w:sz w:val="24"/>
                <w:szCs w:val="24"/>
              </w:rPr>
            </w:rPrChange>
          </w:rPr>
          <w:t>o</w:t>
        </w:r>
      </w:ins>
      <w:del w:id="1564" w:author="Patricia Sbrissa" w:date="2019-09-27T20:17:00Z">
        <w:r w:rsidR="00BB0046" w:rsidRPr="00824BB2" w:rsidDel="002C504F">
          <w:rPr>
            <w:rFonts w:ascii="Arial" w:hAnsi="Arial" w:cs="Arial"/>
            <w:sz w:val="24"/>
            <w:szCs w:val="24"/>
            <w:highlight w:val="cyan"/>
            <w:rPrChange w:id="1565" w:author="Patricia Sbrissa" w:date="2019-09-27T23:25:00Z">
              <w:rPr>
                <w:rFonts w:ascii="Arial" w:hAnsi="Arial" w:cs="Arial"/>
                <w:sz w:val="24"/>
                <w:szCs w:val="24"/>
              </w:rPr>
            </w:rPrChange>
          </w:rPr>
          <w:delText>as,</w:delText>
        </w:r>
      </w:del>
      <w:r w:rsidR="00BB0046" w:rsidRPr="00824BB2">
        <w:rPr>
          <w:rFonts w:ascii="Arial" w:hAnsi="Arial" w:cs="Arial"/>
          <w:sz w:val="24"/>
          <w:szCs w:val="24"/>
          <w:highlight w:val="cyan"/>
          <w:rPrChange w:id="1566" w:author="Patricia Sbrissa" w:date="2019-09-27T23:25:00Z">
            <w:rPr>
              <w:rFonts w:ascii="Arial" w:hAnsi="Arial" w:cs="Arial"/>
              <w:sz w:val="24"/>
              <w:szCs w:val="24"/>
            </w:rPr>
          </w:rPrChange>
        </w:rPr>
        <w:t xml:space="preserve"> que, segundo entendimento, corresponderia</w:t>
      </w:r>
      <w:del w:id="1567" w:author="Patricia Sbrissa" w:date="2019-09-27T20:17:00Z">
        <w:r w:rsidR="00BB0046" w:rsidRPr="00824BB2" w:rsidDel="002C504F">
          <w:rPr>
            <w:rFonts w:ascii="Arial" w:hAnsi="Arial" w:cs="Arial"/>
            <w:sz w:val="24"/>
            <w:szCs w:val="24"/>
            <w:highlight w:val="cyan"/>
            <w:rPrChange w:id="1568" w:author="Patricia Sbrissa" w:date="2019-09-27T23:25:00Z">
              <w:rPr>
                <w:rFonts w:ascii="Arial" w:hAnsi="Arial" w:cs="Arial"/>
                <w:sz w:val="24"/>
                <w:szCs w:val="24"/>
              </w:rPr>
            </w:rPrChange>
          </w:rPr>
          <w:delText>m</w:delText>
        </w:r>
      </w:del>
      <w:r w:rsidR="00BB0046" w:rsidRPr="00824BB2">
        <w:rPr>
          <w:rFonts w:ascii="Arial" w:hAnsi="Arial" w:cs="Arial"/>
          <w:sz w:val="24"/>
          <w:szCs w:val="24"/>
          <w:highlight w:val="cyan"/>
          <w:rPrChange w:id="1569" w:author="Patricia Sbrissa" w:date="2019-09-27T23:25:00Z">
            <w:rPr>
              <w:rFonts w:ascii="Arial" w:hAnsi="Arial" w:cs="Arial"/>
              <w:sz w:val="24"/>
              <w:szCs w:val="24"/>
            </w:rPr>
          </w:rPrChange>
        </w:rPr>
        <w:t xml:space="preserve"> ao </w:t>
      </w:r>
      <w:ins w:id="1570" w:author="Patricia Sbrissa" w:date="2019-09-27T20:17:00Z">
        <w:r w:rsidR="002C504F" w:rsidRPr="00824BB2">
          <w:rPr>
            <w:rFonts w:ascii="Arial" w:hAnsi="Arial" w:cs="Arial"/>
            <w:sz w:val="24"/>
            <w:szCs w:val="24"/>
            <w:highlight w:val="cyan"/>
            <w:rPrChange w:id="1571" w:author="Patricia Sbrissa" w:date="2019-09-27T23:25:00Z">
              <w:rPr>
                <w:rFonts w:ascii="Arial" w:hAnsi="Arial" w:cs="Arial"/>
                <w:sz w:val="24"/>
                <w:szCs w:val="24"/>
              </w:rPr>
            </w:rPrChange>
          </w:rPr>
          <w:t>q</w:t>
        </w:r>
      </w:ins>
      <w:del w:id="1572" w:author="Patricia Sbrissa" w:date="2019-09-27T20:17:00Z">
        <w:r w:rsidR="00BB0046" w:rsidRPr="00824BB2" w:rsidDel="002C504F">
          <w:rPr>
            <w:rFonts w:ascii="Arial" w:hAnsi="Arial" w:cs="Arial"/>
            <w:sz w:val="24"/>
            <w:szCs w:val="24"/>
            <w:highlight w:val="cyan"/>
            <w:rPrChange w:id="1573" w:author="Patricia Sbrissa" w:date="2019-09-27T23:25:00Z">
              <w:rPr>
                <w:rFonts w:ascii="Arial" w:hAnsi="Arial" w:cs="Arial"/>
                <w:sz w:val="24"/>
                <w:szCs w:val="24"/>
              </w:rPr>
            </w:rPrChange>
          </w:rPr>
          <w:delText>Q</w:delText>
        </w:r>
      </w:del>
      <w:r w:rsidR="00BB0046" w:rsidRPr="00824BB2">
        <w:rPr>
          <w:rFonts w:ascii="Arial" w:hAnsi="Arial" w:cs="Arial"/>
          <w:sz w:val="24"/>
          <w:szCs w:val="24"/>
          <w:highlight w:val="cyan"/>
          <w:rPrChange w:id="1574" w:author="Patricia Sbrissa" w:date="2019-09-27T23:25:00Z">
            <w:rPr>
              <w:rFonts w:ascii="Arial" w:hAnsi="Arial" w:cs="Arial"/>
              <w:sz w:val="24"/>
              <w:szCs w:val="24"/>
            </w:rPr>
          </w:rPrChange>
        </w:rPr>
        <w:t xml:space="preserve">uinto </w:t>
      </w:r>
      <w:r w:rsidR="00A918AE" w:rsidRPr="00824BB2">
        <w:rPr>
          <w:rFonts w:ascii="Arial" w:hAnsi="Arial" w:cs="Arial"/>
          <w:sz w:val="24"/>
          <w:szCs w:val="24"/>
          <w:highlight w:val="cyan"/>
          <w:rPrChange w:id="1575" w:author="Patricia Sbrissa" w:date="2019-09-27T23:25:00Z">
            <w:rPr>
              <w:rFonts w:ascii="Arial" w:hAnsi="Arial" w:cs="Arial"/>
              <w:sz w:val="24"/>
              <w:szCs w:val="24"/>
            </w:rPr>
          </w:rPrChange>
        </w:rPr>
        <w:t xml:space="preserve">do ouro </w:t>
      </w:r>
      <w:r w:rsidR="00BB0046" w:rsidRPr="00824BB2">
        <w:rPr>
          <w:rFonts w:ascii="Arial" w:hAnsi="Arial" w:cs="Arial"/>
          <w:sz w:val="24"/>
          <w:szCs w:val="24"/>
          <w:highlight w:val="cyan"/>
          <w:rPrChange w:id="1576" w:author="Patricia Sbrissa" w:date="2019-09-27T23:25:00Z">
            <w:rPr>
              <w:rFonts w:ascii="Arial" w:hAnsi="Arial" w:cs="Arial"/>
              <w:sz w:val="24"/>
              <w:szCs w:val="24"/>
            </w:rPr>
          </w:rPrChange>
        </w:rPr>
        <w:t xml:space="preserve">pretendido por Portugal. </w:t>
      </w:r>
    </w:p>
    <w:p w14:paraId="08EE3D92" w14:textId="77777777" w:rsidR="00BB0046" w:rsidRPr="00824BB2" w:rsidRDefault="00BB0046" w:rsidP="00824BB2">
      <w:pPr>
        <w:ind w:firstLine="0"/>
        <w:rPr>
          <w:rFonts w:ascii="Arial" w:hAnsi="Arial" w:cs="Arial"/>
          <w:color w:val="00B050"/>
          <w:sz w:val="24"/>
          <w:szCs w:val="24"/>
          <w:highlight w:val="cyan"/>
          <w:rPrChange w:id="1577" w:author="Patricia Sbrissa" w:date="2019-09-27T23:25:00Z">
            <w:rPr>
              <w:rFonts w:ascii="Arial" w:hAnsi="Arial" w:cs="Arial"/>
              <w:color w:val="00B050"/>
              <w:sz w:val="24"/>
              <w:szCs w:val="24"/>
            </w:rPr>
          </w:rPrChange>
        </w:rPr>
        <w:pPrChange w:id="1578" w:author="Patricia Sbrissa" w:date="2019-09-27T23:17:00Z">
          <w:pPr>
            <w:ind w:firstLine="0"/>
          </w:pPr>
        </w:pPrChange>
      </w:pPr>
    </w:p>
    <w:p w14:paraId="7CCEA462" w14:textId="77777777" w:rsidR="00923733" w:rsidRDefault="00824BB2" w:rsidP="00824BB2">
      <w:pPr>
        <w:ind w:firstLine="0"/>
        <w:rPr>
          <w:ins w:id="1579" w:author="Patricia Sbrissa" w:date="2019-09-27T23:46:00Z"/>
          <w:rFonts w:ascii="Arial" w:hAnsi="Arial" w:cs="Arial"/>
          <w:b/>
          <w:sz w:val="24"/>
          <w:szCs w:val="24"/>
          <w:highlight w:val="cyan"/>
        </w:rPr>
      </w:pPr>
      <w:ins w:id="1580" w:author="Patricia Sbrissa" w:date="2019-09-27T23:25:00Z">
        <w:r w:rsidRPr="00824BB2">
          <w:rPr>
            <w:rFonts w:ascii="Arial" w:hAnsi="Arial" w:cs="Arial"/>
            <w:b/>
            <w:noProof/>
            <w:sz w:val="24"/>
            <w:szCs w:val="24"/>
            <w:highlight w:val="cyan"/>
            <w:rPrChange w:id="1581" w:author="Patricia Sbrissa" w:date="2019-09-27T23:25:00Z">
              <w:rPr>
                <w:rFonts w:ascii="Arial" w:hAnsi="Arial" w:cs="Arial"/>
                <w:b/>
                <w:noProof/>
                <w:sz w:val="24"/>
                <w:szCs w:val="24"/>
              </w:rPr>
            </w:rPrChange>
          </w:rPr>
          <w:drawing>
            <wp:inline distT="0" distB="0" distL="0" distR="0" wp14:anchorId="64E11195" wp14:editId="3DF321DE">
              <wp:extent cx="3752850" cy="2857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rail120100065.png"/>
                      <pic:cNvPicPr/>
                    </pic:nvPicPr>
                    <pic:blipFill>
                      <a:blip r:embed="rId15">
                        <a:extLst>
                          <a:ext uri="{28A0092B-C50C-407E-A947-70E740481C1C}">
                            <a14:useLocalDpi xmlns:a14="http://schemas.microsoft.com/office/drawing/2010/main" val="0"/>
                          </a:ext>
                        </a:extLst>
                      </a:blip>
                      <a:stretch>
                        <a:fillRect/>
                      </a:stretch>
                    </pic:blipFill>
                    <pic:spPr>
                      <a:xfrm>
                        <a:off x="0" y="0"/>
                        <a:ext cx="3752850" cy="2857500"/>
                      </a:xfrm>
                      <a:prstGeom prst="rect">
                        <a:avLst/>
                      </a:prstGeom>
                    </pic:spPr>
                  </pic:pic>
                </a:graphicData>
              </a:graphic>
            </wp:inline>
          </w:drawing>
        </w:r>
      </w:ins>
    </w:p>
    <w:p w14:paraId="36BCC05D" w14:textId="09BA656D" w:rsidR="00BB0046" w:rsidRDefault="00923733" w:rsidP="00824BB2">
      <w:pPr>
        <w:ind w:firstLine="0"/>
        <w:rPr>
          <w:rFonts w:ascii="Arial" w:hAnsi="Arial" w:cs="Arial"/>
          <w:color w:val="00B050"/>
          <w:sz w:val="24"/>
          <w:szCs w:val="24"/>
        </w:rPr>
        <w:pPrChange w:id="1582" w:author="Patricia Sbrissa" w:date="2019-09-27T23:20:00Z">
          <w:pPr>
            <w:ind w:firstLine="708"/>
          </w:pPr>
        </w:pPrChange>
      </w:pPr>
      <w:ins w:id="1583" w:author="Patricia Sbrissa" w:date="2019-09-27T23:46:00Z">
        <w:r>
          <w:rPr>
            <w:rFonts w:ascii="Arial" w:hAnsi="Arial" w:cs="Arial"/>
            <w:b/>
            <w:sz w:val="24"/>
            <w:szCs w:val="24"/>
            <w:highlight w:val="cyan"/>
          </w:rPr>
          <w:t>C</w:t>
        </w:r>
      </w:ins>
      <w:del w:id="1584" w:author="Patricia Sbrissa" w:date="2019-09-27T23:46:00Z">
        <w:r w:rsidR="00A918AE" w:rsidRPr="00824BB2" w:rsidDel="00923733">
          <w:rPr>
            <w:rFonts w:ascii="Arial" w:hAnsi="Arial" w:cs="Arial"/>
            <w:b/>
            <w:sz w:val="24"/>
            <w:szCs w:val="24"/>
            <w:highlight w:val="cyan"/>
            <w:rPrChange w:id="1585" w:author="Patricia Sbrissa" w:date="2019-09-27T23:25:00Z">
              <w:rPr>
                <w:rFonts w:ascii="Arial" w:hAnsi="Arial" w:cs="Arial"/>
                <w:b/>
                <w:sz w:val="24"/>
                <w:szCs w:val="24"/>
              </w:rPr>
            </w:rPrChange>
          </w:rPr>
          <w:delText xml:space="preserve">As </w:delText>
        </w:r>
      </w:del>
      <w:del w:id="1586" w:author="Patricia Sbrissa" w:date="2019-09-27T20:04:00Z">
        <w:r w:rsidR="00BB0046" w:rsidRPr="00824BB2" w:rsidDel="004E06D1">
          <w:rPr>
            <w:rFonts w:ascii="Arial" w:hAnsi="Arial" w:cs="Arial"/>
            <w:b/>
            <w:sz w:val="24"/>
            <w:szCs w:val="24"/>
            <w:highlight w:val="cyan"/>
            <w:rPrChange w:id="1587" w:author="Patricia Sbrissa" w:date="2019-09-27T23:25:00Z">
              <w:rPr>
                <w:rFonts w:ascii="Arial" w:hAnsi="Arial" w:cs="Arial"/>
                <w:b/>
                <w:sz w:val="24"/>
                <w:szCs w:val="24"/>
              </w:rPr>
            </w:rPrChange>
          </w:rPr>
          <w:delText>C</w:delText>
        </w:r>
      </w:del>
      <w:r w:rsidR="00BB0046" w:rsidRPr="00824BB2">
        <w:rPr>
          <w:rFonts w:ascii="Arial" w:hAnsi="Arial" w:cs="Arial"/>
          <w:b/>
          <w:sz w:val="24"/>
          <w:szCs w:val="24"/>
          <w:highlight w:val="cyan"/>
          <w:rPrChange w:id="1588" w:author="Patricia Sbrissa" w:date="2019-09-27T23:25:00Z">
            <w:rPr>
              <w:rFonts w:ascii="Arial" w:hAnsi="Arial" w:cs="Arial"/>
              <w:b/>
              <w:sz w:val="24"/>
              <w:szCs w:val="24"/>
            </w:rPr>
          </w:rPrChange>
        </w:rPr>
        <w:t xml:space="preserve">asas de </w:t>
      </w:r>
      <w:ins w:id="1589" w:author="Patricia Sbrissa" w:date="2019-09-27T20:04:00Z">
        <w:r w:rsidR="004E06D1" w:rsidRPr="00824BB2">
          <w:rPr>
            <w:rFonts w:ascii="Arial" w:hAnsi="Arial" w:cs="Arial"/>
            <w:b/>
            <w:sz w:val="24"/>
            <w:szCs w:val="24"/>
            <w:highlight w:val="cyan"/>
            <w:rPrChange w:id="1590" w:author="Patricia Sbrissa" w:date="2019-09-27T23:25:00Z">
              <w:rPr>
                <w:rFonts w:ascii="Arial" w:hAnsi="Arial" w:cs="Arial"/>
                <w:b/>
                <w:sz w:val="24"/>
                <w:szCs w:val="24"/>
              </w:rPr>
            </w:rPrChange>
          </w:rPr>
          <w:t>f</w:t>
        </w:r>
      </w:ins>
      <w:del w:id="1591" w:author="Patricia Sbrissa" w:date="2019-09-27T20:04:00Z">
        <w:r w:rsidR="00BB0046" w:rsidRPr="00824BB2" w:rsidDel="004E06D1">
          <w:rPr>
            <w:rFonts w:ascii="Arial" w:hAnsi="Arial" w:cs="Arial"/>
            <w:b/>
            <w:sz w:val="24"/>
            <w:szCs w:val="24"/>
            <w:highlight w:val="cyan"/>
            <w:rPrChange w:id="1592" w:author="Patricia Sbrissa" w:date="2019-09-27T23:25:00Z">
              <w:rPr>
                <w:rFonts w:ascii="Arial" w:hAnsi="Arial" w:cs="Arial"/>
                <w:b/>
                <w:sz w:val="24"/>
                <w:szCs w:val="24"/>
              </w:rPr>
            </w:rPrChange>
          </w:rPr>
          <w:delText>F</w:delText>
        </w:r>
      </w:del>
      <w:r w:rsidR="00BB0046" w:rsidRPr="00824BB2">
        <w:rPr>
          <w:rFonts w:ascii="Arial" w:hAnsi="Arial" w:cs="Arial"/>
          <w:b/>
          <w:sz w:val="24"/>
          <w:szCs w:val="24"/>
          <w:highlight w:val="cyan"/>
          <w:rPrChange w:id="1593" w:author="Patricia Sbrissa" w:date="2019-09-27T23:25:00Z">
            <w:rPr>
              <w:rFonts w:ascii="Arial" w:hAnsi="Arial" w:cs="Arial"/>
              <w:b/>
              <w:sz w:val="24"/>
              <w:szCs w:val="24"/>
            </w:rPr>
          </w:rPrChange>
        </w:rPr>
        <w:t>undição</w:t>
      </w:r>
      <w:r w:rsidR="00BB0046" w:rsidRPr="00824BB2">
        <w:rPr>
          <w:rFonts w:ascii="Arial" w:hAnsi="Arial" w:cs="Arial"/>
          <w:b/>
          <w:bCs/>
          <w:sz w:val="24"/>
          <w:szCs w:val="24"/>
          <w:highlight w:val="cyan"/>
          <w:rPrChange w:id="1594" w:author="Patricia Sbrissa" w:date="2019-09-27T23:25:00Z">
            <w:rPr>
              <w:rFonts w:ascii="Arial" w:hAnsi="Arial" w:cs="Arial"/>
              <w:sz w:val="24"/>
              <w:szCs w:val="24"/>
            </w:rPr>
          </w:rPrChange>
        </w:rPr>
        <w:t>:</w:t>
      </w:r>
      <w:r w:rsidR="00BB0046" w:rsidRPr="00824BB2">
        <w:rPr>
          <w:rFonts w:ascii="Arial" w:hAnsi="Arial" w:cs="Arial"/>
          <w:sz w:val="24"/>
          <w:szCs w:val="24"/>
          <w:highlight w:val="cyan"/>
          <w:rPrChange w:id="1595" w:author="Patricia Sbrissa" w:date="2019-09-27T23:25:00Z">
            <w:rPr>
              <w:rFonts w:ascii="Arial" w:hAnsi="Arial" w:cs="Arial"/>
              <w:sz w:val="24"/>
              <w:szCs w:val="24"/>
            </w:rPr>
          </w:rPrChange>
        </w:rPr>
        <w:t xml:space="preserve"> </w:t>
      </w:r>
      <w:del w:id="1596" w:author="Patricia Sbrissa" w:date="2019-09-27T20:17:00Z">
        <w:r w:rsidR="007F23C4" w:rsidRPr="00824BB2" w:rsidDel="002C504F">
          <w:rPr>
            <w:rFonts w:ascii="Arial" w:hAnsi="Arial" w:cs="Arial"/>
            <w:sz w:val="24"/>
            <w:szCs w:val="24"/>
            <w:highlight w:val="cyan"/>
            <w:rPrChange w:id="1597" w:author="Patricia Sbrissa" w:date="2019-09-27T23:25:00Z">
              <w:rPr>
                <w:rFonts w:ascii="Arial" w:hAnsi="Arial" w:cs="Arial"/>
                <w:sz w:val="24"/>
                <w:szCs w:val="24"/>
              </w:rPr>
            </w:rPrChange>
          </w:rPr>
          <w:delText>O</w:delText>
        </w:r>
      </w:del>
      <w:ins w:id="1598" w:author="Patricia Sbrissa" w:date="2019-09-27T20:17:00Z">
        <w:r w:rsidR="002C504F" w:rsidRPr="00824BB2">
          <w:rPr>
            <w:rFonts w:ascii="Arial" w:hAnsi="Arial" w:cs="Arial"/>
            <w:sz w:val="24"/>
            <w:szCs w:val="24"/>
            <w:highlight w:val="cyan"/>
            <w:rPrChange w:id="1599" w:author="Patricia Sbrissa" w:date="2019-09-27T23:25:00Z">
              <w:rPr>
                <w:rFonts w:ascii="Arial" w:hAnsi="Arial" w:cs="Arial"/>
                <w:sz w:val="24"/>
                <w:szCs w:val="24"/>
              </w:rPr>
            </w:rPrChange>
          </w:rPr>
          <w:t>o</w:t>
        </w:r>
      </w:ins>
      <w:r w:rsidR="00BB0046" w:rsidRPr="00824BB2">
        <w:rPr>
          <w:rFonts w:ascii="Arial" w:hAnsi="Arial" w:cs="Arial"/>
          <w:sz w:val="24"/>
          <w:szCs w:val="24"/>
          <w:highlight w:val="cyan"/>
          <w:rPrChange w:id="1600" w:author="Patricia Sbrissa" w:date="2019-09-27T23:25:00Z">
            <w:rPr>
              <w:rFonts w:ascii="Arial" w:hAnsi="Arial" w:cs="Arial"/>
              <w:sz w:val="24"/>
              <w:szCs w:val="24"/>
            </w:rPr>
          </w:rPrChange>
        </w:rPr>
        <w:t xml:space="preserve"> rei</w:t>
      </w:r>
      <w:r w:rsidR="007F23C4" w:rsidRPr="00824BB2">
        <w:rPr>
          <w:rFonts w:ascii="Arial" w:hAnsi="Arial" w:cs="Arial"/>
          <w:sz w:val="24"/>
          <w:szCs w:val="24"/>
          <w:highlight w:val="cyan"/>
          <w:rPrChange w:id="1601" w:author="Patricia Sbrissa" w:date="2019-09-27T23:25:00Z">
            <w:rPr>
              <w:rFonts w:ascii="Arial" w:hAnsi="Arial" w:cs="Arial"/>
              <w:sz w:val="24"/>
              <w:szCs w:val="24"/>
            </w:rPr>
          </w:rPrChange>
        </w:rPr>
        <w:t xml:space="preserve"> de Portugal</w:t>
      </w:r>
      <w:r w:rsidR="00BB0046" w:rsidRPr="00824BB2">
        <w:rPr>
          <w:rFonts w:ascii="Arial" w:hAnsi="Arial" w:cs="Arial"/>
          <w:sz w:val="24"/>
          <w:szCs w:val="24"/>
          <w:highlight w:val="cyan"/>
          <w:rPrChange w:id="1602" w:author="Patricia Sbrissa" w:date="2019-09-27T23:25:00Z">
            <w:rPr>
              <w:rFonts w:ascii="Arial" w:hAnsi="Arial" w:cs="Arial"/>
              <w:sz w:val="24"/>
              <w:szCs w:val="24"/>
            </w:rPr>
          </w:rPrChange>
        </w:rPr>
        <w:t xml:space="preserve"> sorrateiramente ordenou a criação das </w:t>
      </w:r>
      <w:ins w:id="1603" w:author="Patricia Sbrissa" w:date="2019-09-27T20:17:00Z">
        <w:r w:rsidR="0090745D" w:rsidRPr="00824BB2">
          <w:rPr>
            <w:rFonts w:ascii="Arial" w:hAnsi="Arial" w:cs="Arial"/>
            <w:sz w:val="24"/>
            <w:szCs w:val="24"/>
            <w:highlight w:val="cyan"/>
            <w:rPrChange w:id="1604" w:author="Patricia Sbrissa" w:date="2019-09-27T23:25:00Z">
              <w:rPr>
                <w:rFonts w:ascii="Arial" w:hAnsi="Arial" w:cs="Arial"/>
                <w:sz w:val="24"/>
                <w:szCs w:val="24"/>
              </w:rPr>
            </w:rPrChange>
          </w:rPr>
          <w:t>c</w:t>
        </w:r>
      </w:ins>
      <w:del w:id="1605" w:author="Patricia Sbrissa" w:date="2019-09-27T20:17:00Z">
        <w:r w:rsidR="00BB0046" w:rsidRPr="00824BB2" w:rsidDel="0090745D">
          <w:rPr>
            <w:rFonts w:ascii="Arial" w:hAnsi="Arial" w:cs="Arial"/>
            <w:sz w:val="24"/>
            <w:szCs w:val="24"/>
            <w:highlight w:val="cyan"/>
            <w:rPrChange w:id="1606" w:author="Patricia Sbrissa" w:date="2019-09-27T23:25:00Z">
              <w:rPr>
                <w:rFonts w:ascii="Arial" w:hAnsi="Arial" w:cs="Arial"/>
                <w:sz w:val="24"/>
                <w:szCs w:val="24"/>
              </w:rPr>
            </w:rPrChange>
          </w:rPr>
          <w:delText>C</w:delText>
        </w:r>
      </w:del>
      <w:r w:rsidR="00BB0046" w:rsidRPr="00824BB2">
        <w:rPr>
          <w:rFonts w:ascii="Arial" w:hAnsi="Arial" w:cs="Arial"/>
          <w:sz w:val="24"/>
          <w:szCs w:val="24"/>
          <w:highlight w:val="cyan"/>
          <w:rPrChange w:id="1607" w:author="Patricia Sbrissa" w:date="2019-09-27T23:25:00Z">
            <w:rPr>
              <w:rFonts w:ascii="Arial" w:hAnsi="Arial" w:cs="Arial"/>
              <w:sz w:val="24"/>
              <w:szCs w:val="24"/>
            </w:rPr>
          </w:rPrChange>
        </w:rPr>
        <w:t xml:space="preserve">asas de </w:t>
      </w:r>
      <w:ins w:id="1608" w:author="Patricia Sbrissa" w:date="2019-09-27T20:17:00Z">
        <w:r w:rsidR="0090745D" w:rsidRPr="00824BB2">
          <w:rPr>
            <w:rFonts w:ascii="Arial" w:hAnsi="Arial" w:cs="Arial"/>
            <w:sz w:val="24"/>
            <w:szCs w:val="24"/>
            <w:highlight w:val="cyan"/>
            <w:rPrChange w:id="1609" w:author="Patricia Sbrissa" w:date="2019-09-27T23:25:00Z">
              <w:rPr>
                <w:rFonts w:ascii="Arial" w:hAnsi="Arial" w:cs="Arial"/>
                <w:sz w:val="24"/>
                <w:szCs w:val="24"/>
              </w:rPr>
            </w:rPrChange>
          </w:rPr>
          <w:t>f</w:t>
        </w:r>
      </w:ins>
      <w:del w:id="1610" w:author="Patricia Sbrissa" w:date="2019-09-27T20:17:00Z">
        <w:r w:rsidR="00BB0046" w:rsidRPr="00824BB2" w:rsidDel="0090745D">
          <w:rPr>
            <w:rFonts w:ascii="Arial" w:hAnsi="Arial" w:cs="Arial"/>
            <w:sz w:val="24"/>
            <w:szCs w:val="24"/>
            <w:highlight w:val="cyan"/>
            <w:rPrChange w:id="1611" w:author="Patricia Sbrissa" w:date="2019-09-27T23:25:00Z">
              <w:rPr>
                <w:rFonts w:ascii="Arial" w:hAnsi="Arial" w:cs="Arial"/>
                <w:sz w:val="24"/>
                <w:szCs w:val="24"/>
              </w:rPr>
            </w:rPrChange>
          </w:rPr>
          <w:delText>F</w:delText>
        </w:r>
      </w:del>
      <w:r w:rsidR="00BB0046" w:rsidRPr="00824BB2">
        <w:rPr>
          <w:rFonts w:ascii="Arial" w:hAnsi="Arial" w:cs="Arial"/>
          <w:sz w:val="24"/>
          <w:szCs w:val="24"/>
          <w:highlight w:val="cyan"/>
          <w:rPrChange w:id="1612" w:author="Patricia Sbrissa" w:date="2019-09-27T23:25:00Z">
            <w:rPr>
              <w:rFonts w:ascii="Arial" w:hAnsi="Arial" w:cs="Arial"/>
              <w:sz w:val="24"/>
              <w:szCs w:val="24"/>
            </w:rPr>
          </w:rPrChange>
        </w:rPr>
        <w:t xml:space="preserve">undição. </w:t>
      </w:r>
      <w:del w:id="1613" w:author="Patricia Sbrissa" w:date="2019-09-27T20:18:00Z">
        <w:r w:rsidR="00BB0046" w:rsidRPr="00824BB2" w:rsidDel="0090745D">
          <w:rPr>
            <w:rFonts w:ascii="Arial" w:hAnsi="Arial" w:cs="Arial"/>
            <w:sz w:val="24"/>
            <w:szCs w:val="24"/>
            <w:highlight w:val="cyan"/>
            <w:rPrChange w:id="1614" w:author="Patricia Sbrissa" w:date="2019-09-27T23:25:00Z">
              <w:rPr>
                <w:rFonts w:ascii="Arial" w:hAnsi="Arial" w:cs="Arial"/>
                <w:sz w:val="24"/>
                <w:szCs w:val="24"/>
              </w:rPr>
            </w:rPrChange>
          </w:rPr>
          <w:delText xml:space="preserve">Nessa modalidade, </w:delText>
        </w:r>
        <w:r w:rsidR="007F23C4" w:rsidRPr="00824BB2" w:rsidDel="0090745D">
          <w:rPr>
            <w:rFonts w:ascii="Arial" w:hAnsi="Arial" w:cs="Arial"/>
            <w:sz w:val="24"/>
            <w:szCs w:val="24"/>
            <w:highlight w:val="cyan"/>
            <w:rPrChange w:id="1615" w:author="Patricia Sbrissa" w:date="2019-09-27T23:25:00Z">
              <w:rPr>
                <w:rFonts w:ascii="Arial" w:hAnsi="Arial" w:cs="Arial"/>
                <w:sz w:val="24"/>
                <w:szCs w:val="24"/>
              </w:rPr>
            </w:rPrChange>
          </w:rPr>
          <w:delText>a</w:delText>
        </w:r>
      </w:del>
      <w:ins w:id="1616" w:author="Patricia Sbrissa" w:date="2019-09-27T20:18:00Z">
        <w:r w:rsidR="0090745D" w:rsidRPr="00824BB2">
          <w:rPr>
            <w:rFonts w:ascii="Arial" w:hAnsi="Arial" w:cs="Arial"/>
            <w:sz w:val="24"/>
            <w:szCs w:val="24"/>
            <w:highlight w:val="cyan"/>
            <w:rPrChange w:id="1617" w:author="Patricia Sbrissa" w:date="2019-09-27T23:25:00Z">
              <w:rPr>
                <w:rFonts w:ascii="Arial" w:hAnsi="Arial" w:cs="Arial"/>
                <w:sz w:val="24"/>
                <w:szCs w:val="24"/>
              </w:rPr>
            </w:rPrChange>
          </w:rPr>
          <w:t>A</w:t>
        </w:r>
      </w:ins>
      <w:r w:rsidR="007F23C4" w:rsidRPr="00824BB2">
        <w:rPr>
          <w:rFonts w:ascii="Arial" w:hAnsi="Arial" w:cs="Arial"/>
          <w:sz w:val="24"/>
          <w:szCs w:val="24"/>
          <w:highlight w:val="cyan"/>
          <w:rPrChange w:id="1618" w:author="Patricia Sbrissa" w:date="2019-09-27T23:25:00Z">
            <w:rPr>
              <w:rFonts w:ascii="Arial" w:hAnsi="Arial" w:cs="Arial"/>
              <w:sz w:val="24"/>
              <w:szCs w:val="24"/>
            </w:rPr>
          </w:rPrChange>
        </w:rPr>
        <w:t xml:space="preserve"> intenção </w:t>
      </w:r>
      <w:del w:id="1619" w:author="Patricia Sbrissa" w:date="2019-09-27T20:18:00Z">
        <w:r w:rsidR="007F23C4" w:rsidRPr="00824BB2" w:rsidDel="0090745D">
          <w:rPr>
            <w:rFonts w:ascii="Arial" w:hAnsi="Arial" w:cs="Arial"/>
            <w:sz w:val="24"/>
            <w:szCs w:val="24"/>
            <w:highlight w:val="cyan"/>
            <w:rPrChange w:id="1620" w:author="Patricia Sbrissa" w:date="2019-09-27T23:25:00Z">
              <w:rPr>
                <w:rFonts w:ascii="Arial" w:hAnsi="Arial" w:cs="Arial"/>
                <w:sz w:val="24"/>
                <w:szCs w:val="24"/>
              </w:rPr>
            </w:rPrChange>
          </w:rPr>
          <w:delText xml:space="preserve">do rei </w:delText>
        </w:r>
      </w:del>
      <w:r w:rsidR="007F23C4" w:rsidRPr="00824BB2">
        <w:rPr>
          <w:rFonts w:ascii="Arial" w:hAnsi="Arial" w:cs="Arial"/>
          <w:sz w:val="24"/>
          <w:szCs w:val="24"/>
          <w:highlight w:val="cyan"/>
          <w:rPrChange w:id="1621" w:author="Patricia Sbrissa" w:date="2019-09-27T23:25:00Z">
            <w:rPr>
              <w:rFonts w:ascii="Arial" w:hAnsi="Arial" w:cs="Arial"/>
              <w:sz w:val="24"/>
              <w:szCs w:val="24"/>
            </w:rPr>
          </w:rPrChange>
        </w:rPr>
        <w:t>era que</w:t>
      </w:r>
      <w:ins w:id="1622" w:author="Patricia Sbrissa" w:date="2019-09-27T20:18:00Z">
        <w:r w:rsidR="00285B9C" w:rsidRPr="00824BB2">
          <w:rPr>
            <w:rFonts w:ascii="Arial" w:hAnsi="Arial" w:cs="Arial"/>
            <w:sz w:val="24"/>
            <w:szCs w:val="24"/>
            <w:highlight w:val="cyan"/>
            <w:rPrChange w:id="1623" w:author="Patricia Sbrissa" w:date="2019-09-27T23:25:00Z">
              <w:rPr>
                <w:rFonts w:ascii="Arial" w:hAnsi="Arial" w:cs="Arial"/>
                <w:sz w:val="24"/>
                <w:szCs w:val="24"/>
              </w:rPr>
            </w:rPrChange>
          </w:rPr>
          <w:t xml:space="preserve"> essas casas recebessem</w:t>
        </w:r>
      </w:ins>
      <w:r w:rsidR="007F23C4" w:rsidRPr="00824BB2">
        <w:rPr>
          <w:rFonts w:ascii="Arial" w:hAnsi="Arial" w:cs="Arial"/>
          <w:sz w:val="24"/>
          <w:szCs w:val="24"/>
          <w:highlight w:val="cyan"/>
          <w:rPrChange w:id="1624" w:author="Patricia Sbrissa" w:date="2019-09-27T23:25:00Z">
            <w:rPr>
              <w:rFonts w:ascii="Arial" w:hAnsi="Arial" w:cs="Arial"/>
              <w:sz w:val="24"/>
              <w:szCs w:val="24"/>
            </w:rPr>
          </w:rPrChange>
        </w:rPr>
        <w:t xml:space="preserve"> o ouro em pó </w:t>
      </w:r>
      <w:del w:id="1625" w:author="Patricia Sbrissa" w:date="2019-09-27T20:18:00Z">
        <w:r w:rsidR="007F23C4" w:rsidRPr="00824BB2" w:rsidDel="00CB4E6A">
          <w:rPr>
            <w:rFonts w:ascii="Arial" w:hAnsi="Arial" w:cs="Arial"/>
            <w:sz w:val="24"/>
            <w:szCs w:val="24"/>
            <w:highlight w:val="cyan"/>
            <w:rPrChange w:id="1626" w:author="Patricia Sbrissa" w:date="2019-09-27T23:25:00Z">
              <w:rPr>
                <w:rFonts w:ascii="Arial" w:hAnsi="Arial" w:cs="Arial"/>
                <w:sz w:val="24"/>
                <w:szCs w:val="24"/>
              </w:rPr>
            </w:rPrChange>
          </w:rPr>
          <w:delText>fosse</w:delText>
        </w:r>
        <w:r w:rsidR="00BB0046" w:rsidRPr="00824BB2" w:rsidDel="00CB4E6A">
          <w:rPr>
            <w:rFonts w:ascii="Arial" w:hAnsi="Arial" w:cs="Arial"/>
            <w:sz w:val="24"/>
            <w:szCs w:val="24"/>
            <w:highlight w:val="cyan"/>
            <w:rPrChange w:id="1627" w:author="Patricia Sbrissa" w:date="2019-09-27T23:25:00Z">
              <w:rPr>
                <w:rFonts w:ascii="Arial" w:hAnsi="Arial" w:cs="Arial"/>
                <w:sz w:val="24"/>
                <w:szCs w:val="24"/>
              </w:rPr>
            </w:rPrChange>
          </w:rPr>
          <w:delText xml:space="preserve"> enviado a tais casas para </w:delText>
        </w:r>
        <w:r w:rsidR="007F23C4" w:rsidRPr="00824BB2" w:rsidDel="00CB4E6A">
          <w:rPr>
            <w:rFonts w:ascii="Arial" w:hAnsi="Arial" w:cs="Arial"/>
            <w:sz w:val="24"/>
            <w:szCs w:val="24"/>
            <w:highlight w:val="cyan"/>
            <w:rPrChange w:id="1628" w:author="Patricia Sbrissa" w:date="2019-09-27T23:25:00Z">
              <w:rPr>
                <w:rFonts w:ascii="Arial" w:hAnsi="Arial" w:cs="Arial"/>
                <w:sz w:val="24"/>
                <w:szCs w:val="24"/>
              </w:rPr>
            </w:rPrChange>
          </w:rPr>
          <w:delText xml:space="preserve">sua </w:delText>
        </w:r>
        <w:r w:rsidR="00BB0046" w:rsidRPr="00824BB2" w:rsidDel="00CB4E6A">
          <w:rPr>
            <w:rFonts w:ascii="Arial" w:hAnsi="Arial" w:cs="Arial"/>
            <w:sz w:val="24"/>
            <w:szCs w:val="24"/>
            <w:highlight w:val="cyan"/>
            <w:rPrChange w:id="1629" w:author="Patricia Sbrissa" w:date="2019-09-27T23:25:00Z">
              <w:rPr>
                <w:rFonts w:ascii="Arial" w:hAnsi="Arial" w:cs="Arial"/>
                <w:sz w:val="24"/>
                <w:szCs w:val="24"/>
              </w:rPr>
            </w:rPrChange>
          </w:rPr>
          <w:delText>transformação</w:delText>
        </w:r>
      </w:del>
      <w:ins w:id="1630" w:author="Patricia Sbrissa" w:date="2019-09-27T20:18:00Z">
        <w:r w:rsidR="00CB4E6A" w:rsidRPr="00824BB2">
          <w:rPr>
            <w:rFonts w:ascii="Arial" w:hAnsi="Arial" w:cs="Arial"/>
            <w:sz w:val="24"/>
            <w:szCs w:val="24"/>
            <w:highlight w:val="cyan"/>
            <w:rPrChange w:id="1631" w:author="Patricia Sbrissa" w:date="2019-09-27T23:25:00Z">
              <w:rPr>
                <w:rFonts w:ascii="Arial" w:hAnsi="Arial" w:cs="Arial"/>
                <w:sz w:val="24"/>
                <w:szCs w:val="24"/>
              </w:rPr>
            </w:rPrChange>
          </w:rPr>
          <w:t xml:space="preserve">e </w:t>
        </w:r>
      </w:ins>
      <w:ins w:id="1632" w:author="Patricia Sbrissa" w:date="2019-09-27T20:19:00Z">
        <w:r w:rsidR="00CB4E6A" w:rsidRPr="00824BB2">
          <w:rPr>
            <w:rFonts w:ascii="Arial" w:hAnsi="Arial" w:cs="Arial"/>
            <w:sz w:val="24"/>
            <w:szCs w:val="24"/>
            <w:highlight w:val="cyan"/>
            <w:rPrChange w:id="1633" w:author="Patricia Sbrissa" w:date="2019-09-27T23:25:00Z">
              <w:rPr>
                <w:rFonts w:ascii="Arial" w:hAnsi="Arial" w:cs="Arial"/>
                <w:sz w:val="24"/>
                <w:szCs w:val="24"/>
              </w:rPr>
            </w:rPrChange>
          </w:rPr>
          <w:t>transformassem esse mineral</w:t>
        </w:r>
      </w:ins>
      <w:r w:rsidR="00BB0046" w:rsidRPr="00824BB2">
        <w:rPr>
          <w:rFonts w:ascii="Arial" w:hAnsi="Arial" w:cs="Arial"/>
          <w:sz w:val="24"/>
          <w:szCs w:val="24"/>
          <w:highlight w:val="cyan"/>
          <w:rPrChange w:id="1634" w:author="Patricia Sbrissa" w:date="2019-09-27T23:25:00Z">
            <w:rPr>
              <w:rFonts w:ascii="Arial" w:hAnsi="Arial" w:cs="Arial"/>
              <w:sz w:val="24"/>
              <w:szCs w:val="24"/>
            </w:rPr>
          </w:rPrChange>
        </w:rPr>
        <w:t xml:space="preserve"> em barras, </w:t>
      </w:r>
      <w:ins w:id="1635" w:author="Patricia Sbrissa" w:date="2019-09-27T20:19:00Z">
        <w:r w:rsidR="00A70E6A" w:rsidRPr="00824BB2">
          <w:rPr>
            <w:rFonts w:ascii="Arial" w:hAnsi="Arial" w:cs="Arial"/>
            <w:sz w:val="24"/>
            <w:szCs w:val="24"/>
            <w:highlight w:val="cyan"/>
            <w:rPrChange w:id="1636" w:author="Patricia Sbrissa" w:date="2019-09-27T23:25:00Z">
              <w:rPr>
                <w:rFonts w:ascii="Arial" w:hAnsi="Arial" w:cs="Arial"/>
                <w:sz w:val="24"/>
                <w:szCs w:val="24"/>
              </w:rPr>
            </w:rPrChange>
          </w:rPr>
          <w:t xml:space="preserve">nas quais deveriam </w:t>
        </w:r>
      </w:ins>
      <w:del w:id="1637" w:author="Patricia Sbrissa" w:date="2019-09-27T20:19:00Z">
        <w:r w:rsidR="00BB0046" w:rsidRPr="00824BB2" w:rsidDel="00CB4E6A">
          <w:rPr>
            <w:rFonts w:ascii="Arial" w:hAnsi="Arial" w:cs="Arial"/>
            <w:sz w:val="24"/>
            <w:szCs w:val="24"/>
            <w:highlight w:val="cyan"/>
            <w:rPrChange w:id="1638" w:author="Patricia Sbrissa" w:date="2019-09-27T23:25:00Z">
              <w:rPr>
                <w:rFonts w:ascii="Arial" w:hAnsi="Arial" w:cs="Arial"/>
                <w:sz w:val="24"/>
                <w:szCs w:val="24"/>
              </w:rPr>
            </w:rPrChange>
          </w:rPr>
          <w:delText>aplica</w:delText>
        </w:r>
      </w:del>
      <w:ins w:id="1639" w:author="Patricia Sbrissa" w:date="2019-09-27T20:19:00Z">
        <w:r w:rsidR="00CB4E6A" w:rsidRPr="00824BB2">
          <w:rPr>
            <w:rFonts w:ascii="Arial" w:hAnsi="Arial" w:cs="Arial"/>
            <w:sz w:val="24"/>
            <w:szCs w:val="24"/>
            <w:highlight w:val="cyan"/>
            <w:rPrChange w:id="1640" w:author="Patricia Sbrissa" w:date="2019-09-27T23:25:00Z">
              <w:rPr>
                <w:rFonts w:ascii="Arial" w:hAnsi="Arial" w:cs="Arial"/>
                <w:sz w:val="24"/>
                <w:szCs w:val="24"/>
              </w:rPr>
            </w:rPrChange>
          </w:rPr>
          <w:t>aplica</w:t>
        </w:r>
        <w:r w:rsidR="00A70E6A" w:rsidRPr="00824BB2">
          <w:rPr>
            <w:rFonts w:ascii="Arial" w:hAnsi="Arial" w:cs="Arial"/>
            <w:sz w:val="24"/>
            <w:szCs w:val="24"/>
            <w:highlight w:val="cyan"/>
            <w:rPrChange w:id="1641" w:author="Patricia Sbrissa" w:date="2019-09-27T23:25:00Z">
              <w:rPr>
                <w:rFonts w:ascii="Arial" w:hAnsi="Arial" w:cs="Arial"/>
                <w:sz w:val="24"/>
                <w:szCs w:val="24"/>
              </w:rPr>
            </w:rPrChange>
          </w:rPr>
          <w:t>r</w:t>
        </w:r>
      </w:ins>
      <w:del w:id="1642" w:author="Patricia Sbrissa" w:date="2019-09-27T20:19:00Z">
        <w:r w:rsidR="00BB0046" w:rsidRPr="00824BB2" w:rsidDel="00CB4E6A">
          <w:rPr>
            <w:rFonts w:ascii="Arial" w:hAnsi="Arial" w:cs="Arial"/>
            <w:sz w:val="24"/>
            <w:szCs w:val="24"/>
            <w:highlight w:val="cyan"/>
            <w:rPrChange w:id="1643" w:author="Patricia Sbrissa" w:date="2019-09-27T23:25:00Z">
              <w:rPr>
                <w:rFonts w:ascii="Arial" w:hAnsi="Arial" w:cs="Arial"/>
                <w:sz w:val="24"/>
                <w:szCs w:val="24"/>
              </w:rPr>
            </w:rPrChange>
          </w:rPr>
          <w:delText>ção</w:delText>
        </w:r>
      </w:del>
      <w:r w:rsidR="00BB0046" w:rsidRPr="00824BB2">
        <w:rPr>
          <w:rFonts w:ascii="Arial" w:hAnsi="Arial" w:cs="Arial"/>
          <w:sz w:val="24"/>
          <w:szCs w:val="24"/>
          <w:highlight w:val="cyan"/>
          <w:rPrChange w:id="1644" w:author="Patricia Sbrissa" w:date="2019-09-27T23:25:00Z">
            <w:rPr>
              <w:rFonts w:ascii="Arial" w:hAnsi="Arial" w:cs="Arial"/>
              <w:sz w:val="24"/>
              <w:szCs w:val="24"/>
            </w:rPr>
          </w:rPrChange>
        </w:rPr>
        <w:t xml:space="preserve"> </w:t>
      </w:r>
      <w:del w:id="1645" w:author="Patricia Sbrissa" w:date="2019-09-27T20:19:00Z">
        <w:r w:rsidR="00BB0046" w:rsidRPr="00824BB2" w:rsidDel="00A70E6A">
          <w:rPr>
            <w:rFonts w:ascii="Arial" w:hAnsi="Arial" w:cs="Arial"/>
            <w:sz w:val="24"/>
            <w:szCs w:val="24"/>
            <w:highlight w:val="cyan"/>
            <w:rPrChange w:id="1646" w:author="Patricia Sbrissa" w:date="2019-09-27T23:25:00Z">
              <w:rPr>
                <w:rFonts w:ascii="Arial" w:hAnsi="Arial" w:cs="Arial"/>
                <w:sz w:val="24"/>
                <w:szCs w:val="24"/>
              </w:rPr>
            </w:rPrChange>
          </w:rPr>
          <w:delText>d</w:delText>
        </w:r>
      </w:del>
      <w:r w:rsidR="00BB0046" w:rsidRPr="00824BB2">
        <w:rPr>
          <w:rFonts w:ascii="Arial" w:hAnsi="Arial" w:cs="Arial"/>
          <w:sz w:val="24"/>
          <w:szCs w:val="24"/>
          <w:highlight w:val="cyan"/>
          <w:rPrChange w:id="1647" w:author="Patricia Sbrissa" w:date="2019-09-27T23:25:00Z">
            <w:rPr>
              <w:rFonts w:ascii="Arial" w:hAnsi="Arial" w:cs="Arial"/>
              <w:sz w:val="24"/>
              <w:szCs w:val="24"/>
            </w:rPr>
          </w:rPrChange>
        </w:rPr>
        <w:t xml:space="preserve">o selo real português </w:t>
      </w:r>
      <w:del w:id="1648" w:author="Patricia Sbrissa" w:date="2019-09-27T20:19:00Z">
        <w:r w:rsidR="00BB0046" w:rsidRPr="00824BB2" w:rsidDel="00A70E6A">
          <w:rPr>
            <w:rFonts w:ascii="Arial" w:hAnsi="Arial" w:cs="Arial"/>
            <w:sz w:val="24"/>
            <w:szCs w:val="24"/>
            <w:highlight w:val="cyan"/>
            <w:rPrChange w:id="1649" w:author="Patricia Sbrissa" w:date="2019-09-27T23:25:00Z">
              <w:rPr>
                <w:rFonts w:ascii="Arial" w:hAnsi="Arial" w:cs="Arial"/>
                <w:sz w:val="24"/>
                <w:szCs w:val="24"/>
              </w:rPr>
            </w:rPrChange>
          </w:rPr>
          <w:delText>e</w:delText>
        </w:r>
      </w:del>
      <w:ins w:id="1650" w:author="Patricia Sbrissa" w:date="2019-09-27T20:19:00Z">
        <w:r w:rsidR="00A70E6A" w:rsidRPr="00824BB2">
          <w:rPr>
            <w:rFonts w:ascii="Arial" w:hAnsi="Arial" w:cs="Arial"/>
            <w:sz w:val="24"/>
            <w:szCs w:val="24"/>
            <w:highlight w:val="cyan"/>
            <w:rPrChange w:id="1651" w:author="Patricia Sbrissa" w:date="2019-09-27T23:25:00Z">
              <w:rPr>
                <w:rFonts w:ascii="Arial" w:hAnsi="Arial" w:cs="Arial"/>
                <w:sz w:val="24"/>
                <w:szCs w:val="24"/>
              </w:rPr>
            </w:rPrChange>
          </w:rPr>
          <w:t>para lhes</w:t>
        </w:r>
      </w:ins>
      <w:r w:rsidR="00BB0046" w:rsidRPr="00824BB2">
        <w:rPr>
          <w:rFonts w:ascii="Arial" w:hAnsi="Arial" w:cs="Arial"/>
          <w:sz w:val="24"/>
          <w:szCs w:val="24"/>
          <w:highlight w:val="cyan"/>
          <w:rPrChange w:id="1652" w:author="Patricia Sbrissa" w:date="2019-09-27T23:25:00Z">
            <w:rPr>
              <w:rFonts w:ascii="Arial" w:hAnsi="Arial" w:cs="Arial"/>
              <w:sz w:val="24"/>
              <w:szCs w:val="24"/>
            </w:rPr>
          </w:rPrChange>
        </w:rPr>
        <w:t xml:space="preserve"> garanti</w:t>
      </w:r>
      <w:ins w:id="1653" w:author="Patricia Sbrissa" w:date="2019-09-27T20:19:00Z">
        <w:r w:rsidR="00A70E6A" w:rsidRPr="00824BB2">
          <w:rPr>
            <w:rFonts w:ascii="Arial" w:hAnsi="Arial" w:cs="Arial"/>
            <w:sz w:val="24"/>
            <w:szCs w:val="24"/>
            <w:highlight w:val="cyan"/>
            <w:rPrChange w:id="1654" w:author="Patricia Sbrissa" w:date="2019-09-27T23:25:00Z">
              <w:rPr>
                <w:rFonts w:ascii="Arial" w:hAnsi="Arial" w:cs="Arial"/>
                <w:sz w:val="24"/>
                <w:szCs w:val="24"/>
              </w:rPr>
            </w:rPrChange>
          </w:rPr>
          <w:t>r</w:t>
        </w:r>
      </w:ins>
      <w:del w:id="1655" w:author="Patricia Sbrissa" w:date="2019-09-27T20:19:00Z">
        <w:r w:rsidR="00BB0046" w:rsidRPr="00824BB2" w:rsidDel="00A70E6A">
          <w:rPr>
            <w:rFonts w:ascii="Arial" w:hAnsi="Arial" w:cs="Arial"/>
            <w:sz w:val="24"/>
            <w:szCs w:val="24"/>
            <w:highlight w:val="cyan"/>
            <w:rPrChange w:id="1656" w:author="Patricia Sbrissa" w:date="2019-09-27T23:25:00Z">
              <w:rPr>
                <w:rFonts w:ascii="Arial" w:hAnsi="Arial" w:cs="Arial"/>
                <w:sz w:val="24"/>
                <w:szCs w:val="24"/>
              </w:rPr>
            </w:rPrChange>
          </w:rPr>
          <w:delText>a</w:delText>
        </w:r>
      </w:del>
      <w:r w:rsidR="00BB0046" w:rsidRPr="00824BB2">
        <w:rPr>
          <w:rFonts w:ascii="Arial" w:hAnsi="Arial" w:cs="Arial"/>
          <w:sz w:val="24"/>
          <w:szCs w:val="24"/>
          <w:highlight w:val="cyan"/>
          <w:rPrChange w:id="1657" w:author="Patricia Sbrissa" w:date="2019-09-27T23:25:00Z">
            <w:rPr>
              <w:rFonts w:ascii="Arial" w:hAnsi="Arial" w:cs="Arial"/>
              <w:sz w:val="24"/>
              <w:szCs w:val="24"/>
            </w:rPr>
          </w:rPrChange>
        </w:rPr>
        <w:t xml:space="preserve"> </w:t>
      </w:r>
      <w:del w:id="1658" w:author="Patricia Sbrissa" w:date="2019-09-27T20:20:00Z">
        <w:r w:rsidR="00BB0046" w:rsidRPr="00824BB2" w:rsidDel="0091173C">
          <w:rPr>
            <w:rFonts w:ascii="Arial" w:hAnsi="Arial" w:cs="Arial"/>
            <w:sz w:val="24"/>
            <w:szCs w:val="24"/>
            <w:highlight w:val="cyan"/>
            <w:rPrChange w:id="1659" w:author="Patricia Sbrissa" w:date="2019-09-27T23:25:00Z">
              <w:rPr>
                <w:rFonts w:ascii="Arial" w:hAnsi="Arial" w:cs="Arial"/>
                <w:sz w:val="24"/>
                <w:szCs w:val="24"/>
              </w:rPr>
            </w:rPrChange>
          </w:rPr>
          <w:delText xml:space="preserve">de </w:delText>
        </w:r>
      </w:del>
      <w:r w:rsidR="00BB0046" w:rsidRPr="00824BB2">
        <w:rPr>
          <w:rFonts w:ascii="Arial" w:hAnsi="Arial" w:cs="Arial"/>
          <w:sz w:val="24"/>
          <w:szCs w:val="24"/>
          <w:highlight w:val="cyan"/>
          <w:rPrChange w:id="1660" w:author="Patricia Sbrissa" w:date="2019-09-27T23:25:00Z">
            <w:rPr>
              <w:rFonts w:ascii="Arial" w:hAnsi="Arial" w:cs="Arial"/>
              <w:sz w:val="24"/>
              <w:szCs w:val="24"/>
            </w:rPr>
          </w:rPrChange>
        </w:rPr>
        <w:t>confiabilidade.</w:t>
      </w:r>
      <w:commentRangeStart w:id="1661"/>
      <w:r w:rsidR="00BB0046" w:rsidRPr="00824BB2">
        <w:rPr>
          <w:rFonts w:ascii="Arial" w:hAnsi="Arial" w:cs="Arial"/>
          <w:sz w:val="24"/>
          <w:szCs w:val="24"/>
          <w:highlight w:val="cyan"/>
          <w:rPrChange w:id="1662" w:author="Patricia Sbrissa" w:date="2019-09-27T23:25:00Z">
            <w:rPr>
              <w:rFonts w:ascii="Arial" w:hAnsi="Arial" w:cs="Arial"/>
              <w:sz w:val="24"/>
              <w:szCs w:val="24"/>
            </w:rPr>
          </w:rPrChange>
        </w:rPr>
        <w:t xml:space="preserve"> Com </w:t>
      </w:r>
      <w:r w:rsidR="00824BB2" w:rsidRPr="00824BB2">
        <w:rPr>
          <w:rFonts w:ascii="Arial" w:hAnsi="Arial" w:cs="Arial"/>
          <w:sz w:val="24"/>
          <w:szCs w:val="24"/>
          <w:highlight w:val="cyan"/>
          <w:rPrChange w:id="1663" w:author="Patricia Sbrissa" w:date="2019-09-27T23:25:00Z">
            <w:rPr>
              <w:rFonts w:ascii="Arial" w:hAnsi="Arial" w:cs="Arial"/>
              <w:sz w:val="24"/>
              <w:szCs w:val="24"/>
            </w:rPr>
          </w:rPrChange>
        </w:rPr>
        <w:t>as casas de fundição já criad</w:t>
      </w:r>
      <w:r w:rsidR="00BB0046" w:rsidRPr="00824BB2">
        <w:rPr>
          <w:rFonts w:ascii="Arial" w:hAnsi="Arial" w:cs="Arial"/>
          <w:sz w:val="24"/>
          <w:szCs w:val="24"/>
          <w:highlight w:val="cyan"/>
          <w:rPrChange w:id="1664" w:author="Patricia Sbrissa" w:date="2019-09-27T23:25:00Z">
            <w:rPr>
              <w:rFonts w:ascii="Arial" w:hAnsi="Arial" w:cs="Arial"/>
              <w:sz w:val="24"/>
              <w:szCs w:val="24"/>
            </w:rPr>
          </w:rPrChange>
        </w:rPr>
        <w:t xml:space="preserve">as, </w:t>
      </w:r>
      <w:commentRangeEnd w:id="1661"/>
      <w:r w:rsidR="00824BB2" w:rsidRPr="00824BB2">
        <w:rPr>
          <w:rStyle w:val="Refdecomentrio"/>
          <w:rFonts w:ascii="Calibri" w:eastAsia="Calibri" w:hAnsi="Calibri" w:cs="Calibri"/>
          <w:highlight w:val="cyan"/>
          <w:lang w:eastAsia="pt-BR"/>
          <w:rPrChange w:id="1665" w:author="Patricia Sbrissa" w:date="2019-09-27T23:25:00Z">
            <w:rPr>
              <w:rStyle w:val="Refdecomentrio"/>
              <w:rFonts w:ascii="Calibri" w:eastAsia="Calibri" w:hAnsi="Calibri" w:cs="Calibri"/>
              <w:lang w:eastAsia="pt-BR"/>
            </w:rPr>
          </w:rPrChange>
        </w:rPr>
        <w:lastRenderedPageBreak/>
        <w:commentReference w:id="1661"/>
      </w:r>
      <w:r w:rsidR="00BB0046" w:rsidRPr="00824BB2">
        <w:rPr>
          <w:rFonts w:ascii="Arial" w:hAnsi="Arial" w:cs="Arial"/>
          <w:sz w:val="24"/>
          <w:szCs w:val="24"/>
          <w:highlight w:val="cyan"/>
          <w:rPrChange w:id="1666" w:author="Patricia Sbrissa" w:date="2019-09-27T23:25:00Z">
            <w:rPr>
              <w:rFonts w:ascii="Arial" w:hAnsi="Arial" w:cs="Arial"/>
              <w:sz w:val="24"/>
              <w:szCs w:val="24"/>
            </w:rPr>
          </w:rPrChange>
        </w:rPr>
        <w:t xml:space="preserve">em 1719 </w:t>
      </w:r>
      <w:r w:rsidR="007F23C4" w:rsidRPr="00824BB2">
        <w:rPr>
          <w:rFonts w:ascii="Arial" w:hAnsi="Arial" w:cs="Arial"/>
          <w:sz w:val="24"/>
          <w:szCs w:val="24"/>
          <w:highlight w:val="cyan"/>
          <w:rPrChange w:id="1667" w:author="Patricia Sbrissa" w:date="2019-09-27T23:25:00Z">
            <w:rPr>
              <w:rFonts w:ascii="Arial" w:hAnsi="Arial" w:cs="Arial"/>
              <w:sz w:val="24"/>
              <w:szCs w:val="24"/>
            </w:rPr>
          </w:rPrChange>
        </w:rPr>
        <w:t xml:space="preserve">o rei ordenou que </w:t>
      </w:r>
      <w:r w:rsidR="00BB0046" w:rsidRPr="00824BB2">
        <w:rPr>
          <w:rFonts w:ascii="Arial" w:hAnsi="Arial" w:cs="Arial"/>
          <w:sz w:val="24"/>
          <w:szCs w:val="24"/>
          <w:highlight w:val="cyan"/>
          <w:rPrChange w:id="1668" w:author="Patricia Sbrissa" w:date="2019-09-27T23:25:00Z">
            <w:rPr>
              <w:rFonts w:ascii="Arial" w:hAnsi="Arial" w:cs="Arial"/>
              <w:sz w:val="24"/>
              <w:szCs w:val="24"/>
            </w:rPr>
          </w:rPrChange>
        </w:rPr>
        <w:t xml:space="preserve">o </w:t>
      </w:r>
      <w:del w:id="1669" w:author="Patricia Sbrissa" w:date="2019-09-27T20:20:00Z">
        <w:r w:rsidR="00BB0046" w:rsidRPr="00824BB2" w:rsidDel="0091173C">
          <w:rPr>
            <w:rFonts w:ascii="Arial" w:hAnsi="Arial" w:cs="Arial"/>
            <w:sz w:val="24"/>
            <w:szCs w:val="24"/>
            <w:highlight w:val="cyan"/>
            <w:rPrChange w:id="1670" w:author="Patricia Sbrissa" w:date="2019-09-27T23:25:00Z">
              <w:rPr>
                <w:rFonts w:ascii="Arial" w:hAnsi="Arial" w:cs="Arial"/>
                <w:sz w:val="24"/>
                <w:szCs w:val="24"/>
              </w:rPr>
            </w:rPrChange>
          </w:rPr>
          <w:delText>Go</w:delText>
        </w:r>
      </w:del>
      <w:ins w:id="1671" w:author="Patricia Sbrissa" w:date="2019-09-27T20:20:00Z">
        <w:r w:rsidR="0091173C" w:rsidRPr="00824BB2">
          <w:rPr>
            <w:rFonts w:ascii="Arial" w:hAnsi="Arial" w:cs="Arial"/>
            <w:sz w:val="24"/>
            <w:szCs w:val="24"/>
            <w:highlight w:val="cyan"/>
            <w:rPrChange w:id="1672" w:author="Patricia Sbrissa" w:date="2019-09-27T23:25:00Z">
              <w:rPr>
                <w:rFonts w:ascii="Arial" w:hAnsi="Arial" w:cs="Arial"/>
                <w:sz w:val="24"/>
                <w:szCs w:val="24"/>
              </w:rPr>
            </w:rPrChange>
          </w:rPr>
          <w:t>então g</w:t>
        </w:r>
        <w:r w:rsidR="00FA3419" w:rsidRPr="00824BB2">
          <w:rPr>
            <w:rFonts w:ascii="Arial" w:hAnsi="Arial" w:cs="Arial"/>
            <w:sz w:val="24"/>
            <w:szCs w:val="24"/>
            <w:highlight w:val="cyan"/>
            <w:rPrChange w:id="1673" w:author="Patricia Sbrissa" w:date="2019-09-27T23:25:00Z">
              <w:rPr>
                <w:rFonts w:ascii="Arial" w:hAnsi="Arial" w:cs="Arial"/>
                <w:sz w:val="24"/>
                <w:szCs w:val="24"/>
              </w:rPr>
            </w:rPrChange>
          </w:rPr>
          <w:t>o</w:t>
        </w:r>
      </w:ins>
      <w:r w:rsidR="00BB0046" w:rsidRPr="00824BB2">
        <w:rPr>
          <w:rFonts w:ascii="Arial" w:hAnsi="Arial" w:cs="Arial"/>
          <w:sz w:val="24"/>
          <w:szCs w:val="24"/>
          <w:highlight w:val="cyan"/>
          <w:rPrChange w:id="1674" w:author="Patricia Sbrissa" w:date="2019-09-27T23:25:00Z">
            <w:rPr>
              <w:rFonts w:ascii="Arial" w:hAnsi="Arial" w:cs="Arial"/>
              <w:sz w:val="24"/>
              <w:szCs w:val="24"/>
            </w:rPr>
          </w:rPrChange>
        </w:rPr>
        <w:t xml:space="preserve">vernador de Minas, </w:t>
      </w:r>
      <w:del w:id="1675" w:author="Patricia Sbrissa" w:date="2019-09-27T20:20:00Z">
        <w:r w:rsidR="00BB0046" w:rsidRPr="00824BB2" w:rsidDel="00FA3419">
          <w:rPr>
            <w:rFonts w:ascii="Arial" w:hAnsi="Arial" w:cs="Arial"/>
            <w:sz w:val="24"/>
            <w:szCs w:val="24"/>
            <w:highlight w:val="cyan"/>
            <w:rPrChange w:id="1676" w:author="Patricia Sbrissa" w:date="2019-09-27T23:25:00Z">
              <w:rPr>
                <w:rFonts w:ascii="Arial" w:hAnsi="Arial" w:cs="Arial"/>
                <w:sz w:val="24"/>
                <w:szCs w:val="24"/>
              </w:rPr>
            </w:rPrChange>
          </w:rPr>
          <w:delText>ch</w:delText>
        </w:r>
        <w:r w:rsidR="007F23C4" w:rsidRPr="00824BB2" w:rsidDel="00FA3419">
          <w:rPr>
            <w:rFonts w:ascii="Arial" w:hAnsi="Arial" w:cs="Arial"/>
            <w:sz w:val="24"/>
            <w:szCs w:val="24"/>
            <w:highlight w:val="cyan"/>
            <w:rPrChange w:id="1677" w:author="Patricia Sbrissa" w:date="2019-09-27T23:25:00Z">
              <w:rPr>
                <w:rFonts w:ascii="Arial" w:hAnsi="Arial" w:cs="Arial"/>
                <w:sz w:val="24"/>
                <w:szCs w:val="24"/>
              </w:rPr>
            </w:rPrChange>
          </w:rPr>
          <w:delText xml:space="preserve">amado de </w:delText>
        </w:r>
      </w:del>
      <w:ins w:id="1678" w:author="Patricia Sbrissa" w:date="2019-09-27T20:20:00Z">
        <w:r w:rsidR="00FA3419" w:rsidRPr="00824BB2">
          <w:rPr>
            <w:rFonts w:ascii="Arial" w:hAnsi="Arial" w:cs="Arial"/>
            <w:sz w:val="24"/>
            <w:szCs w:val="24"/>
            <w:highlight w:val="cyan"/>
            <w:rPrChange w:id="1679" w:author="Patricia Sbrissa" w:date="2019-09-27T23:25:00Z">
              <w:rPr>
                <w:rFonts w:ascii="Arial" w:hAnsi="Arial" w:cs="Arial"/>
                <w:sz w:val="24"/>
                <w:szCs w:val="24"/>
              </w:rPr>
            </w:rPrChange>
          </w:rPr>
          <w:t xml:space="preserve">o </w:t>
        </w:r>
      </w:ins>
      <w:r w:rsidR="007F23C4" w:rsidRPr="00824BB2">
        <w:rPr>
          <w:rFonts w:ascii="Arial" w:hAnsi="Arial" w:cs="Arial"/>
          <w:sz w:val="24"/>
          <w:szCs w:val="24"/>
          <w:highlight w:val="cyan"/>
          <w:rPrChange w:id="1680" w:author="Patricia Sbrissa" w:date="2019-09-27T23:25:00Z">
            <w:rPr>
              <w:rFonts w:ascii="Arial" w:hAnsi="Arial" w:cs="Arial"/>
              <w:sz w:val="24"/>
              <w:szCs w:val="24"/>
            </w:rPr>
          </w:rPrChange>
        </w:rPr>
        <w:t xml:space="preserve">Conde Assumar, anunciasse a mudança para esse sistema já </w:t>
      </w:r>
      <w:r w:rsidR="00BB0046" w:rsidRPr="00824BB2">
        <w:rPr>
          <w:rFonts w:ascii="Arial" w:hAnsi="Arial" w:cs="Arial"/>
          <w:sz w:val="24"/>
          <w:szCs w:val="24"/>
          <w:highlight w:val="cyan"/>
          <w:rPrChange w:id="1681" w:author="Patricia Sbrissa" w:date="2019-09-27T23:25:00Z">
            <w:rPr>
              <w:rFonts w:ascii="Arial" w:hAnsi="Arial" w:cs="Arial"/>
              <w:sz w:val="24"/>
              <w:szCs w:val="24"/>
            </w:rPr>
          </w:rPrChange>
        </w:rPr>
        <w:t>para o ano seguinte</w:t>
      </w:r>
      <w:del w:id="1682" w:author="Patricia Sbrissa" w:date="2019-09-27T23:20:00Z">
        <w:r w:rsidR="00BB0046" w:rsidRPr="00824BB2" w:rsidDel="00824BB2">
          <w:rPr>
            <w:rFonts w:ascii="Arial" w:hAnsi="Arial" w:cs="Arial"/>
            <w:sz w:val="24"/>
            <w:szCs w:val="24"/>
            <w:highlight w:val="cyan"/>
            <w:rPrChange w:id="1683" w:author="Patricia Sbrissa" w:date="2019-09-27T23:25:00Z">
              <w:rPr>
                <w:rFonts w:ascii="Arial" w:hAnsi="Arial" w:cs="Arial"/>
                <w:sz w:val="24"/>
                <w:szCs w:val="24"/>
              </w:rPr>
            </w:rPrChange>
          </w:rPr>
          <w:delText xml:space="preserve">, </w:delText>
        </w:r>
        <w:r w:rsidR="007F23C4" w:rsidRPr="00824BB2" w:rsidDel="00824BB2">
          <w:rPr>
            <w:rFonts w:ascii="Arial" w:hAnsi="Arial" w:cs="Arial"/>
            <w:sz w:val="24"/>
            <w:szCs w:val="24"/>
            <w:highlight w:val="cyan"/>
            <w:rPrChange w:id="1684" w:author="Patricia Sbrissa" w:date="2019-09-27T23:25:00Z">
              <w:rPr>
                <w:rFonts w:ascii="Arial" w:hAnsi="Arial" w:cs="Arial"/>
                <w:sz w:val="24"/>
                <w:szCs w:val="24"/>
              </w:rPr>
            </w:rPrChange>
          </w:rPr>
          <w:delText xml:space="preserve">pondo em atividade </w:delText>
        </w:r>
        <w:r w:rsidR="00BB0046" w:rsidRPr="00824BB2" w:rsidDel="00824BB2">
          <w:rPr>
            <w:rFonts w:ascii="Arial" w:hAnsi="Arial" w:cs="Arial"/>
            <w:sz w:val="24"/>
            <w:szCs w:val="24"/>
            <w:highlight w:val="cyan"/>
            <w:rPrChange w:id="1685" w:author="Patricia Sbrissa" w:date="2019-09-27T23:25:00Z">
              <w:rPr>
                <w:rFonts w:ascii="Arial" w:hAnsi="Arial" w:cs="Arial"/>
                <w:sz w:val="24"/>
                <w:szCs w:val="24"/>
              </w:rPr>
            </w:rPrChange>
          </w:rPr>
          <w:delText>as Casas de Fundição.</w:delText>
        </w:r>
      </w:del>
      <w:ins w:id="1686" w:author="Patricia Sbrissa" w:date="2019-09-27T23:20:00Z">
        <w:r w:rsidR="00824BB2" w:rsidRPr="00824BB2">
          <w:rPr>
            <w:rFonts w:ascii="Arial" w:hAnsi="Arial" w:cs="Arial"/>
            <w:sz w:val="24"/>
            <w:szCs w:val="24"/>
            <w:highlight w:val="cyan"/>
            <w:rPrChange w:id="1687" w:author="Patricia Sbrissa" w:date="2019-09-27T23:25:00Z">
              <w:rPr>
                <w:rFonts w:ascii="Arial" w:hAnsi="Arial" w:cs="Arial"/>
                <w:sz w:val="24"/>
                <w:szCs w:val="24"/>
              </w:rPr>
            </w:rPrChange>
          </w:rPr>
          <w:t>.</w:t>
        </w:r>
      </w:ins>
      <w:r w:rsidR="00BB0046" w:rsidRPr="007F23C4">
        <w:rPr>
          <w:rFonts w:ascii="Arial" w:hAnsi="Arial" w:cs="Arial"/>
          <w:color w:val="00B050"/>
          <w:sz w:val="24"/>
          <w:szCs w:val="24"/>
        </w:rPr>
        <w:t xml:space="preserve"> </w:t>
      </w:r>
    </w:p>
    <w:p w14:paraId="022C7DB7" w14:textId="77777777" w:rsidR="00F45B3D" w:rsidRPr="00F45B3D" w:rsidRDefault="00F45B3D" w:rsidP="00BB0046">
      <w:pPr>
        <w:ind w:firstLine="708"/>
        <w:rPr>
          <w:rFonts w:ascii="Arial" w:hAnsi="Arial" w:cs="Arial"/>
          <w:color w:val="00B050"/>
          <w:sz w:val="16"/>
          <w:szCs w:val="16"/>
        </w:rPr>
      </w:pPr>
    </w:p>
    <w:p w14:paraId="7670D118" w14:textId="63B3B942" w:rsidR="00257548" w:rsidRPr="00257548" w:rsidRDefault="00F45B3D" w:rsidP="00257548">
      <w:pPr>
        <w:spacing w:line="240" w:lineRule="auto"/>
        <w:jc w:val="center"/>
        <w:rPr>
          <w:rFonts w:ascii="Arial" w:hAnsi="Arial" w:cs="Arial"/>
          <w:sz w:val="20"/>
          <w:szCs w:val="20"/>
          <w:rPrChange w:id="1688" w:author="Patricia Sbrissa" w:date="2019-09-27T22:44:00Z">
            <w:rPr>
              <w:rFonts w:ascii="Arial" w:hAnsi="Arial" w:cs="Arial"/>
              <w:sz w:val="24"/>
              <w:szCs w:val="24"/>
            </w:rPr>
          </w:rPrChange>
        </w:rPr>
        <w:pPrChange w:id="1689" w:author="Patricia Sbrissa" w:date="2019-09-27T22:45:00Z">
          <w:pPr>
            <w:ind w:firstLine="708"/>
          </w:pPr>
        </w:pPrChange>
      </w:pPr>
      <w:del w:id="1690" w:author="Patricia Sbrissa" w:date="2019-09-27T22:44:00Z">
        <w:r w:rsidRPr="00257548" w:rsidDel="00257548">
          <w:rPr>
            <w:rFonts w:ascii="Arial" w:hAnsi="Arial" w:cs="Arial"/>
            <w:sz w:val="20"/>
            <w:szCs w:val="20"/>
            <w:rPrChange w:id="1691" w:author="Patricia Sbrissa" w:date="2019-09-27T22:44:00Z">
              <w:rPr>
                <w:rFonts w:ascii="Arial" w:hAnsi="Arial" w:cs="Arial"/>
                <w:sz w:val="24"/>
                <w:szCs w:val="24"/>
              </w:rPr>
            </w:rPrChange>
          </w:rPr>
          <w:delText>Foto: Prédio da Casa de Fundição de Vila Rica de Ouro Preto</w:delText>
        </w:r>
        <w:r w:rsidR="005A4AFB" w:rsidRPr="00257548" w:rsidDel="00257548">
          <w:rPr>
            <w:rFonts w:ascii="Arial" w:hAnsi="Arial" w:cs="Arial"/>
            <w:sz w:val="20"/>
            <w:szCs w:val="20"/>
            <w:rPrChange w:id="1692" w:author="Patricia Sbrissa" w:date="2019-09-27T22:44:00Z">
              <w:rPr>
                <w:rFonts w:ascii="Arial" w:hAnsi="Arial" w:cs="Arial"/>
                <w:sz w:val="24"/>
                <w:szCs w:val="24"/>
              </w:rPr>
            </w:rPrChange>
          </w:rPr>
          <w:delText>/MG</w:delText>
        </w:r>
      </w:del>
      <w:ins w:id="1693" w:author="Patricia Sbrissa" w:date="2019-09-27T22:44:00Z">
        <w:r w:rsidR="00257548">
          <w:rPr>
            <w:rFonts w:ascii="Arial" w:hAnsi="Arial" w:cs="Arial"/>
            <w:sz w:val="20"/>
            <w:szCs w:val="20"/>
          </w:rPr>
          <w:t xml:space="preserve">Figura 3 – Em Minas Gerais, </w:t>
        </w:r>
      </w:ins>
      <w:ins w:id="1694" w:author="Patricia Sbrissa" w:date="2019-09-27T22:45:00Z">
        <w:r w:rsidR="00257548">
          <w:rPr>
            <w:rFonts w:ascii="Arial" w:hAnsi="Arial" w:cs="Arial"/>
            <w:sz w:val="20"/>
            <w:szCs w:val="20"/>
          </w:rPr>
          <w:t xml:space="preserve">os portugueses </w:t>
        </w:r>
      </w:ins>
      <w:ins w:id="1695" w:author="Patricia Sbrissa" w:date="2019-09-27T22:46:00Z">
        <w:r w:rsidR="00257548">
          <w:rPr>
            <w:rFonts w:ascii="Arial" w:hAnsi="Arial" w:cs="Arial"/>
            <w:sz w:val="20"/>
            <w:szCs w:val="20"/>
          </w:rPr>
          <w:t>cobravam impostos sobre o ouro</w:t>
        </w:r>
      </w:ins>
    </w:p>
    <w:p w14:paraId="3D0BF6E3" w14:textId="22C2992F" w:rsidR="00F45B3D" w:rsidRDefault="00257548" w:rsidP="00257548">
      <w:pPr>
        <w:ind w:firstLine="0"/>
        <w:jc w:val="center"/>
        <w:rPr>
          <w:rFonts w:ascii="Arial" w:hAnsi="Arial" w:cs="Arial"/>
          <w:sz w:val="24"/>
          <w:szCs w:val="24"/>
        </w:rPr>
        <w:pPrChange w:id="1696" w:author="Patricia Sbrissa" w:date="2019-09-27T22:45:00Z">
          <w:pPr>
            <w:ind w:firstLine="0"/>
          </w:pPr>
        </w:pPrChange>
      </w:pPr>
      <w:ins w:id="1697" w:author="Patricia Sbrissa" w:date="2019-09-27T22:45:00Z">
        <w:r>
          <w:rPr>
            <w:noProof/>
            <w:lang w:eastAsia="pt-BR"/>
          </w:rPr>
          <w:drawing>
            <wp:inline distT="0" distB="0" distL="0" distR="0" wp14:anchorId="1E7B72B9" wp14:editId="571F44D0">
              <wp:extent cx="4286250" cy="2857500"/>
              <wp:effectExtent l="0" t="0" r="0" b="0"/>
              <wp:docPr id="7" name="Imagem 7" descr="Uma imagem contendo edifício, ao ar livre, casa, 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iusz_prusaczyk130700714.png"/>
                      <pic:cNvPicPr/>
                    </pic:nvPicPr>
                    <pic:blipFill>
                      <a:blip r:embed="rId16">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ins>
      <w:del w:id="1698" w:author="Patricia Sbrissa" w:date="2019-09-27T22:45:00Z">
        <w:r w:rsidR="00F45B3D" w:rsidDel="00257548">
          <w:rPr>
            <w:noProof/>
            <w:lang w:eastAsia="pt-BR"/>
          </w:rPr>
          <w:drawing>
            <wp:inline distT="0" distB="0" distL="0" distR="0" wp14:anchorId="6307D2CB" wp14:editId="670D24AA">
              <wp:extent cx="5400675" cy="2886075"/>
              <wp:effectExtent l="19050" t="0" r="0" b="0"/>
              <wp:docPr id="1" name="Imagem 1" descr="https://collectgram.com/blog/content/images/2018/10/casas-de-fundicao-do-brasil-casa-de-fundicao-de-vila-rica-ouro-preto-collectgram-v1-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llectgram.com/blog/content/images/2018/10/casas-de-fundicao-do-brasil-casa-de-fundicao-de-vila-rica-ouro-preto-collectgram-v1-OT.jpg"/>
                      <pic:cNvPicPr>
                        <a:picLocks noChangeAspect="1" noChangeArrowheads="1"/>
                      </pic:cNvPicPr>
                    </pic:nvPicPr>
                    <pic:blipFill>
                      <a:blip r:embed="rId17"/>
                      <a:srcRect/>
                      <a:stretch>
                        <a:fillRect/>
                      </a:stretch>
                    </pic:blipFill>
                    <pic:spPr bwMode="auto">
                      <a:xfrm>
                        <a:off x="0" y="0"/>
                        <a:ext cx="5400040" cy="2885736"/>
                      </a:xfrm>
                      <a:prstGeom prst="rect">
                        <a:avLst/>
                      </a:prstGeom>
                      <a:noFill/>
                      <a:ln w="9525">
                        <a:noFill/>
                        <a:miter lim="800000"/>
                        <a:headEnd/>
                        <a:tailEnd/>
                      </a:ln>
                    </pic:spPr>
                  </pic:pic>
                </a:graphicData>
              </a:graphic>
            </wp:inline>
          </w:drawing>
        </w:r>
      </w:del>
    </w:p>
    <w:p w14:paraId="0F0B3291" w14:textId="4E1F2C82" w:rsidR="00F45B3D" w:rsidRPr="00F45B3D" w:rsidRDefault="00F45B3D" w:rsidP="00257548">
      <w:pPr>
        <w:ind w:firstLine="0"/>
        <w:jc w:val="center"/>
        <w:rPr>
          <w:rFonts w:ascii="Arial" w:hAnsi="Arial" w:cs="Arial"/>
          <w:sz w:val="20"/>
          <w:szCs w:val="20"/>
        </w:rPr>
        <w:pPrChange w:id="1699" w:author="Patricia Sbrissa" w:date="2019-09-27T22:45:00Z">
          <w:pPr>
            <w:ind w:firstLine="0"/>
          </w:pPr>
        </w:pPrChange>
      </w:pPr>
      <w:r w:rsidRPr="00F45B3D">
        <w:rPr>
          <w:rFonts w:ascii="Arial" w:hAnsi="Arial" w:cs="Arial"/>
          <w:sz w:val="20"/>
          <w:szCs w:val="20"/>
        </w:rPr>
        <w:t xml:space="preserve">Fonte: </w:t>
      </w:r>
      <w:del w:id="1700" w:author="Patricia Sbrissa" w:date="2019-09-27T22:45:00Z">
        <w:r w:rsidRPr="00F45B3D" w:rsidDel="00257548">
          <w:rPr>
            <w:rFonts w:ascii="Arial" w:hAnsi="Arial" w:cs="Arial"/>
            <w:sz w:val="20"/>
            <w:szCs w:val="20"/>
          </w:rPr>
          <w:delText>https://collectgram.com/blog/casas-de-fundicao-do-brasil/</w:delText>
        </w:r>
      </w:del>
      <w:ins w:id="1701" w:author="Patricia Sbrissa" w:date="2019-09-27T22:45:00Z">
        <w:r w:rsidR="00257548">
          <w:rPr>
            <w:rFonts w:ascii="Arial" w:hAnsi="Arial" w:cs="Arial"/>
            <w:sz w:val="20"/>
            <w:szCs w:val="20"/>
          </w:rPr>
          <w:t xml:space="preserve">Plataforma </w:t>
        </w:r>
        <w:proofErr w:type="spellStart"/>
        <w:r w:rsidR="00257548">
          <w:rPr>
            <w:rFonts w:ascii="Arial" w:hAnsi="Arial" w:cs="Arial"/>
            <w:sz w:val="20"/>
            <w:szCs w:val="20"/>
          </w:rPr>
          <w:t>Deduca</w:t>
        </w:r>
        <w:proofErr w:type="spellEnd"/>
        <w:r w:rsidR="00257548">
          <w:rPr>
            <w:rFonts w:ascii="Arial" w:hAnsi="Arial" w:cs="Arial"/>
            <w:sz w:val="20"/>
            <w:szCs w:val="20"/>
          </w:rPr>
          <w:t xml:space="preserve"> (2019).</w:t>
        </w:r>
      </w:ins>
    </w:p>
    <w:p w14:paraId="3B9F9ED2" w14:textId="6287963F" w:rsidR="00BB0046" w:rsidRPr="00AC71C4" w:rsidDel="006F1B44" w:rsidRDefault="007F23C4" w:rsidP="00BB0046">
      <w:pPr>
        <w:ind w:firstLine="708"/>
        <w:rPr>
          <w:del w:id="1702" w:author="Patricia Sbrissa" w:date="2019-09-27T20:08:00Z"/>
          <w:rFonts w:ascii="Arial" w:hAnsi="Arial" w:cs="Arial"/>
          <w:sz w:val="24"/>
          <w:szCs w:val="24"/>
        </w:rPr>
      </w:pPr>
      <w:r w:rsidRPr="00AC71C4">
        <w:rPr>
          <w:rFonts w:ascii="Arial" w:hAnsi="Arial" w:cs="Arial"/>
          <w:sz w:val="24"/>
          <w:szCs w:val="24"/>
        </w:rPr>
        <w:t>Logo</w:t>
      </w:r>
      <w:ins w:id="1703" w:author="Patricia Sbrissa" w:date="2019-09-27T23:22:00Z">
        <w:r w:rsidR="00824BB2">
          <w:rPr>
            <w:rFonts w:ascii="Arial" w:hAnsi="Arial" w:cs="Arial"/>
            <w:sz w:val="24"/>
            <w:szCs w:val="24"/>
          </w:rPr>
          <w:t>,</w:t>
        </w:r>
      </w:ins>
      <w:r w:rsidRPr="00AC71C4">
        <w:rPr>
          <w:rFonts w:ascii="Arial" w:hAnsi="Arial" w:cs="Arial"/>
          <w:sz w:val="24"/>
          <w:szCs w:val="24"/>
        </w:rPr>
        <w:t xml:space="preserve"> </w:t>
      </w:r>
      <w:del w:id="1704" w:author="Patricia Sbrissa" w:date="2019-09-27T23:22:00Z">
        <w:r w:rsidRPr="00AC71C4" w:rsidDel="00824BB2">
          <w:rPr>
            <w:rFonts w:ascii="Arial" w:hAnsi="Arial" w:cs="Arial"/>
            <w:sz w:val="24"/>
            <w:szCs w:val="24"/>
          </w:rPr>
          <w:delText>foi divulgado</w:delText>
        </w:r>
        <w:r w:rsidR="00BB0046" w:rsidRPr="00AC71C4" w:rsidDel="00824BB2">
          <w:rPr>
            <w:rFonts w:ascii="Arial" w:hAnsi="Arial" w:cs="Arial"/>
            <w:sz w:val="24"/>
            <w:szCs w:val="24"/>
          </w:rPr>
          <w:delText xml:space="preserve"> </w:delText>
        </w:r>
      </w:del>
      <w:r w:rsidRPr="00AC71C4">
        <w:rPr>
          <w:rFonts w:ascii="Arial" w:hAnsi="Arial" w:cs="Arial"/>
          <w:sz w:val="24"/>
          <w:szCs w:val="24"/>
        </w:rPr>
        <w:t>a</w:t>
      </w:r>
      <w:ins w:id="1705" w:author="Patricia Sbrissa" w:date="2019-09-27T23:22:00Z">
        <w:r w:rsidR="00824BB2">
          <w:rPr>
            <w:rFonts w:ascii="Arial" w:hAnsi="Arial" w:cs="Arial"/>
            <w:sz w:val="24"/>
            <w:szCs w:val="24"/>
          </w:rPr>
          <w:t xml:space="preserve"> notícia foi divulgada a</w:t>
        </w:r>
      </w:ins>
      <w:r w:rsidR="00BB0046" w:rsidRPr="00AC71C4">
        <w:rPr>
          <w:rFonts w:ascii="Arial" w:hAnsi="Arial" w:cs="Arial"/>
          <w:sz w:val="24"/>
          <w:szCs w:val="24"/>
        </w:rPr>
        <w:t xml:space="preserve"> </w:t>
      </w:r>
      <w:r w:rsidRPr="00AC71C4">
        <w:rPr>
          <w:rFonts w:ascii="Arial" w:hAnsi="Arial" w:cs="Arial"/>
          <w:sz w:val="24"/>
          <w:szCs w:val="24"/>
        </w:rPr>
        <w:t xml:space="preserve">cada </w:t>
      </w:r>
      <w:ins w:id="1706" w:author="Patricia Sbrissa" w:date="2019-09-27T23:22:00Z">
        <w:r w:rsidR="00824BB2">
          <w:rPr>
            <w:rFonts w:ascii="Arial" w:hAnsi="Arial" w:cs="Arial"/>
            <w:sz w:val="24"/>
            <w:szCs w:val="24"/>
          </w:rPr>
          <w:t>c</w:t>
        </w:r>
      </w:ins>
      <w:del w:id="1707" w:author="Patricia Sbrissa" w:date="2019-09-27T23:22:00Z">
        <w:r w:rsidRPr="00AC71C4" w:rsidDel="00824BB2">
          <w:rPr>
            <w:rFonts w:ascii="Arial" w:hAnsi="Arial" w:cs="Arial"/>
            <w:sz w:val="24"/>
            <w:szCs w:val="24"/>
          </w:rPr>
          <w:delText>C</w:delText>
        </w:r>
      </w:del>
      <w:r w:rsidRPr="00AC71C4">
        <w:rPr>
          <w:rFonts w:ascii="Arial" w:hAnsi="Arial" w:cs="Arial"/>
          <w:sz w:val="24"/>
          <w:szCs w:val="24"/>
        </w:rPr>
        <w:t xml:space="preserve">apitania </w:t>
      </w:r>
      <w:del w:id="1708" w:author="Patricia Sbrissa" w:date="2019-09-27T23:22:00Z">
        <w:r w:rsidR="00BB0046" w:rsidRPr="00AC71C4" w:rsidDel="00824BB2">
          <w:rPr>
            <w:rFonts w:ascii="Arial" w:hAnsi="Arial" w:cs="Arial"/>
            <w:sz w:val="24"/>
            <w:szCs w:val="24"/>
          </w:rPr>
          <w:delText>essa not</w:delText>
        </w:r>
      </w:del>
      <w:del w:id="1709" w:author="Patricia Sbrissa" w:date="2019-09-27T22:56:00Z">
        <w:r w:rsidR="00BB0046" w:rsidRPr="00AC71C4" w:rsidDel="00F86FB8">
          <w:rPr>
            <w:rFonts w:ascii="Arial" w:hAnsi="Arial" w:cs="Arial"/>
            <w:sz w:val="24"/>
            <w:szCs w:val="24"/>
          </w:rPr>
          <w:delText>i</w:delText>
        </w:r>
      </w:del>
      <w:del w:id="1710" w:author="Patricia Sbrissa" w:date="2019-09-27T23:22:00Z">
        <w:r w:rsidR="00BB0046" w:rsidRPr="00AC71C4" w:rsidDel="00824BB2">
          <w:rPr>
            <w:rFonts w:ascii="Arial" w:hAnsi="Arial" w:cs="Arial"/>
            <w:sz w:val="24"/>
            <w:szCs w:val="24"/>
          </w:rPr>
          <w:delText>cia</w:delText>
        </w:r>
      </w:del>
      <w:del w:id="1711" w:author="Patricia Sbrissa" w:date="2019-09-27T22:56:00Z">
        <w:r w:rsidR="00BB0046" w:rsidRPr="00AC71C4" w:rsidDel="00F86FB8">
          <w:rPr>
            <w:rFonts w:ascii="Arial" w:hAnsi="Arial" w:cs="Arial"/>
            <w:sz w:val="24"/>
            <w:szCs w:val="24"/>
          </w:rPr>
          <w:delText>,</w:delText>
        </w:r>
      </w:del>
      <w:del w:id="1712" w:author="Patricia Sbrissa" w:date="2019-09-27T23:22:00Z">
        <w:r w:rsidR="00BB0046" w:rsidRPr="00AC71C4" w:rsidDel="00824BB2">
          <w:rPr>
            <w:rFonts w:ascii="Arial" w:hAnsi="Arial" w:cs="Arial"/>
            <w:sz w:val="24"/>
            <w:szCs w:val="24"/>
          </w:rPr>
          <w:delText xml:space="preserve"> </w:delText>
        </w:r>
      </w:del>
      <w:r w:rsidRPr="00AC71C4">
        <w:rPr>
          <w:rFonts w:ascii="Arial" w:hAnsi="Arial" w:cs="Arial"/>
          <w:sz w:val="24"/>
          <w:szCs w:val="24"/>
        </w:rPr>
        <w:t xml:space="preserve">e </w:t>
      </w:r>
      <w:del w:id="1713" w:author="Patricia Sbrissa" w:date="2019-09-27T22:56:00Z">
        <w:r w:rsidRPr="00AC71C4" w:rsidDel="00F86FB8">
          <w:rPr>
            <w:rFonts w:ascii="Arial" w:hAnsi="Arial" w:cs="Arial"/>
            <w:sz w:val="24"/>
            <w:szCs w:val="24"/>
          </w:rPr>
          <w:delText xml:space="preserve">iniciaram-se </w:delText>
        </w:r>
      </w:del>
      <w:ins w:id="1714" w:author="Patricia Sbrissa" w:date="2019-09-27T22:56:00Z">
        <w:r w:rsidR="00F86FB8">
          <w:rPr>
            <w:rFonts w:ascii="Arial" w:hAnsi="Arial" w:cs="Arial"/>
            <w:sz w:val="24"/>
            <w:szCs w:val="24"/>
          </w:rPr>
          <w:t xml:space="preserve">começaram a surgir </w:t>
        </w:r>
      </w:ins>
      <w:del w:id="1715" w:author="Patricia Sbrissa" w:date="2019-09-27T22:56:00Z">
        <w:r w:rsidR="00BB0046" w:rsidRPr="00AC71C4" w:rsidDel="00F86FB8">
          <w:rPr>
            <w:rFonts w:ascii="Arial" w:hAnsi="Arial" w:cs="Arial"/>
            <w:sz w:val="24"/>
            <w:szCs w:val="24"/>
          </w:rPr>
          <w:delText xml:space="preserve">vários </w:delText>
        </w:r>
      </w:del>
      <w:r w:rsidR="00BB0046" w:rsidRPr="00AC71C4">
        <w:rPr>
          <w:rFonts w:ascii="Arial" w:hAnsi="Arial" w:cs="Arial"/>
          <w:sz w:val="24"/>
          <w:szCs w:val="24"/>
        </w:rPr>
        <w:t>boatos</w:t>
      </w:r>
      <w:del w:id="1716" w:author="Patricia Sbrissa" w:date="2019-09-27T23:23:00Z">
        <w:r w:rsidR="00BB0046" w:rsidRPr="00AC71C4" w:rsidDel="00824BB2">
          <w:rPr>
            <w:rFonts w:ascii="Arial" w:hAnsi="Arial" w:cs="Arial"/>
            <w:sz w:val="24"/>
            <w:szCs w:val="24"/>
          </w:rPr>
          <w:delText>, causando</w:delText>
        </w:r>
      </w:del>
      <w:ins w:id="1717" w:author="Patricia Sbrissa" w:date="2019-09-27T23:23:00Z">
        <w:r w:rsidR="00824BB2">
          <w:rPr>
            <w:rFonts w:ascii="Arial" w:hAnsi="Arial" w:cs="Arial"/>
            <w:sz w:val="24"/>
            <w:szCs w:val="24"/>
          </w:rPr>
          <w:t xml:space="preserve"> que causaram</w:t>
        </w:r>
      </w:ins>
      <w:r w:rsidR="00BB0046" w:rsidRPr="00AC71C4">
        <w:rPr>
          <w:rFonts w:ascii="Arial" w:hAnsi="Arial" w:cs="Arial"/>
          <w:sz w:val="24"/>
          <w:szCs w:val="24"/>
        </w:rPr>
        <w:t xml:space="preserve"> a revolta dos mineradores em várias l</w:t>
      </w:r>
      <w:r w:rsidRPr="00AC71C4">
        <w:rPr>
          <w:rFonts w:ascii="Arial" w:hAnsi="Arial" w:cs="Arial"/>
          <w:sz w:val="24"/>
          <w:szCs w:val="24"/>
        </w:rPr>
        <w:t>ocalidades</w:t>
      </w:r>
      <w:ins w:id="1718" w:author="Patricia Sbrissa" w:date="2019-09-27T23:23:00Z">
        <w:r w:rsidR="00824BB2">
          <w:rPr>
            <w:rFonts w:ascii="Arial" w:hAnsi="Arial" w:cs="Arial"/>
            <w:sz w:val="24"/>
            <w:szCs w:val="24"/>
          </w:rPr>
          <w:t>.</w:t>
        </w:r>
      </w:ins>
      <w:del w:id="1719" w:author="Patricia Sbrissa" w:date="2019-09-27T23:23:00Z">
        <w:r w:rsidRPr="00AC71C4" w:rsidDel="00824BB2">
          <w:rPr>
            <w:rFonts w:ascii="Arial" w:hAnsi="Arial" w:cs="Arial"/>
            <w:sz w:val="24"/>
            <w:szCs w:val="24"/>
          </w:rPr>
          <w:delText>,</w:delText>
        </w:r>
      </w:del>
      <w:r w:rsidRPr="00AC71C4">
        <w:rPr>
          <w:rFonts w:ascii="Arial" w:hAnsi="Arial" w:cs="Arial"/>
          <w:sz w:val="24"/>
          <w:szCs w:val="24"/>
        </w:rPr>
        <w:t xml:space="preserve"> </w:t>
      </w:r>
      <w:ins w:id="1720" w:author="Patricia Sbrissa" w:date="2019-09-27T23:23:00Z">
        <w:r w:rsidR="00824BB2">
          <w:rPr>
            <w:rFonts w:ascii="Arial" w:hAnsi="Arial" w:cs="Arial"/>
            <w:sz w:val="24"/>
            <w:szCs w:val="24"/>
          </w:rPr>
          <w:t>P</w:t>
        </w:r>
      </w:ins>
      <w:del w:id="1721" w:author="Patricia Sbrissa" w:date="2019-09-27T23:23:00Z">
        <w:r w:rsidRPr="00AC71C4" w:rsidDel="00824BB2">
          <w:rPr>
            <w:rFonts w:ascii="Arial" w:hAnsi="Arial" w:cs="Arial"/>
            <w:sz w:val="24"/>
            <w:szCs w:val="24"/>
          </w:rPr>
          <w:delText>e p</w:delText>
        </w:r>
      </w:del>
      <w:r w:rsidRPr="00AC71C4">
        <w:rPr>
          <w:rFonts w:ascii="Arial" w:hAnsi="Arial" w:cs="Arial"/>
          <w:sz w:val="24"/>
          <w:szCs w:val="24"/>
        </w:rPr>
        <w:t xml:space="preserve">ara </w:t>
      </w:r>
      <w:del w:id="1722" w:author="Patricia Sbrissa" w:date="2019-09-27T23:23:00Z">
        <w:r w:rsidRPr="00AC71C4" w:rsidDel="00824BB2">
          <w:rPr>
            <w:rFonts w:ascii="Arial" w:hAnsi="Arial" w:cs="Arial"/>
            <w:sz w:val="24"/>
            <w:szCs w:val="24"/>
          </w:rPr>
          <w:delText xml:space="preserve">suprimir </w:delText>
        </w:r>
      </w:del>
      <w:ins w:id="1723" w:author="Patricia Sbrissa" w:date="2019-09-27T23:23:00Z">
        <w:r w:rsidR="00824BB2">
          <w:rPr>
            <w:rFonts w:ascii="Arial" w:hAnsi="Arial" w:cs="Arial"/>
            <w:sz w:val="24"/>
            <w:szCs w:val="24"/>
          </w:rPr>
          <w:t>impedir qualquer ação</w:t>
        </w:r>
      </w:ins>
      <w:del w:id="1724" w:author="Patricia Sbrissa" w:date="2019-09-27T23:23:00Z">
        <w:r w:rsidRPr="00AC71C4" w:rsidDel="00824BB2">
          <w:rPr>
            <w:rFonts w:ascii="Arial" w:hAnsi="Arial" w:cs="Arial"/>
            <w:sz w:val="24"/>
            <w:szCs w:val="24"/>
          </w:rPr>
          <w:delText>qualquer revolta</w:delText>
        </w:r>
      </w:del>
      <w:r w:rsidR="00BB0046" w:rsidRPr="00AC71C4">
        <w:rPr>
          <w:rFonts w:ascii="Arial" w:hAnsi="Arial" w:cs="Arial"/>
          <w:sz w:val="24"/>
          <w:szCs w:val="24"/>
        </w:rPr>
        <w:t xml:space="preserve">, o governo mineiro contava com os </w:t>
      </w:r>
      <w:ins w:id="1725" w:author="Patricia Sbrissa" w:date="2019-09-27T23:22:00Z">
        <w:r w:rsidR="00824BB2">
          <w:rPr>
            <w:rFonts w:ascii="Arial" w:hAnsi="Arial" w:cs="Arial"/>
            <w:sz w:val="24"/>
            <w:szCs w:val="24"/>
          </w:rPr>
          <w:t>“</w:t>
        </w:r>
      </w:ins>
      <w:r w:rsidR="00824BB2" w:rsidRPr="00AC71C4">
        <w:rPr>
          <w:rFonts w:ascii="Arial" w:hAnsi="Arial" w:cs="Arial"/>
          <w:sz w:val="24"/>
          <w:szCs w:val="24"/>
        </w:rPr>
        <w:t>dragões</w:t>
      </w:r>
      <w:ins w:id="1726" w:author="Patricia Sbrissa" w:date="2019-09-27T23:22:00Z">
        <w:r w:rsidR="00824BB2">
          <w:rPr>
            <w:rFonts w:ascii="Arial" w:hAnsi="Arial" w:cs="Arial"/>
            <w:sz w:val="24"/>
            <w:szCs w:val="24"/>
          </w:rPr>
          <w:t>”</w:t>
        </w:r>
      </w:ins>
      <w:r w:rsidR="00BB0046" w:rsidRPr="00AC71C4">
        <w:rPr>
          <w:rFonts w:ascii="Arial" w:hAnsi="Arial" w:cs="Arial"/>
          <w:sz w:val="24"/>
          <w:szCs w:val="24"/>
        </w:rPr>
        <w:t xml:space="preserve">, uma tropa </w:t>
      </w:r>
      <w:r w:rsidR="00AC71C4">
        <w:rPr>
          <w:rFonts w:ascii="Arial" w:hAnsi="Arial" w:cs="Arial"/>
          <w:sz w:val="24"/>
          <w:szCs w:val="24"/>
        </w:rPr>
        <w:t xml:space="preserve">militar </w:t>
      </w:r>
      <w:r w:rsidR="00BB0046" w:rsidRPr="00AC71C4">
        <w:rPr>
          <w:rFonts w:ascii="Arial" w:hAnsi="Arial" w:cs="Arial"/>
          <w:sz w:val="24"/>
          <w:szCs w:val="24"/>
        </w:rPr>
        <w:t xml:space="preserve">que </w:t>
      </w:r>
      <w:del w:id="1727" w:author="Patricia Sbrissa" w:date="2019-09-27T23:22:00Z">
        <w:r w:rsidR="00BB0046" w:rsidRPr="00AC71C4" w:rsidDel="00824BB2">
          <w:rPr>
            <w:rFonts w:ascii="Arial" w:hAnsi="Arial" w:cs="Arial"/>
            <w:sz w:val="24"/>
            <w:szCs w:val="24"/>
          </w:rPr>
          <w:delText xml:space="preserve">estava criada e </w:delText>
        </w:r>
        <w:r w:rsidR="00AC71C4" w:rsidDel="00824BB2">
          <w:rPr>
            <w:rFonts w:ascii="Arial" w:hAnsi="Arial" w:cs="Arial"/>
            <w:sz w:val="24"/>
            <w:szCs w:val="24"/>
          </w:rPr>
          <w:delText>seria</w:delText>
        </w:r>
        <w:r w:rsidR="00BB0046" w:rsidRPr="00AC71C4" w:rsidDel="00824BB2">
          <w:rPr>
            <w:rFonts w:ascii="Arial" w:hAnsi="Arial" w:cs="Arial"/>
            <w:sz w:val="24"/>
            <w:szCs w:val="24"/>
          </w:rPr>
          <w:delText xml:space="preserve"> utilizada </w:delText>
        </w:r>
      </w:del>
      <w:ins w:id="1728" w:author="Patricia Sbrissa" w:date="2019-09-27T23:22:00Z">
        <w:r w:rsidR="00824BB2">
          <w:rPr>
            <w:rFonts w:ascii="Arial" w:hAnsi="Arial" w:cs="Arial"/>
            <w:sz w:val="24"/>
            <w:szCs w:val="24"/>
          </w:rPr>
          <w:t xml:space="preserve">serviria </w:t>
        </w:r>
      </w:ins>
      <w:r w:rsidR="00BB0046" w:rsidRPr="00AC71C4">
        <w:rPr>
          <w:rFonts w:ascii="Arial" w:hAnsi="Arial" w:cs="Arial"/>
          <w:sz w:val="24"/>
          <w:szCs w:val="24"/>
        </w:rPr>
        <w:t xml:space="preserve">para suprimir qualquer levante </w:t>
      </w:r>
      <w:del w:id="1729" w:author="Patricia Sbrissa" w:date="2019-09-27T23:48:00Z">
        <w:r w:rsidR="00BB0046" w:rsidRPr="00AC71C4" w:rsidDel="00C96CED">
          <w:rPr>
            <w:rFonts w:ascii="Arial" w:hAnsi="Arial" w:cs="Arial"/>
            <w:sz w:val="24"/>
            <w:szCs w:val="24"/>
          </w:rPr>
          <w:delText xml:space="preserve">oferecido </w:delText>
        </w:r>
      </w:del>
      <w:del w:id="1730" w:author="Patricia Sbrissa" w:date="2019-09-27T23:22:00Z">
        <w:r w:rsidR="00BB0046" w:rsidRPr="00AC71C4" w:rsidDel="00824BB2">
          <w:rPr>
            <w:rFonts w:ascii="Arial" w:hAnsi="Arial" w:cs="Arial"/>
            <w:sz w:val="24"/>
            <w:szCs w:val="24"/>
          </w:rPr>
          <w:delText xml:space="preserve">pelas </w:delText>
        </w:r>
      </w:del>
      <w:ins w:id="1731" w:author="Patricia Sbrissa" w:date="2019-09-27T23:22:00Z">
        <w:r w:rsidR="00824BB2">
          <w:rPr>
            <w:rFonts w:ascii="Arial" w:hAnsi="Arial" w:cs="Arial"/>
            <w:sz w:val="24"/>
            <w:szCs w:val="24"/>
          </w:rPr>
          <w:t>das</w:t>
        </w:r>
        <w:r w:rsidR="00824BB2" w:rsidRPr="00AC71C4">
          <w:rPr>
            <w:rFonts w:ascii="Arial" w:hAnsi="Arial" w:cs="Arial"/>
            <w:sz w:val="24"/>
            <w:szCs w:val="24"/>
          </w:rPr>
          <w:t xml:space="preserve"> </w:t>
        </w:r>
      </w:ins>
      <w:r w:rsidR="00BB0046" w:rsidRPr="00AC71C4">
        <w:rPr>
          <w:rFonts w:ascii="Arial" w:hAnsi="Arial" w:cs="Arial"/>
          <w:sz w:val="24"/>
          <w:szCs w:val="24"/>
        </w:rPr>
        <w:t>colônias.</w:t>
      </w:r>
    </w:p>
    <w:p w14:paraId="759CB654" w14:textId="77777777" w:rsidR="00BB0046" w:rsidRPr="00EE1285" w:rsidRDefault="00BB0046">
      <w:pPr>
        <w:ind w:firstLine="708"/>
        <w:rPr>
          <w:rFonts w:ascii="Arial" w:hAnsi="Arial" w:cs="Arial"/>
          <w:i/>
          <w:color w:val="00B050"/>
          <w:sz w:val="24"/>
          <w:szCs w:val="24"/>
        </w:rPr>
      </w:pPr>
      <w:del w:id="1732" w:author="Patricia Sbrissa" w:date="2019-09-27T20:08:00Z">
        <w:r w:rsidRPr="00EE1285" w:rsidDel="006F1B44">
          <w:rPr>
            <w:rFonts w:ascii="Arial" w:hAnsi="Arial" w:cs="Arial"/>
            <w:i/>
            <w:color w:val="00B050"/>
            <w:sz w:val="24"/>
            <w:szCs w:val="24"/>
          </w:rPr>
          <w:delText xml:space="preserve"> </w:delText>
        </w:r>
      </w:del>
    </w:p>
    <w:p w14:paraId="180B9EC4" w14:textId="2EEDD3B2" w:rsidR="00BB0046" w:rsidRPr="00307E84" w:rsidDel="004E06D1" w:rsidRDefault="00824BB2" w:rsidP="00BB0046">
      <w:pPr>
        <w:ind w:firstLine="708"/>
        <w:rPr>
          <w:del w:id="1733" w:author="Patricia Sbrissa" w:date="2019-09-27T20:05:00Z"/>
          <w:rFonts w:ascii="Arial" w:hAnsi="Arial" w:cs="Arial"/>
          <w:color w:val="00B050"/>
          <w:sz w:val="24"/>
          <w:szCs w:val="24"/>
        </w:rPr>
      </w:pPr>
      <w:ins w:id="1734" w:author="Patricia Sbrissa" w:date="2019-09-27T23:23:00Z">
        <w:r>
          <w:rPr>
            <w:rFonts w:ascii="Arial" w:hAnsi="Arial" w:cs="Arial"/>
            <w:sz w:val="24"/>
            <w:szCs w:val="24"/>
          </w:rPr>
          <w:t xml:space="preserve">No entanto, </w:t>
        </w:r>
      </w:ins>
      <w:del w:id="1735" w:author="Patricia Sbrissa" w:date="2019-09-27T23:23:00Z">
        <w:r w:rsidR="00307E84" w:rsidRPr="00307E84" w:rsidDel="00824BB2">
          <w:rPr>
            <w:rFonts w:ascii="Arial" w:hAnsi="Arial" w:cs="Arial"/>
            <w:sz w:val="24"/>
            <w:szCs w:val="24"/>
          </w:rPr>
          <w:delText xml:space="preserve">Mas </w:delText>
        </w:r>
      </w:del>
      <w:r w:rsidR="00307E84" w:rsidRPr="00307E84">
        <w:rPr>
          <w:rFonts w:ascii="Arial" w:hAnsi="Arial" w:cs="Arial"/>
          <w:sz w:val="24"/>
          <w:szCs w:val="24"/>
        </w:rPr>
        <w:t>e</w:t>
      </w:r>
      <w:r w:rsidR="00BB0046" w:rsidRPr="00307E84">
        <w:rPr>
          <w:rFonts w:ascii="Arial" w:hAnsi="Arial" w:cs="Arial"/>
          <w:sz w:val="24"/>
          <w:szCs w:val="24"/>
        </w:rPr>
        <w:t xml:space="preserve">m 1720, na cidade de Vila Rica, </w:t>
      </w:r>
      <w:r w:rsidR="00307E84" w:rsidRPr="00307E84">
        <w:rPr>
          <w:rFonts w:ascii="Arial" w:hAnsi="Arial" w:cs="Arial"/>
          <w:sz w:val="24"/>
          <w:szCs w:val="24"/>
        </w:rPr>
        <w:t xml:space="preserve">uma revolta </w:t>
      </w:r>
      <w:del w:id="1736" w:author="Patricia Sbrissa" w:date="2019-09-27T23:48:00Z">
        <w:r w:rsidR="00307E84" w:rsidRPr="00307E84" w:rsidDel="00C96CED">
          <w:rPr>
            <w:rFonts w:ascii="Arial" w:hAnsi="Arial" w:cs="Arial"/>
            <w:sz w:val="24"/>
            <w:szCs w:val="24"/>
          </w:rPr>
          <w:delText>foi iniciada,</w:delText>
        </w:r>
      </w:del>
      <w:ins w:id="1737" w:author="Patricia Sbrissa" w:date="2019-09-27T23:48:00Z">
        <w:r w:rsidR="00C96CED">
          <w:rPr>
            <w:rFonts w:ascii="Arial" w:hAnsi="Arial" w:cs="Arial"/>
            <w:sz w:val="24"/>
            <w:szCs w:val="24"/>
          </w:rPr>
          <w:t>teve início</w:t>
        </w:r>
      </w:ins>
      <w:r w:rsidR="00307E84" w:rsidRPr="00307E84">
        <w:rPr>
          <w:rFonts w:ascii="Arial" w:hAnsi="Arial" w:cs="Arial"/>
          <w:sz w:val="24"/>
          <w:szCs w:val="24"/>
        </w:rPr>
        <w:t xml:space="preserve"> e </w:t>
      </w:r>
      <w:r w:rsidR="00BB0046" w:rsidRPr="00307E84">
        <w:rPr>
          <w:rFonts w:ascii="Arial" w:hAnsi="Arial" w:cs="Arial"/>
          <w:sz w:val="24"/>
          <w:szCs w:val="24"/>
        </w:rPr>
        <w:t xml:space="preserve">grandes mineradores se reuniram junto </w:t>
      </w:r>
      <w:r w:rsidR="00307E84" w:rsidRPr="00307E84">
        <w:rPr>
          <w:rFonts w:ascii="Arial" w:hAnsi="Arial" w:cs="Arial"/>
          <w:sz w:val="24"/>
          <w:szCs w:val="24"/>
        </w:rPr>
        <w:t>a</w:t>
      </w:r>
      <w:r w:rsidR="00BB0046" w:rsidRPr="00307E84">
        <w:rPr>
          <w:rFonts w:ascii="Arial" w:hAnsi="Arial" w:cs="Arial"/>
          <w:sz w:val="24"/>
          <w:szCs w:val="24"/>
        </w:rPr>
        <w:t xml:space="preserve"> </w:t>
      </w:r>
      <w:del w:id="1738" w:author="Patricia Sbrissa" w:date="2019-09-27T23:23:00Z">
        <w:r w:rsidR="00BB0046" w:rsidRPr="00307E84" w:rsidDel="00824BB2">
          <w:rPr>
            <w:rFonts w:ascii="Arial" w:hAnsi="Arial" w:cs="Arial"/>
            <w:sz w:val="24"/>
            <w:szCs w:val="24"/>
          </w:rPr>
          <w:delText xml:space="preserve">demais </w:delText>
        </w:r>
      </w:del>
      <w:r w:rsidR="00BB0046" w:rsidRPr="00307E84">
        <w:rPr>
          <w:rFonts w:ascii="Arial" w:hAnsi="Arial" w:cs="Arial"/>
          <w:sz w:val="24"/>
          <w:szCs w:val="24"/>
        </w:rPr>
        <w:t xml:space="preserve">populares </w:t>
      </w:r>
      <w:del w:id="1739" w:author="Patricia Sbrissa" w:date="2019-09-27T23:48:00Z">
        <w:r w:rsidR="00BB0046" w:rsidRPr="00307E84" w:rsidDel="00C96CED">
          <w:rPr>
            <w:rFonts w:ascii="Arial" w:hAnsi="Arial" w:cs="Arial"/>
            <w:sz w:val="24"/>
            <w:szCs w:val="24"/>
          </w:rPr>
          <w:delText>e organizaram um levante</w:delText>
        </w:r>
      </w:del>
      <w:ins w:id="1740" w:author="Patricia Sbrissa" w:date="2019-09-27T23:48:00Z">
        <w:r w:rsidR="00C96CED">
          <w:rPr>
            <w:rFonts w:ascii="Arial" w:hAnsi="Arial" w:cs="Arial"/>
            <w:sz w:val="24"/>
            <w:szCs w:val="24"/>
          </w:rPr>
          <w:t xml:space="preserve">para reclamar da situação. </w:t>
        </w:r>
      </w:ins>
      <w:del w:id="1741" w:author="Patricia Sbrissa" w:date="2019-09-27T23:48:00Z">
        <w:r w:rsidR="00BB0046" w:rsidRPr="00307E84" w:rsidDel="00C96CED">
          <w:rPr>
            <w:rFonts w:ascii="Arial" w:hAnsi="Arial" w:cs="Arial"/>
            <w:sz w:val="24"/>
            <w:szCs w:val="24"/>
          </w:rPr>
          <w:delText xml:space="preserve">, </w:delText>
        </w:r>
        <w:r w:rsidR="00307E84" w:rsidDel="00C96CED">
          <w:rPr>
            <w:rFonts w:ascii="Arial" w:hAnsi="Arial" w:cs="Arial"/>
            <w:sz w:val="24"/>
            <w:szCs w:val="24"/>
          </w:rPr>
          <w:delText>com isso o</w:delText>
        </w:r>
      </w:del>
      <w:ins w:id="1742" w:author="Patricia Sbrissa" w:date="2019-09-27T23:48:00Z">
        <w:r w:rsidR="00C96CED">
          <w:rPr>
            <w:rFonts w:ascii="Arial" w:hAnsi="Arial" w:cs="Arial"/>
            <w:sz w:val="24"/>
            <w:szCs w:val="24"/>
          </w:rPr>
          <w:t>O</w:t>
        </w:r>
      </w:ins>
      <w:r w:rsidR="00BB0046" w:rsidRPr="00307E84">
        <w:rPr>
          <w:rFonts w:ascii="Arial" w:hAnsi="Arial" w:cs="Arial"/>
          <w:sz w:val="24"/>
          <w:szCs w:val="24"/>
        </w:rPr>
        <w:t xml:space="preserve"> governador </w:t>
      </w:r>
      <w:proofErr w:type="spellStart"/>
      <w:r w:rsidR="00BB0046" w:rsidRPr="00307E84">
        <w:rPr>
          <w:rFonts w:ascii="Arial" w:hAnsi="Arial" w:cs="Arial"/>
          <w:sz w:val="24"/>
          <w:szCs w:val="24"/>
        </w:rPr>
        <w:t>Assumar</w:t>
      </w:r>
      <w:proofErr w:type="spellEnd"/>
      <w:r w:rsidR="00BB0046" w:rsidRPr="00307E84">
        <w:rPr>
          <w:rFonts w:ascii="Arial" w:hAnsi="Arial" w:cs="Arial"/>
          <w:sz w:val="24"/>
          <w:szCs w:val="24"/>
        </w:rPr>
        <w:t xml:space="preserve"> </w:t>
      </w:r>
      <w:r w:rsidR="00307E84">
        <w:rPr>
          <w:rFonts w:ascii="Arial" w:hAnsi="Arial" w:cs="Arial"/>
          <w:sz w:val="24"/>
          <w:szCs w:val="24"/>
        </w:rPr>
        <w:t xml:space="preserve">ordenou que </w:t>
      </w:r>
      <w:del w:id="1743" w:author="Patricia Sbrissa" w:date="2019-09-27T23:48:00Z">
        <w:r w:rsidR="00307E84" w:rsidDel="00C96CED">
          <w:rPr>
            <w:rFonts w:ascii="Arial" w:hAnsi="Arial" w:cs="Arial"/>
            <w:sz w:val="24"/>
            <w:szCs w:val="24"/>
          </w:rPr>
          <w:delText xml:space="preserve">tal </w:delText>
        </w:r>
      </w:del>
      <w:ins w:id="1744" w:author="Patricia Sbrissa" w:date="2019-09-27T23:48:00Z">
        <w:r w:rsidR="00C96CED">
          <w:rPr>
            <w:rFonts w:ascii="Arial" w:hAnsi="Arial" w:cs="Arial"/>
            <w:sz w:val="24"/>
            <w:szCs w:val="24"/>
          </w:rPr>
          <w:t>a</w:t>
        </w:r>
        <w:r w:rsidR="00C96CED">
          <w:rPr>
            <w:rFonts w:ascii="Arial" w:hAnsi="Arial" w:cs="Arial"/>
            <w:sz w:val="24"/>
            <w:szCs w:val="24"/>
          </w:rPr>
          <w:t xml:space="preserve"> </w:t>
        </w:r>
      </w:ins>
      <w:r w:rsidR="00307E84">
        <w:rPr>
          <w:rFonts w:ascii="Arial" w:hAnsi="Arial" w:cs="Arial"/>
          <w:sz w:val="24"/>
          <w:szCs w:val="24"/>
        </w:rPr>
        <w:t>rebelião fosse suprimida</w:t>
      </w:r>
      <w:del w:id="1745" w:author="Patricia Sbrissa" w:date="2019-09-27T23:48:00Z">
        <w:r w:rsidR="00307E84" w:rsidDel="00C96CED">
          <w:rPr>
            <w:rFonts w:ascii="Arial" w:hAnsi="Arial" w:cs="Arial"/>
            <w:sz w:val="24"/>
            <w:szCs w:val="24"/>
          </w:rPr>
          <w:delText>,</w:delText>
        </w:r>
      </w:del>
      <w:r w:rsidR="00307E84">
        <w:rPr>
          <w:rFonts w:ascii="Arial" w:hAnsi="Arial" w:cs="Arial"/>
          <w:sz w:val="24"/>
          <w:szCs w:val="24"/>
        </w:rPr>
        <w:t xml:space="preserve"> e </w:t>
      </w:r>
      <w:r w:rsidR="00BB0046" w:rsidRPr="00307E84">
        <w:rPr>
          <w:rFonts w:ascii="Arial" w:hAnsi="Arial" w:cs="Arial"/>
          <w:sz w:val="24"/>
          <w:szCs w:val="24"/>
        </w:rPr>
        <w:t>1500 soldados,</w:t>
      </w:r>
      <w:ins w:id="1746" w:author="Patricia Sbrissa" w:date="2019-09-27T23:48:00Z">
        <w:r w:rsidR="00C96CED">
          <w:rPr>
            <w:rFonts w:ascii="Arial" w:hAnsi="Arial" w:cs="Arial"/>
            <w:sz w:val="24"/>
            <w:szCs w:val="24"/>
          </w:rPr>
          <w:t xml:space="preserve"> </w:t>
        </w:r>
      </w:ins>
      <w:ins w:id="1747" w:author="Patricia Sbrissa" w:date="2019-09-27T23:49:00Z">
        <w:r w:rsidR="00C96CED">
          <w:rPr>
            <w:rFonts w:ascii="Arial" w:hAnsi="Arial" w:cs="Arial"/>
            <w:sz w:val="24"/>
            <w:szCs w:val="24"/>
          </w:rPr>
          <w:t>para acabarem</w:t>
        </w:r>
      </w:ins>
      <w:del w:id="1748" w:author="Patricia Sbrissa" w:date="2019-09-27T23:49:00Z">
        <w:r w:rsidR="00BB0046" w:rsidRPr="00307E84" w:rsidDel="00C96CED">
          <w:rPr>
            <w:rFonts w:ascii="Arial" w:hAnsi="Arial" w:cs="Arial"/>
            <w:sz w:val="24"/>
            <w:szCs w:val="24"/>
          </w:rPr>
          <w:delText xml:space="preserve"> </w:delText>
        </w:r>
        <w:r w:rsidR="00307E84" w:rsidDel="00C96CED">
          <w:rPr>
            <w:rFonts w:ascii="Arial" w:hAnsi="Arial" w:cs="Arial"/>
            <w:sz w:val="24"/>
            <w:szCs w:val="24"/>
          </w:rPr>
          <w:delText>findaram essa</w:delText>
        </w:r>
      </w:del>
      <w:ins w:id="1749" w:author="Patricia Sbrissa" w:date="2019-09-27T23:49:00Z">
        <w:r w:rsidR="00C96CED">
          <w:rPr>
            <w:rFonts w:ascii="Arial" w:hAnsi="Arial" w:cs="Arial"/>
            <w:sz w:val="24"/>
            <w:szCs w:val="24"/>
          </w:rPr>
          <w:t xml:space="preserve"> com a</w:t>
        </w:r>
      </w:ins>
      <w:r w:rsidR="00307E84">
        <w:rPr>
          <w:rFonts w:ascii="Arial" w:hAnsi="Arial" w:cs="Arial"/>
          <w:sz w:val="24"/>
          <w:szCs w:val="24"/>
        </w:rPr>
        <w:t xml:space="preserve"> </w:t>
      </w:r>
      <w:r w:rsidR="00BB0046" w:rsidRPr="00307E84">
        <w:rPr>
          <w:rFonts w:ascii="Arial" w:hAnsi="Arial" w:cs="Arial"/>
          <w:sz w:val="24"/>
          <w:szCs w:val="24"/>
        </w:rPr>
        <w:t>rebelião, executa</w:t>
      </w:r>
      <w:ins w:id="1750" w:author="Patricia Sbrissa" w:date="2019-09-27T23:49:00Z">
        <w:r w:rsidR="00C96CED">
          <w:rPr>
            <w:rFonts w:ascii="Arial" w:hAnsi="Arial" w:cs="Arial"/>
            <w:sz w:val="24"/>
            <w:szCs w:val="24"/>
          </w:rPr>
          <w:t>ram</w:t>
        </w:r>
      </w:ins>
      <w:del w:id="1751" w:author="Patricia Sbrissa" w:date="2019-09-27T23:49:00Z">
        <w:r w:rsidR="00BB0046" w:rsidRPr="00307E84" w:rsidDel="00C96CED">
          <w:rPr>
            <w:rFonts w:ascii="Arial" w:hAnsi="Arial" w:cs="Arial"/>
            <w:sz w:val="24"/>
            <w:szCs w:val="24"/>
          </w:rPr>
          <w:delText>ndo</w:delText>
        </w:r>
      </w:del>
      <w:r w:rsidR="00BB0046" w:rsidRPr="00307E84">
        <w:rPr>
          <w:rFonts w:ascii="Arial" w:hAnsi="Arial" w:cs="Arial"/>
          <w:sz w:val="24"/>
          <w:szCs w:val="24"/>
        </w:rPr>
        <w:t xml:space="preserve"> e esquarteja</w:t>
      </w:r>
      <w:ins w:id="1752" w:author="Patricia Sbrissa" w:date="2019-09-27T23:49:00Z">
        <w:r w:rsidR="00C96CED">
          <w:rPr>
            <w:rFonts w:ascii="Arial" w:hAnsi="Arial" w:cs="Arial"/>
            <w:sz w:val="24"/>
            <w:szCs w:val="24"/>
          </w:rPr>
          <w:t>ram</w:t>
        </w:r>
      </w:ins>
      <w:del w:id="1753" w:author="Patricia Sbrissa" w:date="2019-09-27T23:49:00Z">
        <w:r w:rsidR="00BB0046" w:rsidRPr="00307E84" w:rsidDel="00C96CED">
          <w:rPr>
            <w:rFonts w:ascii="Arial" w:hAnsi="Arial" w:cs="Arial"/>
            <w:sz w:val="24"/>
            <w:szCs w:val="24"/>
          </w:rPr>
          <w:delText>ndo</w:delText>
        </w:r>
      </w:del>
      <w:r w:rsidR="00BB0046" w:rsidRPr="00307E84">
        <w:rPr>
          <w:rFonts w:ascii="Arial" w:hAnsi="Arial" w:cs="Arial"/>
          <w:sz w:val="24"/>
          <w:szCs w:val="24"/>
        </w:rPr>
        <w:t xml:space="preserve"> </w:t>
      </w:r>
      <w:r w:rsidR="00307E84">
        <w:rPr>
          <w:rFonts w:ascii="Arial" w:hAnsi="Arial" w:cs="Arial"/>
          <w:sz w:val="24"/>
          <w:szCs w:val="24"/>
        </w:rPr>
        <w:t xml:space="preserve">o </w:t>
      </w:r>
      <w:r w:rsidR="00BB0046" w:rsidRPr="00307E84">
        <w:rPr>
          <w:rFonts w:ascii="Arial" w:hAnsi="Arial" w:cs="Arial"/>
          <w:sz w:val="24"/>
          <w:szCs w:val="24"/>
        </w:rPr>
        <w:t>organizador</w:t>
      </w:r>
      <w:r w:rsidR="00307E84">
        <w:rPr>
          <w:rFonts w:ascii="Arial" w:hAnsi="Arial" w:cs="Arial"/>
          <w:sz w:val="24"/>
          <w:szCs w:val="24"/>
        </w:rPr>
        <w:t xml:space="preserve"> </w:t>
      </w:r>
      <w:del w:id="1754" w:author="Patricia Sbrissa" w:date="2019-09-27T23:49:00Z">
        <w:r w:rsidR="00307E84" w:rsidDel="00C96CED">
          <w:rPr>
            <w:rFonts w:ascii="Arial" w:hAnsi="Arial" w:cs="Arial"/>
            <w:sz w:val="24"/>
            <w:szCs w:val="24"/>
          </w:rPr>
          <w:delText xml:space="preserve">desse </w:delText>
        </w:r>
      </w:del>
      <w:ins w:id="1755" w:author="Patricia Sbrissa" w:date="2019-09-27T23:49:00Z">
        <w:r w:rsidR="00C96CED">
          <w:rPr>
            <w:rFonts w:ascii="Arial" w:hAnsi="Arial" w:cs="Arial"/>
            <w:sz w:val="24"/>
            <w:szCs w:val="24"/>
          </w:rPr>
          <w:t>do</w:t>
        </w:r>
        <w:r w:rsidR="00C96CED">
          <w:rPr>
            <w:rFonts w:ascii="Arial" w:hAnsi="Arial" w:cs="Arial"/>
            <w:sz w:val="24"/>
            <w:szCs w:val="24"/>
          </w:rPr>
          <w:t xml:space="preserve"> </w:t>
        </w:r>
      </w:ins>
      <w:r w:rsidR="00307E84">
        <w:rPr>
          <w:rFonts w:ascii="Arial" w:hAnsi="Arial" w:cs="Arial"/>
          <w:sz w:val="24"/>
          <w:szCs w:val="24"/>
        </w:rPr>
        <w:t>levante</w:t>
      </w:r>
      <w:ins w:id="1756" w:author="Patricia Sbrissa" w:date="2019-09-27T23:49:00Z">
        <w:r w:rsidR="00C96CED">
          <w:rPr>
            <w:rFonts w:ascii="Arial" w:hAnsi="Arial" w:cs="Arial"/>
            <w:sz w:val="24"/>
            <w:szCs w:val="24"/>
          </w:rPr>
          <w:t xml:space="preserve">. </w:t>
        </w:r>
        <w:commentRangeStart w:id="1757"/>
        <w:r w:rsidR="00C96CED">
          <w:rPr>
            <w:rFonts w:ascii="Arial" w:hAnsi="Arial" w:cs="Arial"/>
            <w:sz w:val="24"/>
            <w:szCs w:val="24"/>
          </w:rPr>
          <w:t xml:space="preserve">Passados cinco anos, </w:t>
        </w:r>
      </w:ins>
      <w:del w:id="1758" w:author="Patricia Sbrissa" w:date="2019-09-27T23:49:00Z">
        <w:r w:rsidR="00BB0046" w:rsidRPr="00307E84" w:rsidDel="00C96CED">
          <w:rPr>
            <w:rFonts w:ascii="Arial" w:hAnsi="Arial" w:cs="Arial"/>
            <w:sz w:val="24"/>
            <w:szCs w:val="24"/>
          </w:rPr>
          <w:delText xml:space="preserve">, e após 05 anos, </w:delText>
        </w:r>
      </w:del>
      <w:r w:rsidR="00BB0046" w:rsidRPr="00307E84">
        <w:rPr>
          <w:rFonts w:ascii="Arial" w:hAnsi="Arial" w:cs="Arial"/>
          <w:sz w:val="24"/>
          <w:szCs w:val="24"/>
        </w:rPr>
        <w:t xml:space="preserve">as </w:t>
      </w:r>
      <w:r w:rsidR="00C96CED" w:rsidRPr="00307E84">
        <w:rPr>
          <w:rFonts w:ascii="Arial" w:hAnsi="Arial" w:cs="Arial"/>
          <w:sz w:val="24"/>
          <w:szCs w:val="24"/>
        </w:rPr>
        <w:t xml:space="preserve">casas de fundição entraram </w:t>
      </w:r>
      <w:r w:rsidR="00BB0046" w:rsidRPr="00307E84">
        <w:rPr>
          <w:rFonts w:ascii="Arial" w:hAnsi="Arial" w:cs="Arial"/>
          <w:sz w:val="24"/>
          <w:szCs w:val="24"/>
        </w:rPr>
        <w:t>em funcionamento.</w:t>
      </w:r>
      <w:commentRangeEnd w:id="1757"/>
      <w:r w:rsidR="00C96CED">
        <w:rPr>
          <w:rStyle w:val="Refdecomentrio"/>
          <w:rFonts w:ascii="Calibri" w:eastAsia="Calibri" w:hAnsi="Calibri" w:cs="Calibri"/>
          <w:lang w:eastAsia="pt-BR"/>
        </w:rPr>
        <w:commentReference w:id="1757"/>
      </w:r>
    </w:p>
    <w:p w14:paraId="10D68E90" w14:textId="77777777" w:rsidR="00BB0046" w:rsidRPr="00EE1285" w:rsidRDefault="00BB0046">
      <w:pPr>
        <w:ind w:firstLine="708"/>
        <w:rPr>
          <w:rFonts w:ascii="Arial" w:hAnsi="Arial" w:cs="Arial"/>
          <w:i/>
          <w:color w:val="00B050"/>
          <w:sz w:val="24"/>
          <w:szCs w:val="24"/>
        </w:rPr>
      </w:pPr>
      <w:del w:id="1759" w:author="Patricia Sbrissa" w:date="2019-09-27T20:05:00Z">
        <w:r w:rsidRPr="00EE1285" w:rsidDel="004E06D1">
          <w:rPr>
            <w:rFonts w:ascii="Arial" w:hAnsi="Arial" w:cs="Arial"/>
            <w:i/>
            <w:color w:val="00B050"/>
            <w:sz w:val="24"/>
            <w:szCs w:val="24"/>
          </w:rPr>
          <w:tab/>
          <w:delText xml:space="preserve"> </w:delText>
        </w:r>
      </w:del>
    </w:p>
    <w:p w14:paraId="1227D71F" w14:textId="273765D9" w:rsidR="00BB0046" w:rsidRPr="007B36D1" w:rsidDel="004E06D1" w:rsidRDefault="007B36D1" w:rsidP="00BB0046">
      <w:pPr>
        <w:ind w:firstLine="708"/>
        <w:rPr>
          <w:del w:id="1760" w:author="Patricia Sbrissa" w:date="2019-09-27T20:05:00Z"/>
          <w:rFonts w:ascii="Arial" w:hAnsi="Arial" w:cs="Arial"/>
          <w:sz w:val="24"/>
          <w:szCs w:val="24"/>
        </w:rPr>
      </w:pPr>
      <w:r w:rsidRPr="007B36D1">
        <w:rPr>
          <w:rFonts w:ascii="Arial" w:hAnsi="Arial" w:cs="Arial"/>
          <w:sz w:val="24"/>
          <w:szCs w:val="24"/>
        </w:rPr>
        <w:t xml:space="preserve">Mesmo assim, </w:t>
      </w:r>
      <w:r w:rsidR="00BB0046" w:rsidRPr="007B36D1">
        <w:rPr>
          <w:rFonts w:ascii="Arial" w:hAnsi="Arial" w:cs="Arial"/>
          <w:sz w:val="24"/>
          <w:szCs w:val="24"/>
        </w:rPr>
        <w:t>infelizmente o rei continuava incomodado</w:t>
      </w:r>
      <w:r w:rsidRPr="007B36D1">
        <w:rPr>
          <w:rFonts w:ascii="Arial" w:hAnsi="Arial" w:cs="Arial"/>
          <w:sz w:val="24"/>
          <w:szCs w:val="24"/>
        </w:rPr>
        <w:t xml:space="preserve"> e queria garantir os tributos sobre o ouro</w:t>
      </w:r>
      <w:r w:rsidR="00096FF6">
        <w:rPr>
          <w:rFonts w:ascii="Arial" w:hAnsi="Arial" w:cs="Arial"/>
          <w:sz w:val="24"/>
          <w:szCs w:val="24"/>
        </w:rPr>
        <w:t>, acreditando</w:t>
      </w:r>
      <w:r w:rsidR="00BB0046" w:rsidRPr="007B36D1">
        <w:rPr>
          <w:rFonts w:ascii="Arial" w:hAnsi="Arial" w:cs="Arial"/>
          <w:sz w:val="24"/>
          <w:szCs w:val="24"/>
        </w:rPr>
        <w:t xml:space="preserve"> que a única forma de evitar o contrabando</w:t>
      </w:r>
      <w:del w:id="1761" w:author="Patricia Sbrissa" w:date="2019-09-27T23:50:00Z">
        <w:r w:rsidR="00096FF6" w:rsidDel="00C96CED">
          <w:rPr>
            <w:rFonts w:ascii="Arial" w:hAnsi="Arial" w:cs="Arial"/>
            <w:sz w:val="24"/>
            <w:szCs w:val="24"/>
          </w:rPr>
          <w:delText>,</w:delText>
        </w:r>
      </w:del>
      <w:r w:rsidR="00BB0046" w:rsidRPr="007B36D1">
        <w:rPr>
          <w:rFonts w:ascii="Arial" w:hAnsi="Arial" w:cs="Arial"/>
          <w:sz w:val="24"/>
          <w:szCs w:val="24"/>
        </w:rPr>
        <w:t xml:space="preserve"> e a sonegação</w:t>
      </w:r>
      <w:del w:id="1762" w:author="Patricia Sbrissa" w:date="2019-09-27T23:50:00Z">
        <w:r w:rsidR="00096FF6" w:rsidDel="00C96CED">
          <w:rPr>
            <w:rFonts w:ascii="Arial" w:hAnsi="Arial" w:cs="Arial"/>
            <w:sz w:val="24"/>
            <w:szCs w:val="24"/>
          </w:rPr>
          <w:delText>,</w:delText>
        </w:r>
      </w:del>
      <w:r w:rsidR="00BB0046" w:rsidRPr="007B36D1">
        <w:rPr>
          <w:rFonts w:ascii="Arial" w:hAnsi="Arial" w:cs="Arial"/>
          <w:sz w:val="24"/>
          <w:szCs w:val="24"/>
        </w:rPr>
        <w:t xml:space="preserve"> seria </w:t>
      </w:r>
      <w:r w:rsidR="00096FF6">
        <w:rPr>
          <w:rFonts w:ascii="Arial" w:hAnsi="Arial" w:cs="Arial"/>
          <w:sz w:val="24"/>
          <w:szCs w:val="24"/>
        </w:rPr>
        <w:t>a</w:t>
      </w:r>
      <w:ins w:id="1763" w:author="Patricia Sbrissa" w:date="2019-09-27T23:52:00Z">
        <w:r w:rsidR="00C96CED">
          <w:rPr>
            <w:rFonts w:ascii="Arial" w:hAnsi="Arial" w:cs="Arial"/>
            <w:sz w:val="24"/>
            <w:szCs w:val="24"/>
          </w:rPr>
          <w:t xml:space="preserve"> máxima</w:t>
        </w:r>
      </w:ins>
      <w:r w:rsidR="00096FF6">
        <w:rPr>
          <w:rFonts w:ascii="Arial" w:hAnsi="Arial" w:cs="Arial"/>
          <w:sz w:val="24"/>
          <w:szCs w:val="24"/>
        </w:rPr>
        <w:t xml:space="preserve"> exploração</w:t>
      </w:r>
      <w:r w:rsidR="00BB0046" w:rsidRPr="007B36D1">
        <w:rPr>
          <w:rFonts w:ascii="Arial" w:hAnsi="Arial" w:cs="Arial"/>
          <w:sz w:val="24"/>
          <w:szCs w:val="24"/>
        </w:rPr>
        <w:t xml:space="preserve"> </w:t>
      </w:r>
      <w:del w:id="1764" w:author="Patricia Sbrissa" w:date="2019-09-27T23:52:00Z">
        <w:r w:rsidR="00BB0046" w:rsidRPr="007B36D1" w:rsidDel="00C96CED">
          <w:rPr>
            <w:rFonts w:ascii="Arial" w:hAnsi="Arial" w:cs="Arial"/>
            <w:sz w:val="24"/>
            <w:szCs w:val="24"/>
          </w:rPr>
          <w:delText xml:space="preserve">ao máximo </w:delText>
        </w:r>
      </w:del>
      <w:r w:rsidR="00096FF6">
        <w:rPr>
          <w:rFonts w:ascii="Arial" w:hAnsi="Arial" w:cs="Arial"/>
          <w:sz w:val="24"/>
          <w:szCs w:val="24"/>
        </w:rPr>
        <w:t>d</w:t>
      </w:r>
      <w:r w:rsidR="00BB0046" w:rsidRPr="007B36D1">
        <w:rPr>
          <w:rFonts w:ascii="Arial" w:hAnsi="Arial" w:cs="Arial"/>
          <w:sz w:val="24"/>
          <w:szCs w:val="24"/>
        </w:rPr>
        <w:t xml:space="preserve">as reservas de </w:t>
      </w:r>
      <w:del w:id="1765" w:author="Patricia Sbrissa" w:date="2019-09-27T23:50:00Z">
        <w:r w:rsidR="00BB0046" w:rsidRPr="007B36D1" w:rsidDel="00C96CED">
          <w:rPr>
            <w:rFonts w:ascii="Arial" w:hAnsi="Arial" w:cs="Arial"/>
            <w:sz w:val="24"/>
            <w:szCs w:val="24"/>
          </w:rPr>
          <w:delText xml:space="preserve">ouro </w:delText>
        </w:r>
      </w:del>
      <w:ins w:id="1766" w:author="Patricia Sbrissa" w:date="2019-09-27T23:50:00Z">
        <w:r w:rsidR="00C96CED">
          <w:rPr>
            <w:rFonts w:ascii="Arial" w:hAnsi="Arial" w:cs="Arial"/>
            <w:sz w:val="24"/>
            <w:szCs w:val="24"/>
          </w:rPr>
          <w:t>minério</w:t>
        </w:r>
        <w:r w:rsidR="00C96CED" w:rsidRPr="007B36D1">
          <w:rPr>
            <w:rFonts w:ascii="Arial" w:hAnsi="Arial" w:cs="Arial"/>
            <w:sz w:val="24"/>
            <w:szCs w:val="24"/>
          </w:rPr>
          <w:t xml:space="preserve"> </w:t>
        </w:r>
      </w:ins>
      <w:r w:rsidR="00BB0046" w:rsidRPr="007B36D1">
        <w:rPr>
          <w:rFonts w:ascii="Arial" w:hAnsi="Arial" w:cs="Arial"/>
          <w:sz w:val="24"/>
          <w:szCs w:val="24"/>
        </w:rPr>
        <w:t>para minimizar qualquer tipo de tentativa que não fosse o recolhimento dos tributos, a extração de ouro e o</w:t>
      </w:r>
      <w:ins w:id="1767" w:author="Patricia Sbrissa" w:date="2019-09-27T23:50:00Z">
        <w:r w:rsidR="00C96CED">
          <w:rPr>
            <w:rFonts w:ascii="Arial" w:hAnsi="Arial" w:cs="Arial"/>
            <w:sz w:val="24"/>
            <w:szCs w:val="24"/>
          </w:rPr>
          <w:t xml:space="preserve"> seu</w:t>
        </w:r>
      </w:ins>
      <w:r w:rsidR="00BB0046" w:rsidRPr="007B36D1">
        <w:rPr>
          <w:rFonts w:ascii="Arial" w:hAnsi="Arial" w:cs="Arial"/>
          <w:sz w:val="24"/>
          <w:szCs w:val="24"/>
        </w:rPr>
        <w:t xml:space="preserve"> envio para Portugal.</w:t>
      </w:r>
    </w:p>
    <w:p w14:paraId="1D748B91" w14:textId="77777777" w:rsidR="00BB0046" w:rsidRPr="00C81507" w:rsidRDefault="00BB0046">
      <w:pPr>
        <w:ind w:firstLine="708"/>
        <w:rPr>
          <w:rFonts w:ascii="Arial" w:hAnsi="Arial" w:cs="Arial"/>
          <w:b/>
          <w:i/>
          <w:color w:val="FF0000"/>
          <w:sz w:val="24"/>
          <w:szCs w:val="24"/>
        </w:rPr>
      </w:pPr>
    </w:p>
    <w:p w14:paraId="1B1B0235" w14:textId="2D505523" w:rsidR="00BB0046" w:rsidRPr="00944FA7" w:rsidDel="004E06D1" w:rsidRDefault="00BB0046" w:rsidP="00BB0046">
      <w:pPr>
        <w:ind w:firstLine="708"/>
        <w:rPr>
          <w:del w:id="1768" w:author="Patricia Sbrissa" w:date="2019-09-27T20:05:00Z"/>
          <w:rFonts w:ascii="Arial" w:hAnsi="Arial" w:cs="Arial"/>
          <w:color w:val="00B050"/>
          <w:sz w:val="24"/>
          <w:szCs w:val="24"/>
        </w:rPr>
      </w:pPr>
      <w:r w:rsidRPr="00944FA7">
        <w:rPr>
          <w:rFonts w:ascii="Arial" w:hAnsi="Arial" w:cs="Arial"/>
          <w:sz w:val="24"/>
          <w:szCs w:val="24"/>
        </w:rPr>
        <w:t>A</w:t>
      </w:r>
      <w:del w:id="1769" w:author="Patricia Sbrissa" w:date="2019-09-27T23:55:00Z">
        <w:r w:rsidRPr="00944FA7" w:rsidDel="00C96CED">
          <w:rPr>
            <w:rFonts w:ascii="Arial" w:hAnsi="Arial" w:cs="Arial"/>
            <w:sz w:val="24"/>
            <w:szCs w:val="24"/>
          </w:rPr>
          <w:delText>ssim, a</w:delText>
        </w:r>
      </w:del>
      <w:r w:rsidRPr="00944FA7">
        <w:rPr>
          <w:rFonts w:ascii="Arial" w:hAnsi="Arial" w:cs="Arial"/>
          <w:sz w:val="24"/>
          <w:szCs w:val="24"/>
        </w:rPr>
        <w:t xml:space="preserve">pós </w:t>
      </w:r>
      <w:r w:rsidR="00944FA7" w:rsidRPr="00944FA7">
        <w:rPr>
          <w:rFonts w:ascii="Arial" w:hAnsi="Arial" w:cs="Arial"/>
          <w:sz w:val="24"/>
          <w:szCs w:val="24"/>
        </w:rPr>
        <w:t>um longo período,</w:t>
      </w:r>
      <w:r w:rsidRPr="00944FA7">
        <w:rPr>
          <w:rFonts w:ascii="Arial" w:hAnsi="Arial" w:cs="Arial"/>
          <w:sz w:val="24"/>
          <w:szCs w:val="24"/>
        </w:rPr>
        <w:t xml:space="preserve"> </w:t>
      </w:r>
      <w:del w:id="1770" w:author="Patricia Sbrissa" w:date="2019-09-27T23:52:00Z">
        <w:r w:rsidRPr="00944FA7" w:rsidDel="00C96CED">
          <w:rPr>
            <w:rFonts w:ascii="Arial" w:hAnsi="Arial" w:cs="Arial"/>
            <w:sz w:val="24"/>
            <w:szCs w:val="24"/>
          </w:rPr>
          <w:delText>houve o retorno ao</w:delText>
        </w:r>
      </w:del>
      <w:ins w:id="1771" w:author="Patricia Sbrissa" w:date="2019-09-27T23:52:00Z">
        <w:r w:rsidR="00C96CED">
          <w:rPr>
            <w:rFonts w:ascii="Arial" w:hAnsi="Arial" w:cs="Arial"/>
            <w:sz w:val="24"/>
            <w:szCs w:val="24"/>
          </w:rPr>
          <w:t>o</w:t>
        </w:r>
      </w:ins>
      <w:r w:rsidRPr="00944FA7">
        <w:rPr>
          <w:rFonts w:ascii="Arial" w:hAnsi="Arial" w:cs="Arial"/>
          <w:sz w:val="24"/>
          <w:szCs w:val="24"/>
        </w:rPr>
        <w:t xml:space="preserve"> sistema</w:t>
      </w:r>
      <w:ins w:id="1772" w:author="Patricia Sbrissa" w:date="2019-09-27T23:52:00Z">
        <w:r w:rsidR="00C96CED">
          <w:rPr>
            <w:rFonts w:ascii="Arial" w:hAnsi="Arial" w:cs="Arial"/>
            <w:sz w:val="24"/>
            <w:szCs w:val="24"/>
          </w:rPr>
          <w:t xml:space="preserve"> </w:t>
        </w:r>
      </w:ins>
      <w:del w:id="1773" w:author="Patricia Sbrissa" w:date="2019-09-27T23:52:00Z">
        <w:r w:rsidRPr="00944FA7" w:rsidDel="00C96CED">
          <w:rPr>
            <w:rFonts w:ascii="Arial" w:hAnsi="Arial" w:cs="Arial"/>
            <w:sz w:val="24"/>
            <w:szCs w:val="24"/>
          </w:rPr>
          <w:delText xml:space="preserve"> </w:delText>
        </w:r>
        <w:r w:rsidR="00944FA7" w:rsidRPr="00944FA7" w:rsidDel="00C96CED">
          <w:rPr>
            <w:rFonts w:ascii="Arial" w:hAnsi="Arial" w:cs="Arial"/>
            <w:sz w:val="24"/>
            <w:szCs w:val="24"/>
          </w:rPr>
          <w:delText xml:space="preserve">anterior </w:delText>
        </w:r>
      </w:del>
      <w:r w:rsidRPr="00944FA7">
        <w:rPr>
          <w:rFonts w:ascii="Arial" w:hAnsi="Arial" w:cs="Arial"/>
          <w:sz w:val="24"/>
          <w:szCs w:val="24"/>
        </w:rPr>
        <w:t xml:space="preserve">de </w:t>
      </w:r>
      <w:ins w:id="1774" w:author="Patricia Sbrissa" w:date="2019-09-27T23:52:00Z">
        <w:r w:rsidR="00C96CED">
          <w:rPr>
            <w:rFonts w:ascii="Arial" w:hAnsi="Arial" w:cs="Arial"/>
            <w:sz w:val="24"/>
            <w:szCs w:val="24"/>
          </w:rPr>
          <w:t>c</w:t>
        </w:r>
      </w:ins>
      <w:del w:id="1775" w:author="Patricia Sbrissa" w:date="2019-09-27T23:52:00Z">
        <w:r w:rsidRPr="00944FA7" w:rsidDel="00C96CED">
          <w:rPr>
            <w:rFonts w:ascii="Arial" w:hAnsi="Arial" w:cs="Arial"/>
            <w:sz w:val="24"/>
            <w:szCs w:val="24"/>
          </w:rPr>
          <w:delText>C</w:delText>
        </w:r>
      </w:del>
      <w:r w:rsidRPr="00944FA7">
        <w:rPr>
          <w:rFonts w:ascii="Arial" w:hAnsi="Arial" w:cs="Arial"/>
          <w:sz w:val="24"/>
          <w:szCs w:val="24"/>
        </w:rPr>
        <w:t>apitação</w:t>
      </w:r>
      <w:ins w:id="1776" w:author="Patricia Sbrissa" w:date="2019-09-27T23:52:00Z">
        <w:r w:rsidR="00C96CED">
          <w:rPr>
            <w:rFonts w:ascii="Arial" w:hAnsi="Arial" w:cs="Arial"/>
            <w:sz w:val="24"/>
            <w:szCs w:val="24"/>
          </w:rPr>
          <w:t xml:space="preserve"> voltou a vigorar</w:t>
        </w:r>
      </w:ins>
      <w:ins w:id="1777" w:author="Patricia Sbrissa" w:date="2019-09-27T23:55:00Z">
        <w:r w:rsidR="00C96CED">
          <w:rPr>
            <w:rFonts w:ascii="Arial" w:hAnsi="Arial" w:cs="Arial"/>
            <w:sz w:val="24"/>
            <w:szCs w:val="24"/>
          </w:rPr>
          <w:t>, mas</w:t>
        </w:r>
      </w:ins>
      <w:ins w:id="1778" w:author="Patricia Sbrissa" w:date="2019-09-27T23:56:00Z">
        <w:r w:rsidR="00C96CED">
          <w:rPr>
            <w:rFonts w:ascii="Arial" w:hAnsi="Arial" w:cs="Arial"/>
            <w:sz w:val="24"/>
            <w:szCs w:val="24"/>
          </w:rPr>
          <w:t>,</w:t>
        </w:r>
      </w:ins>
      <w:del w:id="1779" w:author="Patricia Sbrissa" w:date="2019-09-27T23:52:00Z">
        <w:r w:rsidRPr="00944FA7" w:rsidDel="00C96CED">
          <w:rPr>
            <w:rFonts w:ascii="Arial" w:hAnsi="Arial" w:cs="Arial"/>
            <w:sz w:val="24"/>
            <w:szCs w:val="24"/>
          </w:rPr>
          <w:delText>,</w:delText>
        </w:r>
      </w:del>
      <w:del w:id="1780" w:author="Patricia Sbrissa" w:date="2019-09-27T23:56:00Z">
        <w:r w:rsidRPr="00944FA7" w:rsidDel="00C96CED">
          <w:rPr>
            <w:rFonts w:ascii="Arial" w:hAnsi="Arial" w:cs="Arial"/>
            <w:sz w:val="24"/>
            <w:szCs w:val="24"/>
          </w:rPr>
          <w:delText xml:space="preserve"> e</w:delText>
        </w:r>
      </w:del>
      <w:r w:rsidRPr="00944FA7">
        <w:rPr>
          <w:rFonts w:ascii="Arial" w:hAnsi="Arial" w:cs="Arial"/>
          <w:sz w:val="24"/>
          <w:szCs w:val="24"/>
        </w:rPr>
        <w:t xml:space="preserve"> em 1751</w:t>
      </w:r>
      <w:ins w:id="1781" w:author="Patricia Sbrissa" w:date="2019-09-27T23:56:00Z">
        <w:r w:rsidR="00C96CED">
          <w:rPr>
            <w:rFonts w:ascii="Arial" w:hAnsi="Arial" w:cs="Arial"/>
            <w:sz w:val="24"/>
            <w:szCs w:val="24"/>
          </w:rPr>
          <w:t>,</w:t>
        </w:r>
      </w:ins>
      <w:r w:rsidRPr="00944FA7">
        <w:rPr>
          <w:rFonts w:ascii="Arial" w:hAnsi="Arial" w:cs="Arial"/>
          <w:sz w:val="24"/>
          <w:szCs w:val="24"/>
        </w:rPr>
        <w:t xml:space="preserve"> </w:t>
      </w:r>
      <w:del w:id="1782" w:author="Patricia Sbrissa" w:date="2019-09-27T23:56:00Z">
        <w:r w:rsidRPr="00944FA7" w:rsidDel="00C96CED">
          <w:rPr>
            <w:rFonts w:ascii="Arial" w:hAnsi="Arial" w:cs="Arial"/>
            <w:sz w:val="24"/>
            <w:szCs w:val="24"/>
          </w:rPr>
          <w:delText xml:space="preserve">esse sistema </w:delText>
        </w:r>
      </w:del>
      <w:r w:rsidRPr="00944FA7">
        <w:rPr>
          <w:rFonts w:ascii="Arial" w:hAnsi="Arial" w:cs="Arial"/>
          <w:sz w:val="24"/>
          <w:szCs w:val="24"/>
        </w:rPr>
        <w:t>foi mais uma vez abolido</w:t>
      </w:r>
      <w:ins w:id="1783" w:author="Patricia Sbrissa" w:date="2019-09-27T23:56:00Z">
        <w:r w:rsidR="00C96CED">
          <w:rPr>
            <w:rFonts w:ascii="Arial" w:hAnsi="Arial" w:cs="Arial"/>
            <w:sz w:val="24"/>
            <w:szCs w:val="24"/>
          </w:rPr>
          <w:t>. A partir daí, criou-se</w:t>
        </w:r>
      </w:ins>
      <w:del w:id="1784" w:author="Patricia Sbrissa" w:date="2019-09-27T23:56:00Z">
        <w:r w:rsidRPr="00944FA7" w:rsidDel="00C96CED">
          <w:rPr>
            <w:rFonts w:ascii="Arial" w:hAnsi="Arial" w:cs="Arial"/>
            <w:sz w:val="24"/>
            <w:szCs w:val="24"/>
          </w:rPr>
          <w:delText xml:space="preserve"> e criado</w:delText>
        </w:r>
      </w:del>
      <w:r w:rsidRPr="00944FA7">
        <w:rPr>
          <w:rFonts w:ascii="Arial" w:hAnsi="Arial" w:cs="Arial"/>
          <w:sz w:val="24"/>
          <w:szCs w:val="24"/>
        </w:rPr>
        <w:t xml:space="preserve"> um sistema misto, </w:t>
      </w:r>
      <w:del w:id="1785" w:author="Patricia Sbrissa" w:date="2019-09-27T23:56:00Z">
        <w:r w:rsidRPr="00944FA7" w:rsidDel="00C96CED">
          <w:rPr>
            <w:rFonts w:ascii="Arial" w:hAnsi="Arial" w:cs="Arial"/>
            <w:sz w:val="24"/>
            <w:szCs w:val="24"/>
          </w:rPr>
          <w:delText xml:space="preserve">onde </w:delText>
        </w:r>
      </w:del>
      <w:ins w:id="1786" w:author="Patricia Sbrissa" w:date="2019-09-27T23:56:00Z">
        <w:r w:rsidR="00C96CED">
          <w:rPr>
            <w:rFonts w:ascii="Arial" w:hAnsi="Arial" w:cs="Arial"/>
            <w:sz w:val="24"/>
            <w:szCs w:val="24"/>
          </w:rPr>
          <w:t xml:space="preserve">o qual </w:t>
        </w:r>
        <w:r w:rsidR="00C96CED">
          <w:rPr>
            <w:rFonts w:ascii="Arial" w:hAnsi="Arial" w:cs="Arial"/>
            <w:sz w:val="24"/>
            <w:szCs w:val="24"/>
          </w:rPr>
          <w:lastRenderedPageBreak/>
          <w:t>previa</w:t>
        </w:r>
      </w:ins>
      <w:ins w:id="1787" w:author="Patricia Sbrissa" w:date="2019-09-27T23:57:00Z">
        <w:r w:rsidR="00275FA1">
          <w:rPr>
            <w:rFonts w:ascii="Arial" w:hAnsi="Arial" w:cs="Arial"/>
            <w:sz w:val="24"/>
            <w:szCs w:val="24"/>
          </w:rPr>
          <w:t>, simultaneamente,</w:t>
        </w:r>
      </w:ins>
      <w:ins w:id="1788" w:author="Patricia Sbrissa" w:date="2019-09-27T23:56:00Z">
        <w:r w:rsidR="00C96CED">
          <w:rPr>
            <w:rFonts w:ascii="Arial" w:hAnsi="Arial" w:cs="Arial"/>
            <w:sz w:val="24"/>
            <w:szCs w:val="24"/>
          </w:rPr>
          <w:t xml:space="preserve"> o funcionamento das</w:t>
        </w:r>
      </w:ins>
      <w:del w:id="1789" w:author="Patricia Sbrissa" w:date="2019-09-27T23:56:00Z">
        <w:r w:rsidRPr="00944FA7" w:rsidDel="00C96CED">
          <w:rPr>
            <w:rFonts w:ascii="Arial" w:hAnsi="Arial" w:cs="Arial"/>
            <w:sz w:val="24"/>
            <w:szCs w:val="24"/>
          </w:rPr>
          <w:delText>as</w:delText>
        </w:r>
      </w:del>
      <w:r w:rsidRPr="00944FA7">
        <w:rPr>
          <w:rFonts w:ascii="Arial" w:hAnsi="Arial" w:cs="Arial"/>
          <w:sz w:val="24"/>
          <w:szCs w:val="24"/>
        </w:rPr>
        <w:t xml:space="preserve"> </w:t>
      </w:r>
      <w:r w:rsidR="00C96CED" w:rsidRPr="00944FA7">
        <w:rPr>
          <w:rFonts w:ascii="Arial" w:hAnsi="Arial" w:cs="Arial"/>
          <w:sz w:val="24"/>
          <w:szCs w:val="24"/>
        </w:rPr>
        <w:t>casas de fundição</w:t>
      </w:r>
      <w:del w:id="1790" w:author="Patricia Sbrissa" w:date="2019-09-27T23:56:00Z">
        <w:r w:rsidR="00C96CED" w:rsidRPr="00944FA7" w:rsidDel="00C96CED">
          <w:rPr>
            <w:rFonts w:ascii="Arial" w:hAnsi="Arial" w:cs="Arial"/>
            <w:sz w:val="24"/>
            <w:szCs w:val="24"/>
          </w:rPr>
          <w:delText>,</w:delText>
        </w:r>
      </w:del>
      <w:r w:rsidR="00C96CED" w:rsidRPr="00944FA7">
        <w:rPr>
          <w:rFonts w:ascii="Arial" w:hAnsi="Arial" w:cs="Arial"/>
          <w:sz w:val="24"/>
          <w:szCs w:val="24"/>
        </w:rPr>
        <w:t xml:space="preserve"> </w:t>
      </w:r>
      <w:r w:rsidRPr="00944FA7">
        <w:rPr>
          <w:rFonts w:ascii="Arial" w:hAnsi="Arial" w:cs="Arial"/>
          <w:sz w:val="24"/>
          <w:szCs w:val="24"/>
        </w:rPr>
        <w:t>e a cobrança de cotas fixas</w:t>
      </w:r>
      <w:del w:id="1791" w:author="Patricia Sbrissa" w:date="2019-09-27T23:57:00Z">
        <w:r w:rsidRPr="00944FA7" w:rsidDel="00275FA1">
          <w:rPr>
            <w:rFonts w:ascii="Arial" w:hAnsi="Arial" w:cs="Arial"/>
            <w:sz w:val="24"/>
            <w:szCs w:val="24"/>
          </w:rPr>
          <w:delText xml:space="preserve"> anuais</w:delText>
        </w:r>
      </w:del>
      <w:del w:id="1792" w:author="Patricia Sbrissa" w:date="2019-09-27T23:56:00Z">
        <w:r w:rsidRPr="00944FA7" w:rsidDel="00C96CED">
          <w:rPr>
            <w:rFonts w:ascii="Arial" w:hAnsi="Arial" w:cs="Arial"/>
            <w:sz w:val="24"/>
            <w:szCs w:val="24"/>
          </w:rPr>
          <w:delText>, funcionariam</w:delText>
        </w:r>
      </w:del>
      <w:del w:id="1793" w:author="Patricia Sbrissa" w:date="2019-09-27T23:57:00Z">
        <w:r w:rsidRPr="00944FA7" w:rsidDel="00275FA1">
          <w:rPr>
            <w:rFonts w:ascii="Arial" w:hAnsi="Arial" w:cs="Arial"/>
            <w:sz w:val="24"/>
            <w:szCs w:val="24"/>
          </w:rPr>
          <w:delText xml:space="preserve"> conjuntamente</w:delText>
        </w:r>
      </w:del>
      <w:r w:rsidRPr="00944FA7">
        <w:rPr>
          <w:rFonts w:ascii="Arial" w:hAnsi="Arial" w:cs="Arial"/>
          <w:sz w:val="24"/>
          <w:szCs w:val="24"/>
        </w:rPr>
        <w:t>.</w:t>
      </w:r>
    </w:p>
    <w:p w14:paraId="76307E7F" w14:textId="77777777" w:rsidR="00BB0046" w:rsidRPr="00EE1285" w:rsidRDefault="00BB0046">
      <w:pPr>
        <w:ind w:firstLine="708"/>
        <w:rPr>
          <w:rFonts w:ascii="Arial" w:hAnsi="Arial" w:cs="Arial"/>
          <w:i/>
          <w:color w:val="00B050"/>
          <w:sz w:val="24"/>
          <w:szCs w:val="24"/>
        </w:rPr>
      </w:pPr>
    </w:p>
    <w:p w14:paraId="3D71C6C6" w14:textId="1E8FF42B" w:rsidR="00BB0046" w:rsidRPr="00944FA7" w:rsidDel="004E06D1" w:rsidRDefault="00BB0046" w:rsidP="00275FA1">
      <w:pPr>
        <w:rPr>
          <w:del w:id="1794" w:author="Patricia Sbrissa" w:date="2019-09-27T20:05:00Z"/>
          <w:rFonts w:ascii="Arial" w:hAnsi="Arial" w:cs="Arial"/>
          <w:sz w:val="24"/>
          <w:szCs w:val="24"/>
        </w:rPr>
        <w:pPrChange w:id="1795" w:author="Patricia Sbrissa" w:date="2019-09-27T23:57:00Z">
          <w:pPr>
            <w:ind w:firstLine="708"/>
          </w:pPr>
        </w:pPrChange>
      </w:pPr>
      <w:r w:rsidRPr="00944FA7">
        <w:rPr>
          <w:rFonts w:ascii="Arial" w:hAnsi="Arial" w:cs="Arial"/>
          <w:sz w:val="24"/>
          <w:szCs w:val="24"/>
        </w:rPr>
        <w:t xml:space="preserve">Na prática, as </w:t>
      </w:r>
      <w:r w:rsidR="00C96CED" w:rsidRPr="00944FA7">
        <w:rPr>
          <w:rFonts w:ascii="Arial" w:hAnsi="Arial" w:cs="Arial"/>
          <w:sz w:val="24"/>
          <w:szCs w:val="24"/>
        </w:rPr>
        <w:t xml:space="preserve">casas de fundição </w:t>
      </w:r>
      <w:r w:rsidRPr="00944FA7">
        <w:rPr>
          <w:rFonts w:ascii="Arial" w:hAnsi="Arial" w:cs="Arial"/>
          <w:sz w:val="24"/>
          <w:szCs w:val="24"/>
        </w:rPr>
        <w:t xml:space="preserve">operariam </w:t>
      </w:r>
      <w:ins w:id="1796" w:author="Patricia Sbrissa" w:date="2019-09-27T23:53:00Z">
        <w:r w:rsidR="00C96CED">
          <w:rPr>
            <w:rFonts w:ascii="Arial" w:hAnsi="Arial" w:cs="Arial"/>
            <w:sz w:val="24"/>
            <w:szCs w:val="24"/>
          </w:rPr>
          <w:t xml:space="preserve">em </w:t>
        </w:r>
      </w:ins>
      <w:r w:rsidRPr="00944FA7">
        <w:rPr>
          <w:rFonts w:ascii="Arial" w:hAnsi="Arial" w:cs="Arial"/>
          <w:sz w:val="24"/>
          <w:szCs w:val="24"/>
        </w:rPr>
        <w:t>conjunt</w:t>
      </w:r>
      <w:ins w:id="1797" w:author="Patricia Sbrissa" w:date="2019-09-27T23:53:00Z">
        <w:r w:rsidR="00C96CED">
          <w:rPr>
            <w:rFonts w:ascii="Arial" w:hAnsi="Arial" w:cs="Arial"/>
            <w:sz w:val="24"/>
            <w:szCs w:val="24"/>
          </w:rPr>
          <w:t>o</w:t>
        </w:r>
      </w:ins>
      <w:del w:id="1798" w:author="Patricia Sbrissa" w:date="2019-09-27T23:53:00Z">
        <w:r w:rsidRPr="00944FA7" w:rsidDel="00C96CED">
          <w:rPr>
            <w:rFonts w:ascii="Arial" w:hAnsi="Arial" w:cs="Arial"/>
            <w:sz w:val="24"/>
            <w:szCs w:val="24"/>
          </w:rPr>
          <w:delText>amente</w:delText>
        </w:r>
      </w:del>
      <w:r w:rsidRPr="00944FA7">
        <w:rPr>
          <w:rFonts w:ascii="Arial" w:hAnsi="Arial" w:cs="Arial"/>
          <w:sz w:val="24"/>
          <w:szCs w:val="24"/>
        </w:rPr>
        <w:t xml:space="preserve"> </w:t>
      </w:r>
      <w:ins w:id="1799" w:author="Patricia Sbrissa" w:date="2019-09-27T23:53:00Z">
        <w:r w:rsidR="00C96CED">
          <w:rPr>
            <w:rFonts w:ascii="Arial" w:hAnsi="Arial" w:cs="Arial"/>
            <w:sz w:val="24"/>
            <w:szCs w:val="24"/>
          </w:rPr>
          <w:t>com</w:t>
        </w:r>
      </w:ins>
      <w:del w:id="1800" w:author="Patricia Sbrissa" w:date="2019-09-27T23:53:00Z">
        <w:r w:rsidRPr="00944FA7" w:rsidDel="00C96CED">
          <w:rPr>
            <w:rFonts w:ascii="Arial" w:hAnsi="Arial" w:cs="Arial"/>
            <w:sz w:val="24"/>
            <w:szCs w:val="24"/>
          </w:rPr>
          <w:delText>a</w:delText>
        </w:r>
      </w:del>
      <w:r w:rsidRPr="00944FA7">
        <w:rPr>
          <w:rFonts w:ascii="Arial" w:hAnsi="Arial" w:cs="Arial"/>
          <w:sz w:val="24"/>
          <w:szCs w:val="24"/>
        </w:rPr>
        <w:t xml:space="preserve"> cotas anuais fixas no total de 100 arrobas, ou 1500 kg de ouro, </w:t>
      </w:r>
      <w:del w:id="1801" w:author="Patricia Sbrissa" w:date="2019-09-27T23:53:00Z">
        <w:r w:rsidRPr="00944FA7" w:rsidDel="00C96CED">
          <w:rPr>
            <w:rFonts w:ascii="Arial" w:hAnsi="Arial" w:cs="Arial"/>
            <w:sz w:val="24"/>
            <w:szCs w:val="24"/>
          </w:rPr>
          <w:delText xml:space="preserve">incidindo </w:delText>
        </w:r>
      </w:del>
      <w:ins w:id="1802" w:author="Patricia Sbrissa" w:date="2019-09-27T23:53:00Z">
        <w:r w:rsidR="00C96CED">
          <w:rPr>
            <w:rFonts w:ascii="Arial" w:hAnsi="Arial" w:cs="Arial"/>
            <w:sz w:val="24"/>
            <w:szCs w:val="24"/>
          </w:rPr>
          <w:t>que incidiriam</w:t>
        </w:r>
        <w:r w:rsidR="00C96CED" w:rsidRPr="00944FA7">
          <w:rPr>
            <w:rFonts w:ascii="Arial" w:hAnsi="Arial" w:cs="Arial"/>
            <w:sz w:val="24"/>
            <w:szCs w:val="24"/>
          </w:rPr>
          <w:t xml:space="preserve"> </w:t>
        </w:r>
      </w:ins>
      <w:r w:rsidRPr="00944FA7">
        <w:rPr>
          <w:rFonts w:ascii="Arial" w:hAnsi="Arial" w:cs="Arial"/>
          <w:sz w:val="24"/>
          <w:szCs w:val="24"/>
        </w:rPr>
        <w:t xml:space="preserve">sobre as operações dos mineiros. </w:t>
      </w:r>
    </w:p>
    <w:p w14:paraId="50E35E7D" w14:textId="05E8EA20" w:rsidR="00BB0046" w:rsidRPr="00944FA7" w:rsidDel="00C96CED" w:rsidRDefault="00C96CED" w:rsidP="00275FA1">
      <w:pPr>
        <w:rPr>
          <w:del w:id="1803" w:author="Patricia Sbrissa" w:date="2019-09-27T23:53:00Z"/>
          <w:rFonts w:ascii="Arial" w:hAnsi="Arial" w:cs="Arial"/>
          <w:sz w:val="24"/>
          <w:szCs w:val="24"/>
        </w:rPr>
        <w:pPrChange w:id="1804" w:author="Patricia Sbrissa" w:date="2019-09-27T23:57:00Z">
          <w:pPr>
            <w:ind w:firstLine="708"/>
          </w:pPr>
        </w:pPrChange>
      </w:pPr>
      <w:ins w:id="1805" w:author="Patricia Sbrissa" w:date="2019-09-27T23:53:00Z">
        <w:r>
          <w:rPr>
            <w:rFonts w:ascii="Arial" w:hAnsi="Arial" w:cs="Arial"/>
            <w:sz w:val="24"/>
            <w:szCs w:val="24"/>
          </w:rPr>
          <w:t>No entanto</w:t>
        </w:r>
      </w:ins>
    </w:p>
    <w:p w14:paraId="3DACC2F8" w14:textId="74694733" w:rsidR="00BB0046" w:rsidRPr="00944FA7" w:rsidRDefault="00BB0046" w:rsidP="00275FA1">
      <w:pPr>
        <w:rPr>
          <w:rFonts w:ascii="Arial" w:hAnsi="Arial" w:cs="Arial"/>
          <w:sz w:val="24"/>
          <w:szCs w:val="24"/>
        </w:rPr>
        <w:pPrChange w:id="1806" w:author="Patricia Sbrissa" w:date="2019-09-27T23:57:00Z">
          <w:pPr>
            <w:ind w:firstLine="708"/>
          </w:pPr>
        </w:pPrChange>
      </w:pPr>
      <w:del w:id="1807" w:author="Patricia Sbrissa" w:date="2019-09-27T23:53:00Z">
        <w:r w:rsidRPr="00944FA7" w:rsidDel="00C96CED">
          <w:rPr>
            <w:rFonts w:ascii="Arial" w:hAnsi="Arial" w:cs="Arial"/>
            <w:sz w:val="24"/>
            <w:szCs w:val="24"/>
          </w:rPr>
          <w:delText>Mas</w:delText>
        </w:r>
      </w:del>
      <w:r w:rsidRPr="00944FA7">
        <w:rPr>
          <w:rFonts w:ascii="Arial" w:hAnsi="Arial" w:cs="Arial"/>
          <w:sz w:val="24"/>
          <w:szCs w:val="24"/>
        </w:rPr>
        <w:t xml:space="preserve">, uma ordem de Portugal causou o ápice do ódio e </w:t>
      </w:r>
      <w:ins w:id="1808" w:author="Patricia Sbrissa" w:date="2019-09-27T23:57:00Z">
        <w:r w:rsidR="00275FA1">
          <w:rPr>
            <w:rFonts w:ascii="Arial" w:hAnsi="Arial" w:cs="Arial"/>
            <w:sz w:val="24"/>
            <w:szCs w:val="24"/>
          </w:rPr>
          <w:t xml:space="preserve">da </w:t>
        </w:r>
      </w:ins>
      <w:r w:rsidRPr="00944FA7">
        <w:rPr>
          <w:rFonts w:ascii="Arial" w:hAnsi="Arial" w:cs="Arial"/>
          <w:sz w:val="24"/>
          <w:szCs w:val="24"/>
        </w:rPr>
        <w:t xml:space="preserve">revolta, a chamada </w:t>
      </w:r>
      <w:ins w:id="1809" w:author="Patricia Sbrissa" w:date="2019-09-27T23:55:00Z">
        <w:r w:rsidR="00C96CED">
          <w:rPr>
            <w:rFonts w:ascii="Arial" w:hAnsi="Arial" w:cs="Arial"/>
            <w:sz w:val="24"/>
            <w:szCs w:val="24"/>
          </w:rPr>
          <w:t>“</w:t>
        </w:r>
      </w:ins>
      <w:del w:id="1810" w:author="Patricia Sbrissa" w:date="2019-09-27T23:55:00Z">
        <w:r w:rsidRPr="00944FA7" w:rsidDel="00C96CED">
          <w:rPr>
            <w:rFonts w:ascii="Arial" w:hAnsi="Arial" w:cs="Arial"/>
            <w:sz w:val="24"/>
            <w:szCs w:val="24"/>
          </w:rPr>
          <w:delText>D</w:delText>
        </w:r>
      </w:del>
      <w:ins w:id="1811" w:author="Patricia Sbrissa" w:date="2019-09-27T23:55:00Z">
        <w:r w:rsidR="00C96CED">
          <w:rPr>
            <w:rFonts w:ascii="Arial" w:hAnsi="Arial" w:cs="Arial"/>
            <w:sz w:val="24"/>
            <w:szCs w:val="24"/>
          </w:rPr>
          <w:t>d</w:t>
        </w:r>
      </w:ins>
      <w:r w:rsidRPr="00944FA7">
        <w:rPr>
          <w:rFonts w:ascii="Arial" w:hAnsi="Arial" w:cs="Arial"/>
          <w:sz w:val="24"/>
          <w:szCs w:val="24"/>
        </w:rPr>
        <w:t>errama</w:t>
      </w:r>
      <w:ins w:id="1812" w:author="Patricia Sbrissa" w:date="2019-09-27T23:55:00Z">
        <w:r w:rsidR="00C96CED">
          <w:rPr>
            <w:rFonts w:ascii="Arial" w:hAnsi="Arial" w:cs="Arial"/>
            <w:sz w:val="24"/>
            <w:szCs w:val="24"/>
          </w:rPr>
          <w:t>”</w:t>
        </w:r>
      </w:ins>
      <w:r w:rsidRPr="00944FA7">
        <w:rPr>
          <w:rFonts w:ascii="Arial" w:hAnsi="Arial" w:cs="Arial"/>
          <w:sz w:val="24"/>
          <w:szCs w:val="24"/>
        </w:rPr>
        <w:t xml:space="preserve">, </w:t>
      </w:r>
      <w:del w:id="1813" w:author="Patricia Sbrissa" w:date="2019-09-27T23:54:00Z">
        <w:r w:rsidRPr="00944FA7" w:rsidDel="00C96CED">
          <w:rPr>
            <w:rFonts w:ascii="Arial" w:hAnsi="Arial" w:cs="Arial"/>
            <w:sz w:val="24"/>
            <w:szCs w:val="24"/>
          </w:rPr>
          <w:delText>onde ficou</w:delText>
        </w:r>
      </w:del>
      <w:ins w:id="1814" w:author="Patricia Sbrissa" w:date="2019-09-27T23:58:00Z">
        <w:r w:rsidR="00275FA1">
          <w:rPr>
            <w:rFonts w:ascii="Arial" w:hAnsi="Arial" w:cs="Arial"/>
            <w:sz w:val="24"/>
            <w:szCs w:val="24"/>
          </w:rPr>
          <w:t>que</w:t>
        </w:r>
      </w:ins>
      <w:r w:rsidRPr="00944FA7">
        <w:rPr>
          <w:rFonts w:ascii="Arial" w:hAnsi="Arial" w:cs="Arial"/>
          <w:sz w:val="24"/>
          <w:szCs w:val="24"/>
        </w:rPr>
        <w:t xml:space="preserve"> estabelec</w:t>
      </w:r>
      <w:ins w:id="1815" w:author="Patricia Sbrissa" w:date="2019-09-27T23:54:00Z">
        <w:r w:rsidR="00C96CED">
          <w:rPr>
            <w:rFonts w:ascii="Arial" w:hAnsi="Arial" w:cs="Arial"/>
            <w:sz w:val="24"/>
            <w:szCs w:val="24"/>
          </w:rPr>
          <w:t>eu</w:t>
        </w:r>
      </w:ins>
      <w:del w:id="1816" w:author="Patricia Sbrissa" w:date="2019-09-27T23:54:00Z">
        <w:r w:rsidRPr="00944FA7" w:rsidDel="00C96CED">
          <w:rPr>
            <w:rFonts w:ascii="Arial" w:hAnsi="Arial" w:cs="Arial"/>
            <w:sz w:val="24"/>
            <w:szCs w:val="24"/>
          </w:rPr>
          <w:delText>ido</w:delText>
        </w:r>
      </w:del>
      <w:r w:rsidRPr="00944FA7">
        <w:rPr>
          <w:rFonts w:ascii="Arial" w:hAnsi="Arial" w:cs="Arial"/>
          <w:sz w:val="24"/>
          <w:szCs w:val="24"/>
        </w:rPr>
        <w:t xml:space="preserve"> que, caso as cotas fixas não fossem alcançadas, toda a população ficaria sujeita </w:t>
      </w:r>
      <w:ins w:id="1817" w:author="Patricia Sbrissa" w:date="2019-09-27T23:58:00Z">
        <w:r w:rsidR="00275FA1">
          <w:rPr>
            <w:rFonts w:ascii="Arial" w:hAnsi="Arial" w:cs="Arial"/>
            <w:sz w:val="24"/>
            <w:szCs w:val="24"/>
          </w:rPr>
          <w:t>a uma</w:t>
        </w:r>
      </w:ins>
      <w:del w:id="1818" w:author="Patricia Sbrissa" w:date="2019-09-27T23:58:00Z">
        <w:r w:rsidRPr="00944FA7" w:rsidDel="00275FA1">
          <w:rPr>
            <w:rFonts w:ascii="Arial" w:hAnsi="Arial" w:cs="Arial"/>
            <w:sz w:val="24"/>
            <w:szCs w:val="24"/>
          </w:rPr>
          <w:delText>à</w:delText>
        </w:r>
      </w:del>
      <w:r w:rsidRPr="00944FA7">
        <w:rPr>
          <w:rFonts w:ascii="Arial" w:hAnsi="Arial" w:cs="Arial"/>
          <w:sz w:val="24"/>
          <w:szCs w:val="24"/>
        </w:rPr>
        <w:t xml:space="preserve"> cobrança </w:t>
      </w:r>
      <w:del w:id="1819" w:author="Patricia Sbrissa" w:date="2019-09-27T23:58:00Z">
        <w:r w:rsidRPr="00944FA7" w:rsidDel="00275FA1">
          <w:rPr>
            <w:rFonts w:ascii="Arial" w:hAnsi="Arial" w:cs="Arial"/>
            <w:sz w:val="24"/>
            <w:szCs w:val="24"/>
          </w:rPr>
          <w:delText xml:space="preserve">forçada </w:delText>
        </w:r>
      </w:del>
      <w:ins w:id="1820" w:author="Patricia Sbrissa" w:date="2019-09-27T23:58:00Z">
        <w:r w:rsidR="00275FA1">
          <w:rPr>
            <w:rFonts w:ascii="Arial" w:hAnsi="Arial" w:cs="Arial"/>
            <w:sz w:val="24"/>
            <w:szCs w:val="24"/>
          </w:rPr>
          <w:t>compulsória</w:t>
        </w:r>
        <w:r w:rsidR="00275FA1" w:rsidRPr="00944FA7">
          <w:rPr>
            <w:rFonts w:ascii="Arial" w:hAnsi="Arial" w:cs="Arial"/>
            <w:sz w:val="24"/>
            <w:szCs w:val="24"/>
          </w:rPr>
          <w:t xml:space="preserve"> </w:t>
        </w:r>
      </w:ins>
      <w:r w:rsidRPr="00944FA7">
        <w:rPr>
          <w:rFonts w:ascii="Arial" w:hAnsi="Arial" w:cs="Arial"/>
          <w:sz w:val="24"/>
          <w:szCs w:val="24"/>
        </w:rPr>
        <w:t xml:space="preserve">para completar as </w:t>
      </w:r>
      <w:del w:id="1821" w:author="Patricia Sbrissa" w:date="2019-09-27T23:58:00Z">
        <w:r w:rsidRPr="00944FA7" w:rsidDel="00275FA1">
          <w:rPr>
            <w:rFonts w:ascii="Arial" w:hAnsi="Arial" w:cs="Arial"/>
            <w:sz w:val="24"/>
            <w:szCs w:val="24"/>
          </w:rPr>
          <w:delText xml:space="preserve">devidas </w:delText>
        </w:r>
      </w:del>
      <w:r w:rsidRPr="00944FA7">
        <w:rPr>
          <w:rFonts w:ascii="Arial" w:hAnsi="Arial" w:cs="Arial"/>
          <w:sz w:val="24"/>
          <w:szCs w:val="24"/>
        </w:rPr>
        <w:t>100 arrobas</w:t>
      </w:r>
      <w:ins w:id="1822" w:author="Patricia Sbrissa" w:date="2019-09-27T23:58:00Z">
        <w:r w:rsidR="00275FA1">
          <w:rPr>
            <w:rFonts w:ascii="Arial" w:hAnsi="Arial" w:cs="Arial"/>
            <w:sz w:val="24"/>
            <w:szCs w:val="24"/>
          </w:rPr>
          <w:t xml:space="preserve"> </w:t>
        </w:r>
        <w:r w:rsidR="00275FA1" w:rsidRPr="00944FA7">
          <w:rPr>
            <w:rFonts w:ascii="Arial" w:hAnsi="Arial" w:cs="Arial"/>
            <w:sz w:val="24"/>
            <w:szCs w:val="24"/>
          </w:rPr>
          <w:t>devidas</w:t>
        </w:r>
      </w:ins>
      <w:del w:id="1823" w:author="Patricia Sbrissa" w:date="2019-09-27T23:58:00Z">
        <w:r w:rsidR="00944FA7" w:rsidDel="00275FA1">
          <w:rPr>
            <w:rFonts w:ascii="Arial" w:hAnsi="Arial" w:cs="Arial"/>
            <w:sz w:val="24"/>
            <w:szCs w:val="24"/>
          </w:rPr>
          <w:delText xml:space="preserve"> para Portugal</w:delText>
        </w:r>
      </w:del>
      <w:ins w:id="1824" w:author="Patricia Sbrissa" w:date="2019-09-27T23:54:00Z">
        <w:r w:rsidR="00C96CED">
          <w:rPr>
            <w:rFonts w:ascii="Arial" w:hAnsi="Arial" w:cs="Arial"/>
            <w:sz w:val="24"/>
            <w:szCs w:val="24"/>
          </w:rPr>
          <w:t xml:space="preserve">. A Inconfidência Mineira, de </w:t>
        </w:r>
      </w:ins>
      <w:del w:id="1825" w:author="Patricia Sbrissa" w:date="2019-09-27T23:54:00Z">
        <w:r w:rsidRPr="00944FA7" w:rsidDel="00C96CED">
          <w:rPr>
            <w:rFonts w:ascii="Arial" w:hAnsi="Arial" w:cs="Arial"/>
            <w:sz w:val="24"/>
            <w:szCs w:val="24"/>
          </w:rPr>
          <w:delText xml:space="preserve">, sendo esse um dos fatores que causaram à </w:delText>
        </w:r>
      </w:del>
      <w:r w:rsidR="00281E9B">
        <w:fldChar w:fldCharType="begin"/>
      </w:r>
      <w:r w:rsidR="00281E9B">
        <w:instrText xml:space="preserve"> HYPERLINK "http://www.culturabrasil.org/a_inconfidencia_mineira.htm" </w:instrText>
      </w:r>
      <w:r w:rsidR="00281E9B">
        <w:fldChar w:fldCharType="separate"/>
      </w:r>
      <w:del w:id="1826" w:author="Patricia Sbrissa" w:date="2019-09-27T23:54:00Z">
        <w:r w:rsidRPr="00944FA7" w:rsidDel="00C96CED">
          <w:rPr>
            <w:rFonts w:ascii="Arial" w:hAnsi="Arial" w:cs="Arial"/>
            <w:sz w:val="24"/>
            <w:szCs w:val="24"/>
          </w:rPr>
          <w:delText xml:space="preserve">Inconfidência Mineira em </w:delText>
        </w:r>
      </w:del>
      <w:r w:rsidRPr="00944FA7">
        <w:rPr>
          <w:rFonts w:ascii="Arial" w:hAnsi="Arial" w:cs="Arial"/>
          <w:sz w:val="24"/>
          <w:szCs w:val="24"/>
        </w:rPr>
        <w:t>1789</w:t>
      </w:r>
      <w:r w:rsidR="00281E9B">
        <w:rPr>
          <w:rFonts w:ascii="Arial" w:hAnsi="Arial" w:cs="Arial"/>
          <w:sz w:val="24"/>
          <w:szCs w:val="24"/>
        </w:rPr>
        <w:fldChar w:fldCharType="end"/>
      </w:r>
      <w:ins w:id="1827" w:author="Patricia Sbrissa" w:date="2019-09-27T23:55:00Z">
        <w:r w:rsidR="00C96CED">
          <w:rPr>
            <w:rFonts w:ascii="Arial" w:hAnsi="Arial" w:cs="Arial"/>
            <w:sz w:val="24"/>
            <w:szCs w:val="24"/>
          </w:rPr>
          <w:t>, tem como mote</w:t>
        </w:r>
      </w:ins>
      <w:ins w:id="1828" w:author="Patricia Sbrissa" w:date="2019-09-27T23:58:00Z">
        <w:r w:rsidR="00275FA1">
          <w:rPr>
            <w:rFonts w:ascii="Arial" w:hAnsi="Arial" w:cs="Arial"/>
            <w:sz w:val="24"/>
            <w:szCs w:val="24"/>
          </w:rPr>
          <w:t xml:space="preserve"> </w:t>
        </w:r>
      </w:ins>
      <w:ins w:id="1829" w:author="Patricia Sbrissa" w:date="2019-09-27T23:59:00Z">
        <w:r w:rsidR="00275FA1">
          <w:rPr>
            <w:rFonts w:ascii="Arial" w:hAnsi="Arial" w:cs="Arial"/>
            <w:sz w:val="24"/>
            <w:szCs w:val="24"/>
          </w:rPr>
          <w:t xml:space="preserve">a indignação </w:t>
        </w:r>
      </w:ins>
      <w:ins w:id="1830" w:author="Patricia Sbrissa" w:date="2019-09-27T23:58:00Z">
        <w:r w:rsidR="00275FA1">
          <w:rPr>
            <w:rFonts w:ascii="Arial" w:hAnsi="Arial" w:cs="Arial"/>
            <w:sz w:val="24"/>
            <w:szCs w:val="24"/>
          </w:rPr>
          <w:t>com os abusos dos portugueses da é</w:t>
        </w:r>
      </w:ins>
      <w:ins w:id="1831" w:author="Patricia Sbrissa" w:date="2019-09-27T23:59:00Z">
        <w:r w:rsidR="00275FA1">
          <w:rPr>
            <w:rFonts w:ascii="Arial" w:hAnsi="Arial" w:cs="Arial"/>
            <w:sz w:val="24"/>
            <w:szCs w:val="24"/>
          </w:rPr>
          <w:t>poca</w:t>
        </w:r>
      </w:ins>
      <w:r w:rsidRPr="00944FA7">
        <w:rPr>
          <w:rFonts w:ascii="Arial" w:hAnsi="Arial" w:cs="Arial"/>
          <w:sz w:val="24"/>
          <w:szCs w:val="24"/>
        </w:rPr>
        <w:t xml:space="preserve">. </w:t>
      </w:r>
    </w:p>
    <w:p w14:paraId="27C06A9A" w14:textId="77777777" w:rsidR="00944FA7" w:rsidRDefault="00944FA7" w:rsidP="00944FA7">
      <w:pPr>
        <w:ind w:firstLine="708"/>
        <w:rPr>
          <w:rFonts w:ascii="Arial" w:hAnsi="Arial" w:cs="Arial"/>
          <w:b/>
          <w:color w:val="FF0000"/>
          <w:sz w:val="24"/>
          <w:szCs w:val="24"/>
        </w:rPr>
      </w:pPr>
    </w:p>
    <w:p w14:paraId="7103F186" w14:textId="053972D2" w:rsidR="00A33C1D" w:rsidRPr="00A33C1D" w:rsidRDefault="006C12A4" w:rsidP="00A33C1D">
      <w:pPr>
        <w:ind w:firstLine="0"/>
        <w:jc w:val="left"/>
        <w:rPr>
          <w:ins w:id="1832" w:author="Patricia Sbrissa" w:date="2019-09-27T22:58:00Z"/>
          <w:rFonts w:ascii="Arial" w:hAnsi="Arial" w:cs="Arial"/>
          <w:b/>
          <w:sz w:val="24"/>
          <w:szCs w:val="24"/>
          <w:highlight w:val="green"/>
          <w:rPrChange w:id="1833" w:author="Patricia Sbrissa" w:date="2019-09-27T23:05:00Z">
            <w:rPr>
              <w:ins w:id="1834" w:author="Patricia Sbrissa" w:date="2019-09-27T22:58:00Z"/>
              <w:rFonts w:ascii="Arial" w:hAnsi="Arial" w:cs="Arial"/>
              <w:b/>
              <w:color w:val="FF0000"/>
              <w:sz w:val="24"/>
              <w:szCs w:val="24"/>
            </w:rPr>
          </w:rPrChange>
        </w:rPr>
        <w:pPrChange w:id="1835" w:author="Patricia Sbrissa" w:date="2019-09-27T23:03:00Z">
          <w:pPr>
            <w:ind w:firstLine="708"/>
          </w:pPr>
        </w:pPrChange>
      </w:pPr>
      <w:ins w:id="1836" w:author="Patricia Sbrissa" w:date="2019-09-27T23:30:00Z">
        <w:r>
          <w:rPr>
            <w:rFonts w:ascii="Arial" w:hAnsi="Arial" w:cs="Arial"/>
            <w:b/>
            <w:sz w:val="24"/>
            <w:szCs w:val="24"/>
            <w:highlight w:val="green"/>
          </w:rPr>
          <w:t>OBJETO DE APRENDIZAGEM</w:t>
        </w:r>
      </w:ins>
      <w:ins w:id="1837" w:author="Patricia Sbrissa" w:date="2019-09-27T23:02:00Z">
        <w:r w:rsidR="00A33C1D" w:rsidRPr="00A33C1D">
          <w:rPr>
            <w:rFonts w:ascii="Arial" w:hAnsi="Arial" w:cs="Arial"/>
            <w:b/>
            <w:sz w:val="24"/>
            <w:szCs w:val="24"/>
            <w:highlight w:val="green"/>
            <w:rPrChange w:id="1838" w:author="Patricia Sbrissa" w:date="2019-09-27T23:05:00Z">
              <w:rPr>
                <w:rFonts w:ascii="Arial" w:hAnsi="Arial" w:cs="Arial"/>
                <w:b/>
                <w:color w:val="FF0000"/>
                <w:sz w:val="24"/>
                <w:szCs w:val="24"/>
              </w:rPr>
            </w:rPrChange>
          </w:rPr>
          <w:t xml:space="preserve"> </w:t>
        </w:r>
      </w:ins>
      <w:del w:id="1839" w:author="Patricia Sbrissa" w:date="2019-09-27T23:05:00Z">
        <w:r w:rsidR="00944FA7" w:rsidRPr="00A33C1D" w:rsidDel="00A33C1D">
          <w:rPr>
            <w:rFonts w:ascii="Arial" w:hAnsi="Arial" w:cs="Arial"/>
            <w:b/>
            <w:sz w:val="24"/>
            <w:szCs w:val="24"/>
            <w:highlight w:val="green"/>
            <w:rPrChange w:id="1840" w:author="Patricia Sbrissa" w:date="2019-09-27T23:05:00Z">
              <w:rPr>
                <w:rFonts w:ascii="Arial" w:hAnsi="Arial" w:cs="Arial"/>
                <w:b/>
                <w:color w:val="FF0000"/>
                <w:sz w:val="24"/>
                <w:szCs w:val="24"/>
              </w:rPr>
            </w:rPrChange>
          </w:rPr>
          <w:delText>SAIBA MAIS</w:delText>
        </w:r>
      </w:del>
      <w:del w:id="1841" w:author="Patricia Sbrissa" w:date="2019-09-27T22:58:00Z">
        <w:r w:rsidR="00944FA7" w:rsidRPr="00A33C1D" w:rsidDel="00A33C1D">
          <w:rPr>
            <w:rFonts w:ascii="Arial" w:hAnsi="Arial" w:cs="Arial"/>
            <w:b/>
            <w:sz w:val="24"/>
            <w:szCs w:val="24"/>
            <w:highlight w:val="green"/>
            <w:rPrChange w:id="1842" w:author="Patricia Sbrissa" w:date="2019-09-27T23:05:00Z">
              <w:rPr>
                <w:rFonts w:ascii="Arial" w:hAnsi="Arial" w:cs="Arial"/>
                <w:b/>
                <w:color w:val="FF0000"/>
                <w:sz w:val="24"/>
                <w:szCs w:val="24"/>
              </w:rPr>
            </w:rPrChange>
          </w:rPr>
          <w:delText>:</w:delText>
        </w:r>
      </w:del>
      <w:ins w:id="1843" w:author="Patricia Sbrissa" w:date="2019-09-27T23:05:00Z">
        <w:r w:rsidR="00A33C1D" w:rsidRPr="00A33C1D">
          <w:rPr>
            <w:rFonts w:ascii="Arial" w:hAnsi="Arial" w:cs="Arial"/>
            <w:b/>
            <w:sz w:val="24"/>
            <w:szCs w:val="24"/>
            <w:highlight w:val="green"/>
            <w:rPrChange w:id="1844" w:author="Patricia Sbrissa" w:date="2019-09-27T23:05:00Z">
              <w:rPr>
                <w:rFonts w:ascii="Arial" w:hAnsi="Arial" w:cs="Arial"/>
                <w:b/>
                <w:color w:val="FF0000"/>
                <w:sz w:val="24"/>
                <w:szCs w:val="24"/>
              </w:rPr>
            </w:rPrChange>
          </w:rPr>
          <w:t>CÍRCULO</w:t>
        </w:r>
      </w:ins>
      <w:r w:rsidR="00944FA7" w:rsidRPr="00A33C1D">
        <w:rPr>
          <w:rFonts w:ascii="Arial" w:hAnsi="Arial" w:cs="Arial"/>
          <w:b/>
          <w:sz w:val="24"/>
          <w:szCs w:val="24"/>
          <w:highlight w:val="green"/>
          <w:rPrChange w:id="1845" w:author="Patricia Sbrissa" w:date="2019-09-27T23:05:00Z">
            <w:rPr>
              <w:rFonts w:ascii="Arial" w:hAnsi="Arial" w:cs="Arial"/>
              <w:b/>
              <w:color w:val="FF0000"/>
              <w:sz w:val="24"/>
              <w:szCs w:val="24"/>
            </w:rPr>
          </w:rPrChange>
        </w:rPr>
        <w:t xml:space="preserve"> </w:t>
      </w:r>
    </w:p>
    <w:p w14:paraId="14398A88" w14:textId="77777777" w:rsidR="00A33C1D" w:rsidRDefault="00944FA7" w:rsidP="00A33C1D">
      <w:pPr>
        <w:ind w:firstLine="0"/>
        <w:rPr>
          <w:ins w:id="1846" w:author="Patricia Sbrissa" w:date="2019-09-27T23:06:00Z"/>
          <w:rFonts w:ascii="Arial" w:hAnsi="Arial" w:cs="Arial"/>
          <w:sz w:val="24"/>
          <w:szCs w:val="24"/>
          <w:highlight w:val="green"/>
        </w:rPr>
      </w:pPr>
      <w:r w:rsidRPr="00A33C1D">
        <w:rPr>
          <w:rFonts w:ascii="Arial" w:hAnsi="Arial" w:cs="Arial"/>
          <w:sz w:val="24"/>
          <w:szCs w:val="24"/>
          <w:highlight w:val="green"/>
          <w:rPrChange w:id="1847" w:author="Patricia Sbrissa" w:date="2019-09-27T23:05:00Z">
            <w:rPr>
              <w:rFonts w:ascii="Arial" w:hAnsi="Arial" w:cs="Arial"/>
              <w:color w:val="FF0000"/>
              <w:sz w:val="24"/>
              <w:szCs w:val="24"/>
            </w:rPr>
          </w:rPrChange>
        </w:rPr>
        <w:t>O imposto cobrado pela Coroa Portuguesa</w:t>
      </w:r>
      <w:ins w:id="1848" w:author="Patricia Sbrissa" w:date="2019-09-27T23:06:00Z">
        <w:r w:rsidR="00A33C1D">
          <w:rPr>
            <w:rFonts w:ascii="Arial" w:hAnsi="Arial" w:cs="Arial"/>
            <w:sz w:val="24"/>
            <w:szCs w:val="24"/>
            <w:highlight w:val="green"/>
          </w:rPr>
          <w:t xml:space="preserve"> </w:t>
        </w:r>
        <w:r w:rsidR="00A33C1D">
          <w:rPr>
            <w:rFonts w:ascii="Arial" w:hAnsi="Arial" w:cs="Arial"/>
            <w:noProof/>
            <w:sz w:val="24"/>
            <w:szCs w:val="24"/>
          </w:rPr>
          <w:drawing>
            <wp:inline distT="0" distB="0" distL="0" distR="0" wp14:anchorId="02FAA942" wp14:editId="45C00B16">
              <wp:extent cx="4286250" cy="2857500"/>
              <wp:effectExtent l="0" t="0" r="0" b="0"/>
              <wp:docPr id="10" name="Imagem 10" descr="Uma imagem contendo interior, comida, 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ggieros151100061.png"/>
                      <pic:cNvPicPr/>
                    </pic:nvPicPr>
                    <pic:blipFill>
                      <a:blip r:embed="rId18">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ins>
      <w:r w:rsidRPr="00A33C1D">
        <w:rPr>
          <w:rFonts w:ascii="Arial" w:hAnsi="Arial" w:cs="Arial"/>
          <w:sz w:val="24"/>
          <w:szCs w:val="24"/>
          <w:highlight w:val="green"/>
          <w:rPrChange w:id="1849" w:author="Patricia Sbrissa" w:date="2019-09-27T23:05:00Z">
            <w:rPr>
              <w:rFonts w:ascii="Arial" w:hAnsi="Arial" w:cs="Arial"/>
              <w:color w:val="FF0000"/>
              <w:sz w:val="24"/>
              <w:szCs w:val="24"/>
            </w:rPr>
          </w:rPrChange>
        </w:rPr>
        <w:t xml:space="preserve"> </w:t>
      </w:r>
    </w:p>
    <w:p w14:paraId="0F13703D" w14:textId="3E9CB266" w:rsidR="00281E9B" w:rsidRDefault="00944FA7" w:rsidP="00A33C1D">
      <w:pPr>
        <w:ind w:firstLine="0"/>
        <w:rPr>
          <w:ins w:id="1850" w:author="Patricia Sbrissa" w:date="2019-09-27T23:09:00Z"/>
          <w:rFonts w:ascii="Arial" w:hAnsi="Arial" w:cs="Arial"/>
          <w:sz w:val="24"/>
          <w:szCs w:val="24"/>
          <w:highlight w:val="green"/>
        </w:rPr>
      </w:pPr>
      <w:r w:rsidRPr="00A33C1D">
        <w:rPr>
          <w:rFonts w:ascii="Arial" w:hAnsi="Arial" w:cs="Arial"/>
          <w:sz w:val="24"/>
          <w:szCs w:val="24"/>
          <w:highlight w:val="green"/>
          <w:rPrChange w:id="1851" w:author="Patricia Sbrissa" w:date="2019-09-27T23:05:00Z">
            <w:rPr>
              <w:rFonts w:ascii="Arial" w:hAnsi="Arial" w:cs="Arial"/>
              <w:color w:val="FF0000"/>
              <w:sz w:val="24"/>
              <w:szCs w:val="24"/>
            </w:rPr>
          </w:rPrChange>
        </w:rPr>
        <w:t xml:space="preserve">sobre todo o ouro encontrado em suas colônias correspondia a 20%, ou seja, 1/5 (um </w:t>
      </w:r>
      <w:r w:rsidRPr="00A33C1D">
        <w:rPr>
          <w:rFonts w:ascii="Arial" w:hAnsi="Arial" w:cs="Arial"/>
          <w:b/>
          <w:bCs/>
          <w:sz w:val="24"/>
          <w:szCs w:val="24"/>
          <w:highlight w:val="green"/>
          <w:rPrChange w:id="1852" w:author="Patricia Sbrissa" w:date="2019-09-27T23:05:00Z">
            <w:rPr>
              <w:rFonts w:ascii="Arial" w:hAnsi="Arial" w:cs="Arial"/>
              <w:b/>
              <w:bCs/>
              <w:color w:val="FF0000"/>
              <w:sz w:val="24"/>
              <w:szCs w:val="24"/>
            </w:rPr>
          </w:rPrChange>
        </w:rPr>
        <w:t>quinto</w:t>
      </w:r>
      <w:r w:rsidRPr="00A33C1D">
        <w:rPr>
          <w:rFonts w:ascii="Arial" w:hAnsi="Arial" w:cs="Arial"/>
          <w:sz w:val="24"/>
          <w:szCs w:val="24"/>
          <w:highlight w:val="green"/>
          <w:rPrChange w:id="1853" w:author="Patricia Sbrissa" w:date="2019-09-27T23:05:00Z">
            <w:rPr>
              <w:rFonts w:ascii="Arial" w:hAnsi="Arial" w:cs="Arial"/>
              <w:color w:val="FF0000"/>
              <w:sz w:val="24"/>
              <w:szCs w:val="24"/>
            </w:rPr>
          </w:rPrChange>
        </w:rPr>
        <w:t xml:space="preserve">) do metal extraído e enviado para as </w:t>
      </w:r>
      <w:r w:rsidR="00281E9B" w:rsidRPr="00A33C1D">
        <w:rPr>
          <w:rFonts w:ascii="Arial" w:hAnsi="Arial" w:cs="Arial"/>
          <w:sz w:val="24"/>
          <w:szCs w:val="24"/>
          <w:highlight w:val="green"/>
          <w:rPrChange w:id="1854" w:author="Patricia Sbrissa" w:date="2019-09-27T23:05:00Z">
            <w:rPr>
              <w:rFonts w:ascii="Arial" w:hAnsi="Arial" w:cs="Arial"/>
              <w:sz w:val="24"/>
              <w:szCs w:val="24"/>
              <w:highlight w:val="green"/>
            </w:rPr>
          </w:rPrChange>
        </w:rPr>
        <w:t>casas de fundição</w:t>
      </w:r>
      <w:ins w:id="1855" w:author="Patricia Sbrissa" w:date="2019-09-27T20:05:00Z">
        <w:r w:rsidR="00281E9B" w:rsidRPr="00A33C1D">
          <w:rPr>
            <w:rFonts w:ascii="Arial" w:hAnsi="Arial" w:cs="Arial"/>
            <w:sz w:val="24"/>
            <w:szCs w:val="24"/>
            <w:highlight w:val="green"/>
            <w:rPrChange w:id="1856" w:author="Patricia Sbrissa" w:date="2019-09-27T23:05:00Z">
              <w:rPr>
                <w:rFonts w:ascii="Arial" w:hAnsi="Arial" w:cs="Arial"/>
                <w:sz w:val="24"/>
                <w:szCs w:val="24"/>
                <w:highlight w:val="green"/>
              </w:rPr>
            </w:rPrChange>
          </w:rPr>
          <w:t>.</w:t>
        </w:r>
      </w:ins>
      <w:del w:id="1857" w:author="Patricia Sbrissa" w:date="2019-09-27T20:05:00Z">
        <w:r w:rsidRPr="00A33C1D" w:rsidDel="00155EE3">
          <w:rPr>
            <w:rFonts w:ascii="Arial" w:hAnsi="Arial" w:cs="Arial"/>
            <w:sz w:val="24"/>
            <w:szCs w:val="24"/>
            <w:highlight w:val="green"/>
            <w:rPrChange w:id="1858" w:author="Patricia Sbrissa" w:date="2019-09-27T23:05:00Z">
              <w:rPr>
                <w:rFonts w:ascii="Arial" w:hAnsi="Arial" w:cs="Arial"/>
                <w:color w:val="FF0000"/>
                <w:sz w:val="24"/>
                <w:szCs w:val="24"/>
              </w:rPr>
            </w:rPrChange>
          </w:rPr>
          <w:delText>,</w:delText>
        </w:r>
      </w:del>
      <w:r w:rsidR="00281E9B" w:rsidRPr="00A33C1D">
        <w:rPr>
          <w:rFonts w:ascii="Arial" w:hAnsi="Arial" w:cs="Arial"/>
          <w:sz w:val="24"/>
          <w:szCs w:val="24"/>
          <w:highlight w:val="green"/>
          <w:rPrChange w:id="1859" w:author="Patricia Sbrissa" w:date="2019-09-27T23:05:00Z">
            <w:rPr>
              <w:rFonts w:ascii="Arial" w:hAnsi="Arial" w:cs="Arial"/>
              <w:sz w:val="24"/>
              <w:szCs w:val="24"/>
              <w:highlight w:val="green"/>
            </w:rPr>
          </w:rPrChange>
        </w:rPr>
        <w:t xml:space="preserve"> </w:t>
      </w:r>
    </w:p>
    <w:p w14:paraId="1C74C1CF" w14:textId="7FF445DA" w:rsidR="00281E9B" w:rsidRDefault="00281E9B" w:rsidP="00A33C1D">
      <w:pPr>
        <w:ind w:firstLine="0"/>
        <w:rPr>
          <w:ins w:id="1860" w:author="Patricia Sbrissa" w:date="2019-09-27T23:06:00Z"/>
          <w:rFonts w:ascii="Arial" w:hAnsi="Arial" w:cs="Arial"/>
          <w:sz w:val="24"/>
          <w:szCs w:val="24"/>
          <w:highlight w:val="green"/>
        </w:rPr>
      </w:pPr>
      <w:ins w:id="1861" w:author="Patricia Sbrissa" w:date="2019-09-27T23:09:00Z">
        <w:r>
          <w:rPr>
            <w:rFonts w:ascii="Arial" w:hAnsi="Arial" w:cs="Arial"/>
            <w:noProof/>
            <w:sz w:val="24"/>
            <w:szCs w:val="24"/>
          </w:rPr>
          <w:lastRenderedPageBreak/>
          <w:drawing>
            <wp:inline distT="0" distB="0" distL="0" distR="0" wp14:anchorId="5928C610" wp14:editId="752FAE92">
              <wp:extent cx="3810000" cy="2857500"/>
              <wp:effectExtent l="0" t="0" r="0" b="0"/>
              <wp:docPr id="11" name="Imagem 11" descr="Uma imagem contendo mesa, interior, sentado, 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beastsofierce110500015.png"/>
                      <pic:cNvPicPr/>
                    </pic:nvPicPr>
                    <pic:blipFill>
                      <a:blip r:embed="rId19">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ins>
    </w:p>
    <w:p w14:paraId="1BC66CDD" w14:textId="54D51F02" w:rsidR="00944FA7" w:rsidRPr="00A33C1D" w:rsidRDefault="00155EE3" w:rsidP="00A33C1D">
      <w:pPr>
        <w:ind w:firstLine="0"/>
        <w:rPr>
          <w:rFonts w:ascii="Arial" w:hAnsi="Arial" w:cs="Arial"/>
          <w:sz w:val="24"/>
          <w:szCs w:val="24"/>
          <w:rPrChange w:id="1862" w:author="Patricia Sbrissa" w:date="2019-09-27T23:05:00Z">
            <w:rPr>
              <w:rFonts w:ascii="Arial" w:hAnsi="Arial" w:cs="Arial"/>
              <w:color w:val="FF0000"/>
              <w:sz w:val="24"/>
              <w:szCs w:val="24"/>
            </w:rPr>
          </w:rPrChange>
        </w:rPr>
        <w:pPrChange w:id="1863" w:author="Patricia Sbrissa" w:date="2019-09-27T23:03:00Z">
          <w:pPr>
            <w:ind w:firstLine="708"/>
          </w:pPr>
        </w:pPrChange>
      </w:pPr>
      <w:ins w:id="1864" w:author="Patricia Sbrissa" w:date="2019-09-27T20:05:00Z">
        <w:r w:rsidRPr="00A33C1D">
          <w:rPr>
            <w:rFonts w:ascii="Arial" w:hAnsi="Arial" w:cs="Arial"/>
            <w:sz w:val="24"/>
            <w:szCs w:val="24"/>
            <w:highlight w:val="green"/>
            <w:rPrChange w:id="1865" w:author="Patricia Sbrissa" w:date="2019-09-27T23:05:00Z">
              <w:rPr>
                <w:rFonts w:ascii="Arial" w:hAnsi="Arial" w:cs="Arial"/>
                <w:color w:val="FF0000"/>
                <w:sz w:val="24"/>
                <w:szCs w:val="24"/>
              </w:rPr>
            </w:rPrChange>
          </w:rPr>
          <w:t>E</w:t>
        </w:r>
      </w:ins>
      <w:del w:id="1866" w:author="Patricia Sbrissa" w:date="2019-09-27T20:05:00Z">
        <w:r w:rsidR="00944FA7" w:rsidRPr="00A33C1D" w:rsidDel="00155EE3">
          <w:rPr>
            <w:rFonts w:ascii="Arial" w:hAnsi="Arial" w:cs="Arial"/>
            <w:sz w:val="24"/>
            <w:szCs w:val="24"/>
            <w:highlight w:val="green"/>
            <w:rPrChange w:id="1867" w:author="Patricia Sbrissa" w:date="2019-09-27T23:05:00Z">
              <w:rPr>
                <w:rFonts w:ascii="Arial" w:hAnsi="Arial" w:cs="Arial"/>
                <w:color w:val="FF0000"/>
                <w:sz w:val="24"/>
                <w:szCs w:val="24"/>
              </w:rPr>
            </w:rPrChange>
          </w:rPr>
          <w:delText>e</w:delText>
        </w:r>
      </w:del>
      <w:r w:rsidR="00944FA7" w:rsidRPr="00A33C1D">
        <w:rPr>
          <w:rFonts w:ascii="Arial" w:hAnsi="Arial" w:cs="Arial"/>
          <w:sz w:val="24"/>
          <w:szCs w:val="24"/>
          <w:highlight w:val="green"/>
          <w:rPrChange w:id="1868" w:author="Patricia Sbrissa" w:date="2019-09-27T23:05:00Z">
            <w:rPr>
              <w:rFonts w:ascii="Arial" w:hAnsi="Arial" w:cs="Arial"/>
              <w:color w:val="FF0000"/>
              <w:sz w:val="24"/>
              <w:szCs w:val="24"/>
            </w:rPr>
          </w:rPrChange>
        </w:rPr>
        <w:t>sse “</w:t>
      </w:r>
      <w:ins w:id="1869" w:author="Patricia Sbrissa" w:date="2019-09-27T20:05:00Z">
        <w:r w:rsidR="00886DE0" w:rsidRPr="00A33C1D">
          <w:rPr>
            <w:rFonts w:ascii="Arial" w:hAnsi="Arial" w:cs="Arial"/>
            <w:sz w:val="24"/>
            <w:szCs w:val="24"/>
            <w:highlight w:val="green"/>
            <w:rPrChange w:id="1870" w:author="Patricia Sbrissa" w:date="2019-09-27T23:05:00Z">
              <w:rPr>
                <w:rFonts w:ascii="Arial" w:hAnsi="Arial" w:cs="Arial"/>
                <w:b/>
                <w:bCs/>
                <w:color w:val="FF0000"/>
                <w:sz w:val="24"/>
                <w:szCs w:val="24"/>
              </w:rPr>
            </w:rPrChange>
          </w:rPr>
          <w:t>q</w:t>
        </w:r>
      </w:ins>
      <w:del w:id="1871" w:author="Patricia Sbrissa" w:date="2019-09-27T20:05:00Z">
        <w:r w:rsidR="00944FA7" w:rsidRPr="00A33C1D" w:rsidDel="00886DE0">
          <w:rPr>
            <w:rFonts w:ascii="Arial" w:hAnsi="Arial" w:cs="Arial"/>
            <w:sz w:val="24"/>
            <w:szCs w:val="24"/>
            <w:highlight w:val="green"/>
            <w:rPrChange w:id="1872" w:author="Patricia Sbrissa" w:date="2019-09-27T23:05:00Z">
              <w:rPr>
                <w:rFonts w:ascii="Arial" w:hAnsi="Arial" w:cs="Arial"/>
                <w:b/>
                <w:bCs/>
                <w:color w:val="FF0000"/>
                <w:sz w:val="24"/>
                <w:szCs w:val="24"/>
              </w:rPr>
            </w:rPrChange>
          </w:rPr>
          <w:delText>Q</w:delText>
        </w:r>
      </w:del>
      <w:r w:rsidR="00944FA7" w:rsidRPr="00A33C1D">
        <w:rPr>
          <w:rFonts w:ascii="Arial" w:hAnsi="Arial" w:cs="Arial"/>
          <w:sz w:val="24"/>
          <w:szCs w:val="24"/>
          <w:highlight w:val="green"/>
          <w:rPrChange w:id="1873" w:author="Patricia Sbrissa" w:date="2019-09-27T23:05:00Z">
            <w:rPr>
              <w:rFonts w:ascii="Arial" w:hAnsi="Arial" w:cs="Arial"/>
              <w:b/>
              <w:bCs/>
              <w:color w:val="FF0000"/>
              <w:sz w:val="24"/>
              <w:szCs w:val="24"/>
            </w:rPr>
          </w:rPrChange>
        </w:rPr>
        <w:t>uinto</w:t>
      </w:r>
      <w:ins w:id="1874" w:author="Patricia Sbrissa" w:date="2019-09-27T20:06:00Z">
        <w:r w:rsidR="00886DE0" w:rsidRPr="00A33C1D">
          <w:rPr>
            <w:rFonts w:ascii="Arial" w:hAnsi="Arial" w:cs="Arial"/>
            <w:sz w:val="24"/>
            <w:szCs w:val="24"/>
            <w:highlight w:val="green"/>
            <w:rPrChange w:id="1875" w:author="Patricia Sbrissa" w:date="2019-09-27T23:05:00Z">
              <w:rPr>
                <w:rFonts w:ascii="Arial" w:hAnsi="Arial" w:cs="Arial"/>
                <w:color w:val="FF0000"/>
                <w:sz w:val="24"/>
                <w:szCs w:val="24"/>
              </w:rPr>
            </w:rPrChange>
          </w:rPr>
          <w:t>”</w:t>
        </w:r>
      </w:ins>
      <w:del w:id="1876" w:author="Patricia Sbrissa" w:date="2019-09-27T20:06:00Z">
        <w:r w:rsidR="00944FA7" w:rsidRPr="00A33C1D" w:rsidDel="00886DE0">
          <w:rPr>
            <w:rFonts w:ascii="Arial" w:hAnsi="Arial" w:cs="Arial"/>
            <w:sz w:val="24"/>
            <w:szCs w:val="24"/>
            <w:highlight w:val="green"/>
            <w:rPrChange w:id="1877" w:author="Patricia Sbrissa" w:date="2019-09-27T23:05:00Z">
              <w:rPr>
                <w:rFonts w:ascii="Arial" w:hAnsi="Arial" w:cs="Arial"/>
                <w:color w:val="FF0000"/>
                <w:sz w:val="24"/>
                <w:szCs w:val="24"/>
              </w:rPr>
            </w:rPrChange>
          </w:rPr>
          <w:delText>"</w:delText>
        </w:r>
      </w:del>
      <w:r w:rsidR="00944FA7" w:rsidRPr="00A33C1D">
        <w:rPr>
          <w:rFonts w:ascii="Arial" w:hAnsi="Arial" w:cs="Arial"/>
          <w:sz w:val="24"/>
          <w:szCs w:val="24"/>
          <w:highlight w:val="green"/>
          <w:rPrChange w:id="1878" w:author="Patricia Sbrissa" w:date="2019-09-27T23:05:00Z">
            <w:rPr>
              <w:rFonts w:ascii="Arial" w:hAnsi="Arial" w:cs="Arial"/>
              <w:color w:val="FF0000"/>
              <w:sz w:val="24"/>
              <w:szCs w:val="24"/>
            </w:rPr>
          </w:rPrChange>
        </w:rPr>
        <w:t xml:space="preserve"> era tão odiado pelos brasileiros</w:t>
      </w:r>
      <w:ins w:id="1879" w:author="Patricia Sbrissa" w:date="2019-09-27T20:06:00Z">
        <w:r w:rsidR="00886DE0" w:rsidRPr="00A33C1D">
          <w:rPr>
            <w:rFonts w:ascii="Arial" w:hAnsi="Arial" w:cs="Arial"/>
            <w:sz w:val="24"/>
            <w:szCs w:val="24"/>
            <w:highlight w:val="green"/>
            <w:rPrChange w:id="1880" w:author="Patricia Sbrissa" w:date="2019-09-27T23:05:00Z">
              <w:rPr>
                <w:rFonts w:ascii="Arial" w:hAnsi="Arial" w:cs="Arial"/>
                <w:color w:val="FF0000"/>
                <w:sz w:val="24"/>
                <w:szCs w:val="24"/>
              </w:rPr>
            </w:rPrChange>
          </w:rPr>
          <w:t xml:space="preserve"> </w:t>
        </w:r>
      </w:ins>
      <w:del w:id="1881" w:author="Patricia Sbrissa" w:date="2019-09-27T20:06:00Z">
        <w:r w:rsidR="00944FA7" w:rsidRPr="00A33C1D" w:rsidDel="00886DE0">
          <w:rPr>
            <w:rFonts w:ascii="Arial" w:hAnsi="Arial" w:cs="Arial"/>
            <w:sz w:val="24"/>
            <w:szCs w:val="24"/>
            <w:highlight w:val="green"/>
            <w:rPrChange w:id="1882" w:author="Patricia Sbrissa" w:date="2019-09-27T23:05:00Z">
              <w:rPr>
                <w:rFonts w:ascii="Arial" w:hAnsi="Arial" w:cs="Arial"/>
                <w:color w:val="FF0000"/>
                <w:sz w:val="24"/>
                <w:szCs w:val="24"/>
              </w:rPr>
            </w:rPrChange>
          </w:rPr>
          <w:delText xml:space="preserve">, </w:delText>
        </w:r>
      </w:del>
      <w:r w:rsidR="00944FA7" w:rsidRPr="00A33C1D">
        <w:rPr>
          <w:rFonts w:ascii="Arial" w:hAnsi="Arial" w:cs="Arial"/>
          <w:sz w:val="24"/>
          <w:szCs w:val="24"/>
          <w:highlight w:val="green"/>
          <w:rPrChange w:id="1883" w:author="Patricia Sbrissa" w:date="2019-09-27T23:05:00Z">
            <w:rPr>
              <w:rFonts w:ascii="Arial" w:hAnsi="Arial" w:cs="Arial"/>
              <w:color w:val="FF0000"/>
              <w:sz w:val="24"/>
              <w:szCs w:val="24"/>
            </w:rPr>
          </w:rPrChange>
        </w:rPr>
        <w:t>que</w:t>
      </w:r>
      <w:ins w:id="1884" w:author="Patricia Sbrissa" w:date="2019-09-27T20:06:00Z">
        <w:r w:rsidR="00886DE0" w:rsidRPr="00A33C1D">
          <w:rPr>
            <w:rFonts w:ascii="Arial" w:hAnsi="Arial" w:cs="Arial"/>
            <w:sz w:val="24"/>
            <w:szCs w:val="24"/>
            <w:highlight w:val="green"/>
            <w:rPrChange w:id="1885" w:author="Patricia Sbrissa" w:date="2019-09-27T23:05:00Z">
              <w:rPr>
                <w:rFonts w:ascii="Arial" w:hAnsi="Arial" w:cs="Arial"/>
                <w:color w:val="FF0000"/>
                <w:sz w:val="24"/>
                <w:szCs w:val="24"/>
              </w:rPr>
            </w:rPrChange>
          </w:rPr>
          <w:t xml:space="preserve">, </w:t>
        </w:r>
      </w:ins>
      <w:del w:id="1886" w:author="Patricia Sbrissa" w:date="2019-09-27T20:06:00Z">
        <w:r w:rsidR="00944FA7" w:rsidRPr="00A33C1D" w:rsidDel="00886DE0">
          <w:rPr>
            <w:rFonts w:ascii="Arial" w:hAnsi="Arial" w:cs="Arial"/>
            <w:sz w:val="24"/>
            <w:szCs w:val="24"/>
            <w:highlight w:val="green"/>
            <w:rPrChange w:id="1887" w:author="Patricia Sbrissa" w:date="2019-09-27T23:05:00Z">
              <w:rPr>
                <w:rFonts w:ascii="Arial" w:hAnsi="Arial" w:cs="Arial"/>
                <w:color w:val="FF0000"/>
                <w:sz w:val="24"/>
                <w:szCs w:val="24"/>
              </w:rPr>
            </w:rPrChange>
          </w:rPr>
          <w:delText xml:space="preserve"> </w:delText>
        </w:r>
      </w:del>
      <w:r w:rsidR="00944FA7" w:rsidRPr="00A33C1D">
        <w:rPr>
          <w:rFonts w:ascii="Arial" w:hAnsi="Arial" w:cs="Arial"/>
          <w:sz w:val="24"/>
          <w:szCs w:val="24"/>
          <w:highlight w:val="green"/>
          <w:rPrChange w:id="1888" w:author="Patricia Sbrissa" w:date="2019-09-27T23:05:00Z">
            <w:rPr>
              <w:rFonts w:ascii="Arial" w:hAnsi="Arial" w:cs="Arial"/>
              <w:color w:val="FF0000"/>
              <w:sz w:val="24"/>
              <w:szCs w:val="24"/>
            </w:rPr>
          </w:rPrChange>
        </w:rPr>
        <w:t>na época</w:t>
      </w:r>
      <w:ins w:id="1889" w:author="Patricia Sbrissa" w:date="2019-09-27T20:06:00Z">
        <w:r w:rsidR="00886DE0" w:rsidRPr="00A33C1D">
          <w:rPr>
            <w:rFonts w:ascii="Arial" w:hAnsi="Arial" w:cs="Arial"/>
            <w:sz w:val="24"/>
            <w:szCs w:val="24"/>
            <w:highlight w:val="green"/>
            <w:rPrChange w:id="1890" w:author="Patricia Sbrissa" w:date="2019-09-27T23:05:00Z">
              <w:rPr>
                <w:rFonts w:ascii="Arial" w:hAnsi="Arial" w:cs="Arial"/>
                <w:color w:val="FF0000"/>
                <w:sz w:val="24"/>
                <w:szCs w:val="24"/>
              </w:rPr>
            </w:rPrChange>
          </w:rPr>
          <w:t xml:space="preserve">, </w:t>
        </w:r>
      </w:ins>
      <w:del w:id="1891" w:author="Patricia Sbrissa" w:date="2019-09-27T20:06:00Z">
        <w:r w:rsidR="00944FA7" w:rsidRPr="00A33C1D" w:rsidDel="00886DE0">
          <w:rPr>
            <w:rFonts w:ascii="Arial" w:hAnsi="Arial" w:cs="Arial"/>
            <w:sz w:val="24"/>
            <w:szCs w:val="24"/>
            <w:highlight w:val="green"/>
            <w:rPrChange w:id="1892" w:author="Patricia Sbrissa" w:date="2019-09-27T23:05:00Z">
              <w:rPr>
                <w:rFonts w:ascii="Arial" w:hAnsi="Arial" w:cs="Arial"/>
                <w:color w:val="FF0000"/>
                <w:sz w:val="24"/>
                <w:szCs w:val="24"/>
              </w:rPr>
            </w:rPrChange>
          </w:rPr>
          <w:delText xml:space="preserve"> </w:delText>
        </w:r>
      </w:del>
      <w:r w:rsidR="00944FA7" w:rsidRPr="00A33C1D">
        <w:rPr>
          <w:rFonts w:ascii="Arial" w:hAnsi="Arial" w:cs="Arial"/>
          <w:sz w:val="24"/>
          <w:szCs w:val="24"/>
          <w:highlight w:val="green"/>
          <w:rPrChange w:id="1893" w:author="Patricia Sbrissa" w:date="2019-09-27T23:05:00Z">
            <w:rPr>
              <w:rFonts w:ascii="Arial" w:hAnsi="Arial" w:cs="Arial"/>
              <w:color w:val="FF0000"/>
              <w:sz w:val="24"/>
              <w:szCs w:val="24"/>
            </w:rPr>
          </w:rPrChange>
        </w:rPr>
        <w:t xml:space="preserve">foi apelidado de </w:t>
      </w:r>
      <w:ins w:id="1894" w:author="Patricia Sbrissa" w:date="2019-09-27T20:06:00Z">
        <w:r w:rsidR="005C2CC3" w:rsidRPr="00A33C1D">
          <w:rPr>
            <w:rFonts w:ascii="Arial" w:hAnsi="Arial" w:cs="Arial"/>
            <w:sz w:val="24"/>
            <w:szCs w:val="24"/>
            <w:highlight w:val="green"/>
            <w:rPrChange w:id="1895" w:author="Patricia Sbrissa" w:date="2019-09-27T23:05:00Z">
              <w:rPr>
                <w:rFonts w:ascii="Arial" w:hAnsi="Arial" w:cs="Arial"/>
                <w:color w:val="FF0000"/>
                <w:sz w:val="24"/>
                <w:szCs w:val="24"/>
              </w:rPr>
            </w:rPrChange>
          </w:rPr>
          <w:t>“</w:t>
        </w:r>
      </w:ins>
      <w:del w:id="1896" w:author="Patricia Sbrissa" w:date="2019-09-27T20:06:00Z">
        <w:r w:rsidR="00944FA7" w:rsidRPr="00A33C1D" w:rsidDel="005C2CC3">
          <w:rPr>
            <w:rFonts w:ascii="Arial" w:hAnsi="Arial" w:cs="Arial"/>
            <w:sz w:val="24"/>
            <w:szCs w:val="24"/>
            <w:highlight w:val="green"/>
            <w:rPrChange w:id="1897" w:author="Patricia Sbrissa" w:date="2019-09-27T23:05:00Z">
              <w:rPr>
                <w:rFonts w:ascii="Arial" w:hAnsi="Arial" w:cs="Arial"/>
                <w:color w:val="FF0000"/>
                <w:sz w:val="24"/>
                <w:szCs w:val="24"/>
              </w:rPr>
            </w:rPrChange>
          </w:rPr>
          <w:delText>"</w:delText>
        </w:r>
      </w:del>
      <w:ins w:id="1898" w:author="Patricia Sbrissa" w:date="2019-09-27T20:06:00Z">
        <w:r w:rsidR="005C2CC3" w:rsidRPr="00A33C1D">
          <w:rPr>
            <w:rFonts w:ascii="Arial" w:hAnsi="Arial" w:cs="Arial"/>
            <w:sz w:val="24"/>
            <w:szCs w:val="24"/>
            <w:highlight w:val="green"/>
            <w:rPrChange w:id="1899" w:author="Patricia Sbrissa" w:date="2019-09-27T23:05:00Z">
              <w:rPr>
                <w:rFonts w:ascii="Arial" w:hAnsi="Arial" w:cs="Arial"/>
                <w:color w:val="FF0000"/>
                <w:sz w:val="24"/>
                <w:szCs w:val="24"/>
              </w:rPr>
            </w:rPrChange>
          </w:rPr>
          <w:t>o</w:t>
        </w:r>
      </w:ins>
      <w:del w:id="1900" w:author="Patricia Sbrissa" w:date="2019-09-27T20:06:00Z">
        <w:r w:rsidR="00944FA7" w:rsidRPr="00A33C1D" w:rsidDel="005C2CC3">
          <w:rPr>
            <w:rFonts w:ascii="Arial" w:hAnsi="Arial" w:cs="Arial"/>
            <w:sz w:val="24"/>
            <w:szCs w:val="24"/>
            <w:highlight w:val="green"/>
            <w:rPrChange w:id="1901" w:author="Patricia Sbrissa" w:date="2019-09-27T23:05:00Z">
              <w:rPr>
                <w:rFonts w:ascii="Arial" w:hAnsi="Arial" w:cs="Arial"/>
                <w:b/>
                <w:bCs/>
                <w:color w:val="FF0000"/>
                <w:sz w:val="24"/>
                <w:szCs w:val="24"/>
              </w:rPr>
            </w:rPrChange>
          </w:rPr>
          <w:delText>O</w:delText>
        </w:r>
      </w:del>
      <w:r w:rsidR="00944FA7" w:rsidRPr="00A33C1D">
        <w:rPr>
          <w:rFonts w:ascii="Arial" w:hAnsi="Arial" w:cs="Arial"/>
          <w:sz w:val="24"/>
          <w:szCs w:val="24"/>
          <w:highlight w:val="green"/>
          <w:rPrChange w:id="1902" w:author="Patricia Sbrissa" w:date="2019-09-27T23:05:00Z">
            <w:rPr>
              <w:rFonts w:ascii="Arial" w:hAnsi="Arial" w:cs="Arial"/>
              <w:b/>
              <w:bCs/>
              <w:color w:val="FF0000"/>
              <w:sz w:val="24"/>
              <w:szCs w:val="24"/>
            </w:rPr>
          </w:rPrChange>
        </w:rPr>
        <w:t xml:space="preserve"> </w:t>
      </w:r>
      <w:ins w:id="1903" w:author="Patricia Sbrissa" w:date="2019-09-27T20:06:00Z">
        <w:r w:rsidR="005C2CC3" w:rsidRPr="00A33C1D">
          <w:rPr>
            <w:rFonts w:ascii="Arial" w:hAnsi="Arial" w:cs="Arial"/>
            <w:sz w:val="24"/>
            <w:szCs w:val="24"/>
            <w:highlight w:val="green"/>
            <w:rPrChange w:id="1904" w:author="Patricia Sbrissa" w:date="2019-09-27T23:05:00Z">
              <w:rPr>
                <w:rFonts w:ascii="Arial" w:hAnsi="Arial" w:cs="Arial"/>
                <w:color w:val="FF0000"/>
                <w:sz w:val="24"/>
                <w:szCs w:val="24"/>
              </w:rPr>
            </w:rPrChange>
          </w:rPr>
          <w:t>q</w:t>
        </w:r>
      </w:ins>
      <w:del w:id="1905" w:author="Patricia Sbrissa" w:date="2019-09-27T20:06:00Z">
        <w:r w:rsidR="00944FA7" w:rsidRPr="00A33C1D" w:rsidDel="005C2CC3">
          <w:rPr>
            <w:rFonts w:ascii="Arial" w:hAnsi="Arial" w:cs="Arial"/>
            <w:sz w:val="24"/>
            <w:szCs w:val="24"/>
            <w:highlight w:val="green"/>
            <w:rPrChange w:id="1906" w:author="Patricia Sbrissa" w:date="2019-09-27T23:05:00Z">
              <w:rPr>
                <w:rFonts w:ascii="Arial" w:hAnsi="Arial" w:cs="Arial"/>
                <w:b/>
                <w:bCs/>
                <w:color w:val="FF0000"/>
                <w:sz w:val="24"/>
                <w:szCs w:val="24"/>
              </w:rPr>
            </w:rPrChange>
          </w:rPr>
          <w:delText>Q</w:delText>
        </w:r>
      </w:del>
      <w:r w:rsidR="00944FA7" w:rsidRPr="00A33C1D">
        <w:rPr>
          <w:rFonts w:ascii="Arial" w:hAnsi="Arial" w:cs="Arial"/>
          <w:sz w:val="24"/>
          <w:szCs w:val="24"/>
          <w:highlight w:val="green"/>
          <w:rPrChange w:id="1907" w:author="Patricia Sbrissa" w:date="2019-09-27T23:05:00Z">
            <w:rPr>
              <w:rFonts w:ascii="Arial" w:hAnsi="Arial" w:cs="Arial"/>
              <w:b/>
              <w:bCs/>
              <w:color w:val="FF0000"/>
              <w:sz w:val="24"/>
              <w:szCs w:val="24"/>
            </w:rPr>
          </w:rPrChange>
        </w:rPr>
        <w:t>uinto</w:t>
      </w:r>
      <w:r w:rsidR="00944FA7" w:rsidRPr="00A33C1D">
        <w:rPr>
          <w:rFonts w:ascii="Arial" w:hAnsi="Arial" w:cs="Arial"/>
          <w:sz w:val="24"/>
          <w:szCs w:val="24"/>
          <w:highlight w:val="green"/>
          <w:rPrChange w:id="1908" w:author="Patricia Sbrissa" w:date="2019-09-27T23:05:00Z">
            <w:rPr>
              <w:rFonts w:ascii="Arial" w:hAnsi="Arial" w:cs="Arial"/>
              <w:b/>
              <w:color w:val="FF0000"/>
              <w:sz w:val="24"/>
              <w:szCs w:val="24"/>
            </w:rPr>
          </w:rPrChange>
        </w:rPr>
        <w:t xml:space="preserve"> dos </w:t>
      </w:r>
      <w:ins w:id="1909" w:author="Patricia Sbrissa" w:date="2019-09-27T20:06:00Z">
        <w:r w:rsidR="005C2CC3" w:rsidRPr="00A33C1D">
          <w:rPr>
            <w:rFonts w:ascii="Arial" w:hAnsi="Arial" w:cs="Arial"/>
            <w:sz w:val="24"/>
            <w:szCs w:val="24"/>
            <w:highlight w:val="green"/>
            <w:rPrChange w:id="1910" w:author="Patricia Sbrissa" w:date="2019-09-27T23:05:00Z">
              <w:rPr>
                <w:rFonts w:ascii="Arial" w:hAnsi="Arial" w:cs="Arial"/>
                <w:color w:val="FF0000"/>
                <w:sz w:val="24"/>
                <w:szCs w:val="24"/>
              </w:rPr>
            </w:rPrChange>
          </w:rPr>
          <w:t>i</w:t>
        </w:r>
      </w:ins>
      <w:del w:id="1911" w:author="Patricia Sbrissa" w:date="2019-09-27T20:06:00Z">
        <w:r w:rsidR="00944FA7" w:rsidRPr="00A33C1D" w:rsidDel="005C2CC3">
          <w:rPr>
            <w:rFonts w:ascii="Arial" w:hAnsi="Arial" w:cs="Arial"/>
            <w:sz w:val="24"/>
            <w:szCs w:val="24"/>
            <w:highlight w:val="green"/>
            <w:rPrChange w:id="1912" w:author="Patricia Sbrissa" w:date="2019-09-27T23:05:00Z">
              <w:rPr>
                <w:rFonts w:ascii="Arial" w:hAnsi="Arial" w:cs="Arial"/>
                <w:b/>
                <w:color w:val="FF0000"/>
                <w:sz w:val="24"/>
                <w:szCs w:val="24"/>
              </w:rPr>
            </w:rPrChange>
          </w:rPr>
          <w:delText>I</w:delText>
        </w:r>
      </w:del>
      <w:r w:rsidR="00944FA7" w:rsidRPr="00A33C1D">
        <w:rPr>
          <w:rFonts w:ascii="Arial" w:hAnsi="Arial" w:cs="Arial"/>
          <w:sz w:val="24"/>
          <w:szCs w:val="24"/>
          <w:highlight w:val="green"/>
          <w:rPrChange w:id="1913" w:author="Patricia Sbrissa" w:date="2019-09-27T23:05:00Z">
            <w:rPr>
              <w:rFonts w:ascii="Arial" w:hAnsi="Arial" w:cs="Arial"/>
              <w:b/>
              <w:color w:val="FF0000"/>
              <w:sz w:val="24"/>
              <w:szCs w:val="24"/>
            </w:rPr>
          </w:rPrChange>
        </w:rPr>
        <w:t>nfernos</w:t>
      </w:r>
      <w:ins w:id="1914" w:author="Patricia Sbrissa" w:date="2019-09-27T20:07:00Z">
        <w:r w:rsidR="005C2CC3" w:rsidRPr="00A33C1D">
          <w:rPr>
            <w:rFonts w:ascii="Arial" w:hAnsi="Arial" w:cs="Arial"/>
            <w:sz w:val="24"/>
            <w:szCs w:val="24"/>
            <w:highlight w:val="green"/>
            <w:rPrChange w:id="1915" w:author="Patricia Sbrissa" w:date="2019-09-27T23:05:00Z">
              <w:rPr>
                <w:rFonts w:ascii="Arial" w:hAnsi="Arial" w:cs="Arial"/>
                <w:color w:val="FF0000"/>
                <w:sz w:val="24"/>
                <w:szCs w:val="24"/>
              </w:rPr>
            </w:rPrChange>
          </w:rPr>
          <w:t>”</w:t>
        </w:r>
      </w:ins>
      <w:del w:id="1916" w:author="Patricia Sbrissa" w:date="2019-09-27T20:07:00Z">
        <w:r w:rsidR="00944FA7" w:rsidRPr="00A33C1D" w:rsidDel="005C2CC3">
          <w:rPr>
            <w:rFonts w:ascii="Arial" w:hAnsi="Arial" w:cs="Arial"/>
            <w:sz w:val="24"/>
            <w:szCs w:val="24"/>
            <w:highlight w:val="green"/>
            <w:rPrChange w:id="1917" w:author="Patricia Sbrissa" w:date="2019-09-27T23:05:00Z">
              <w:rPr>
                <w:rFonts w:ascii="Arial" w:hAnsi="Arial" w:cs="Arial"/>
                <w:color w:val="FF0000"/>
                <w:sz w:val="24"/>
                <w:szCs w:val="24"/>
              </w:rPr>
            </w:rPrChange>
          </w:rPr>
          <w:delText>"</w:delText>
        </w:r>
      </w:del>
      <w:ins w:id="1918" w:author="Patricia Sbrissa" w:date="2019-09-27T20:07:00Z">
        <w:r w:rsidR="006B2897" w:rsidRPr="00A33C1D">
          <w:rPr>
            <w:rFonts w:ascii="Arial" w:hAnsi="Arial" w:cs="Arial"/>
            <w:sz w:val="24"/>
            <w:szCs w:val="24"/>
            <w:highlight w:val="green"/>
            <w:rPrChange w:id="1919" w:author="Patricia Sbrissa" w:date="2019-09-27T23:05:00Z">
              <w:rPr>
                <w:rFonts w:ascii="Arial" w:hAnsi="Arial" w:cs="Arial"/>
                <w:color w:val="FF0000"/>
                <w:sz w:val="24"/>
                <w:szCs w:val="24"/>
              </w:rPr>
            </w:rPrChange>
          </w:rPr>
          <w:t xml:space="preserve"> – daí vem o dito popular</w:t>
        </w:r>
      </w:ins>
      <w:del w:id="1920" w:author="Patricia Sbrissa" w:date="2019-09-27T20:07:00Z">
        <w:r w:rsidR="00944FA7" w:rsidRPr="00A33C1D" w:rsidDel="006B2897">
          <w:rPr>
            <w:rFonts w:ascii="Arial" w:hAnsi="Arial" w:cs="Arial"/>
            <w:sz w:val="24"/>
            <w:szCs w:val="24"/>
            <w:highlight w:val="green"/>
            <w:rPrChange w:id="1921" w:author="Patricia Sbrissa" w:date="2019-09-27T23:05:00Z">
              <w:rPr>
                <w:rFonts w:ascii="Arial" w:hAnsi="Arial" w:cs="Arial"/>
                <w:color w:val="FF0000"/>
                <w:sz w:val="24"/>
                <w:szCs w:val="24"/>
              </w:rPr>
            </w:rPrChange>
          </w:rPr>
          <w:delText>, dando</w:delText>
        </w:r>
      </w:del>
      <w:r w:rsidR="00944FA7" w:rsidRPr="00A33C1D">
        <w:rPr>
          <w:rFonts w:ascii="Arial" w:hAnsi="Arial" w:cs="Arial"/>
          <w:sz w:val="24"/>
          <w:szCs w:val="24"/>
          <w:highlight w:val="green"/>
          <w:rPrChange w:id="1922" w:author="Patricia Sbrissa" w:date="2019-09-27T23:05:00Z">
            <w:rPr>
              <w:rFonts w:ascii="Arial" w:hAnsi="Arial" w:cs="Arial"/>
              <w:color w:val="FF0000"/>
              <w:sz w:val="24"/>
              <w:szCs w:val="24"/>
            </w:rPr>
          </w:rPrChange>
        </w:rPr>
        <w:t xml:space="preserve"> </w:t>
      </w:r>
      <w:del w:id="1923" w:author="Patricia Sbrissa" w:date="2019-09-27T20:07:00Z">
        <w:r w:rsidR="00944FA7" w:rsidRPr="00A33C1D" w:rsidDel="006B2897">
          <w:rPr>
            <w:rFonts w:ascii="Arial" w:hAnsi="Arial" w:cs="Arial"/>
            <w:sz w:val="24"/>
            <w:szCs w:val="24"/>
            <w:highlight w:val="green"/>
            <w:rPrChange w:id="1924" w:author="Patricia Sbrissa" w:date="2019-09-27T23:05:00Z">
              <w:rPr>
                <w:rFonts w:ascii="Arial" w:hAnsi="Arial" w:cs="Arial"/>
                <w:color w:val="FF0000"/>
                <w:sz w:val="24"/>
                <w:szCs w:val="24"/>
              </w:rPr>
            </w:rPrChange>
          </w:rPr>
          <w:delText>origem a tal expressã</w:delText>
        </w:r>
      </w:del>
      <w:ins w:id="1925" w:author="Patricia Sbrissa" w:date="2019-09-27T20:07:00Z">
        <w:r w:rsidR="006F1B44" w:rsidRPr="00A33C1D">
          <w:rPr>
            <w:rFonts w:ascii="Arial" w:hAnsi="Arial" w:cs="Arial"/>
            <w:sz w:val="24"/>
            <w:szCs w:val="24"/>
            <w:highlight w:val="green"/>
            <w:rPrChange w:id="1926" w:author="Patricia Sbrissa" w:date="2019-09-27T23:05:00Z">
              <w:rPr>
                <w:rFonts w:ascii="Arial" w:hAnsi="Arial" w:cs="Arial"/>
                <w:color w:val="FF0000"/>
                <w:sz w:val="24"/>
                <w:szCs w:val="24"/>
              </w:rPr>
            </w:rPrChange>
          </w:rPr>
          <w:t xml:space="preserve">que segue na </w:t>
        </w:r>
      </w:ins>
      <w:ins w:id="1927" w:author="Patricia Sbrissa" w:date="2019-09-27T20:08:00Z">
        <w:r w:rsidR="006F1B44" w:rsidRPr="00A33C1D">
          <w:rPr>
            <w:rFonts w:ascii="Arial" w:hAnsi="Arial" w:cs="Arial"/>
            <w:sz w:val="24"/>
            <w:szCs w:val="24"/>
            <w:highlight w:val="green"/>
            <w:rPrChange w:id="1928" w:author="Patricia Sbrissa" w:date="2019-09-27T23:05:00Z">
              <w:rPr>
                <w:rFonts w:ascii="Arial" w:hAnsi="Arial" w:cs="Arial"/>
                <w:color w:val="FF0000"/>
                <w:sz w:val="24"/>
                <w:szCs w:val="24"/>
              </w:rPr>
            </w:rPrChange>
          </w:rPr>
          <w:t>sociedade brasileira até os dias de hoje.</w:t>
        </w:r>
      </w:ins>
      <w:del w:id="1929" w:author="Patricia Sbrissa" w:date="2019-09-27T20:07:00Z">
        <w:r w:rsidR="00944FA7" w:rsidRPr="00A33C1D" w:rsidDel="006B2897">
          <w:rPr>
            <w:rFonts w:ascii="Arial" w:hAnsi="Arial" w:cs="Arial"/>
            <w:sz w:val="24"/>
            <w:szCs w:val="24"/>
            <w:highlight w:val="green"/>
            <w:rPrChange w:id="1930" w:author="Patricia Sbrissa" w:date="2019-09-27T23:05:00Z">
              <w:rPr>
                <w:rFonts w:ascii="Arial" w:hAnsi="Arial" w:cs="Arial"/>
                <w:color w:val="FF0000"/>
                <w:sz w:val="24"/>
                <w:szCs w:val="24"/>
              </w:rPr>
            </w:rPrChange>
          </w:rPr>
          <w:delText>o popular.</w:delText>
        </w:r>
      </w:del>
    </w:p>
    <w:p w14:paraId="264B28BD" w14:textId="77777777" w:rsidR="00BB0046" w:rsidRPr="00EE1285" w:rsidRDefault="00BB0046" w:rsidP="00BB0046">
      <w:pPr>
        <w:ind w:firstLine="708"/>
        <w:rPr>
          <w:rFonts w:ascii="Arial" w:hAnsi="Arial" w:cs="Arial"/>
          <w:i/>
          <w:sz w:val="24"/>
          <w:szCs w:val="24"/>
        </w:rPr>
      </w:pPr>
    </w:p>
    <w:p w14:paraId="2C6694F5" w14:textId="46E94915" w:rsidR="00BB0046" w:rsidRPr="00F86FB8" w:rsidDel="00F86FB8" w:rsidRDefault="00A33C1D" w:rsidP="00F86FB8">
      <w:pPr>
        <w:ind w:firstLine="0"/>
        <w:rPr>
          <w:del w:id="1931" w:author="Patricia Sbrissa" w:date="2019-09-27T22:47:00Z"/>
          <w:rFonts w:ascii="Arial" w:eastAsia="Arial" w:hAnsi="Arial" w:cs="Arial"/>
          <w:sz w:val="28"/>
          <w:szCs w:val="28"/>
          <w:rPrChange w:id="1932" w:author="Patricia Sbrissa" w:date="2019-09-27T22:48:00Z">
            <w:rPr>
              <w:del w:id="1933" w:author="Patricia Sbrissa" w:date="2019-09-27T22:47:00Z"/>
              <w:rFonts w:ascii="Arial" w:hAnsi="Arial" w:cs="Arial"/>
              <w:color w:val="auto"/>
              <w:sz w:val="28"/>
              <w:szCs w:val="28"/>
            </w:rPr>
          </w:rPrChange>
        </w:rPr>
        <w:pPrChange w:id="1934" w:author="Patricia Sbrissa" w:date="2019-09-27T22:48:00Z">
          <w:pPr>
            <w:pStyle w:val="0TITULO1TXT"/>
            <w:spacing w:before="0" w:after="0" w:line="360" w:lineRule="auto"/>
            <w:ind w:firstLine="0"/>
            <w:jc w:val="center"/>
          </w:pPr>
        </w:pPrChange>
      </w:pPr>
      <w:ins w:id="1935" w:author="Patricia Sbrissa" w:date="2019-09-27T22:57:00Z">
        <w:r>
          <w:rPr>
            <w:rFonts w:ascii="Arial" w:eastAsia="Arial" w:hAnsi="Arial" w:cs="Arial"/>
            <w:b/>
            <w:color w:val="44546A"/>
            <w:sz w:val="28"/>
            <w:szCs w:val="28"/>
          </w:rPr>
          <w:t>A</w:t>
        </w:r>
      </w:ins>
      <w:ins w:id="1936" w:author="Patricia Sbrissa" w:date="2019-09-27T22:47:00Z">
        <w:r w:rsidR="00F86FB8">
          <w:rPr>
            <w:rFonts w:ascii="Arial" w:eastAsia="Arial" w:hAnsi="Arial" w:cs="Arial"/>
            <w:b/>
            <w:color w:val="44546A"/>
            <w:sz w:val="28"/>
            <w:szCs w:val="28"/>
          </w:rPr>
          <w:t xml:space="preserve"> </w:t>
        </w:r>
      </w:ins>
      <w:ins w:id="1937" w:author="Patricia Sbrissa" w:date="2019-09-27T22:49:00Z">
        <w:r w:rsidR="00F86FB8">
          <w:rPr>
            <w:rFonts w:ascii="Arial" w:eastAsia="Arial" w:hAnsi="Arial" w:cs="Arial"/>
            <w:b/>
            <w:color w:val="44546A"/>
            <w:sz w:val="28"/>
            <w:szCs w:val="28"/>
          </w:rPr>
          <w:t xml:space="preserve">construção do </w:t>
        </w:r>
      </w:ins>
      <w:ins w:id="1938" w:author="Patricia Sbrissa" w:date="2019-09-27T22:50:00Z">
        <w:r w:rsidR="00F86FB8">
          <w:rPr>
            <w:rFonts w:ascii="Arial" w:eastAsia="Arial" w:hAnsi="Arial" w:cs="Arial"/>
            <w:b/>
            <w:color w:val="44546A"/>
            <w:sz w:val="28"/>
            <w:szCs w:val="28"/>
          </w:rPr>
          <w:t>D</w:t>
        </w:r>
      </w:ins>
      <w:ins w:id="1939" w:author="Patricia Sbrissa" w:date="2019-09-27T22:49:00Z">
        <w:r w:rsidR="00F86FB8">
          <w:rPr>
            <w:rFonts w:ascii="Arial" w:eastAsia="Arial" w:hAnsi="Arial" w:cs="Arial"/>
            <w:b/>
            <w:color w:val="44546A"/>
            <w:sz w:val="28"/>
            <w:szCs w:val="28"/>
          </w:rPr>
          <w:t xml:space="preserve">ireito </w:t>
        </w:r>
      </w:ins>
      <w:ins w:id="1940" w:author="Patricia Sbrissa" w:date="2019-09-27T22:50:00Z">
        <w:r w:rsidR="00F86FB8">
          <w:rPr>
            <w:rFonts w:ascii="Arial" w:eastAsia="Arial" w:hAnsi="Arial" w:cs="Arial"/>
            <w:b/>
            <w:color w:val="44546A"/>
            <w:sz w:val="28"/>
            <w:szCs w:val="28"/>
          </w:rPr>
          <w:t>T</w:t>
        </w:r>
      </w:ins>
      <w:ins w:id="1941" w:author="Patricia Sbrissa" w:date="2019-09-27T22:49:00Z">
        <w:r w:rsidR="00F86FB8">
          <w:rPr>
            <w:rFonts w:ascii="Arial" w:eastAsia="Arial" w:hAnsi="Arial" w:cs="Arial"/>
            <w:b/>
            <w:color w:val="44546A"/>
            <w:sz w:val="28"/>
            <w:szCs w:val="28"/>
          </w:rPr>
          <w:t>ributário</w:t>
        </w:r>
      </w:ins>
      <w:ins w:id="1942" w:author="Patricia Sbrissa" w:date="2019-09-27T22:47:00Z">
        <w:r w:rsidR="00F86FB8">
          <w:rPr>
            <w:rFonts w:ascii="Arial" w:eastAsia="Arial" w:hAnsi="Arial" w:cs="Arial"/>
            <w:b/>
            <w:color w:val="44546A"/>
            <w:sz w:val="28"/>
            <w:szCs w:val="28"/>
          </w:rPr>
          <w:t xml:space="preserve"> Brasil</w:t>
        </w:r>
      </w:ins>
      <w:del w:id="1943" w:author="Patricia Sbrissa" w:date="2019-09-27T22:47:00Z">
        <w:r w:rsidR="00BB0046" w:rsidRPr="00F86FB8" w:rsidDel="00F86FB8">
          <w:rPr>
            <w:rFonts w:ascii="Arial" w:hAnsi="Arial" w:cs="Arial"/>
            <w:color w:val="365F91" w:themeColor="accent1" w:themeShade="BF"/>
            <w:sz w:val="28"/>
            <w:szCs w:val="28"/>
            <w:rPrChange w:id="1944" w:author="Patricia Sbrissa" w:date="2019-09-27T22:47:00Z">
              <w:rPr>
                <w:rFonts w:ascii="Arial" w:hAnsi="Arial" w:cs="Arial"/>
                <w:color w:val="auto"/>
                <w:sz w:val="28"/>
                <w:szCs w:val="28"/>
              </w:rPr>
            </w:rPrChange>
          </w:rPr>
          <w:delText xml:space="preserve">O </w:delText>
        </w:r>
        <w:r w:rsidR="00F86FB8" w:rsidRPr="00F86FB8" w:rsidDel="00F86FB8">
          <w:rPr>
            <w:rFonts w:ascii="Arial" w:hAnsi="Arial" w:cs="Arial"/>
            <w:color w:val="365F91" w:themeColor="accent1" w:themeShade="BF"/>
            <w:sz w:val="28"/>
            <w:szCs w:val="28"/>
            <w:rPrChange w:id="1945" w:author="Patricia Sbrissa" w:date="2019-09-27T22:47:00Z">
              <w:rPr>
                <w:rFonts w:ascii="Arial" w:hAnsi="Arial" w:cs="Arial"/>
                <w:color w:val="auto"/>
                <w:sz w:val="28"/>
                <w:szCs w:val="28"/>
              </w:rPr>
            </w:rPrChange>
          </w:rPr>
          <w:delText>início d</w:delText>
        </w:r>
      </w:del>
      <w:del w:id="1946" w:author="Patricia Sbrissa" w:date="2019-09-27T22:46:00Z">
        <w:r w:rsidR="00BB0046" w:rsidRPr="00F86FB8" w:rsidDel="00F86FB8">
          <w:rPr>
            <w:rFonts w:ascii="Arial" w:hAnsi="Arial" w:cs="Arial"/>
            <w:color w:val="365F91" w:themeColor="accent1" w:themeShade="BF"/>
            <w:sz w:val="28"/>
            <w:szCs w:val="28"/>
            <w:rPrChange w:id="1947" w:author="Patricia Sbrissa" w:date="2019-09-27T22:47:00Z">
              <w:rPr>
                <w:rFonts w:ascii="Arial" w:hAnsi="Arial" w:cs="Arial"/>
                <w:color w:val="auto"/>
                <w:sz w:val="28"/>
                <w:szCs w:val="28"/>
              </w:rPr>
            </w:rPrChange>
          </w:rPr>
          <w:delText xml:space="preserve">O DIREITO TRIBUTÁRIO </w:delText>
        </w:r>
      </w:del>
      <w:del w:id="1948" w:author="Patricia Sbrissa" w:date="2019-09-27T22:47:00Z">
        <w:r w:rsidR="00F86FB8" w:rsidRPr="00F86FB8" w:rsidDel="00F86FB8">
          <w:rPr>
            <w:rFonts w:ascii="Arial" w:hAnsi="Arial" w:cs="Arial"/>
            <w:color w:val="365F91" w:themeColor="accent1" w:themeShade="BF"/>
            <w:sz w:val="28"/>
            <w:szCs w:val="28"/>
            <w:rPrChange w:id="1949" w:author="Patricia Sbrissa" w:date="2019-09-27T22:47:00Z">
              <w:rPr>
                <w:rFonts w:ascii="Arial" w:hAnsi="Arial" w:cs="Arial"/>
                <w:color w:val="auto"/>
                <w:sz w:val="28"/>
                <w:szCs w:val="28"/>
              </w:rPr>
            </w:rPrChange>
          </w:rPr>
          <w:delText>no brasil</w:delText>
        </w:r>
      </w:del>
    </w:p>
    <w:p w14:paraId="766D3A9D" w14:textId="77777777" w:rsidR="00B453B7" w:rsidRPr="00B453B7" w:rsidRDefault="00B453B7" w:rsidP="00F86FB8">
      <w:pPr>
        <w:ind w:firstLine="0"/>
        <w:rPr>
          <w:rFonts w:ascii="Arial" w:hAnsi="Arial" w:cs="Arial"/>
          <w:sz w:val="24"/>
          <w:szCs w:val="24"/>
        </w:rPr>
        <w:pPrChange w:id="1950" w:author="Patricia Sbrissa" w:date="2019-09-27T22:48:00Z">
          <w:pPr>
            <w:pStyle w:val="0TITULO1TXT"/>
            <w:spacing w:before="0" w:after="0" w:line="360" w:lineRule="auto"/>
            <w:ind w:firstLine="0"/>
            <w:jc w:val="center"/>
          </w:pPr>
        </w:pPrChange>
      </w:pPr>
    </w:p>
    <w:p w14:paraId="576EA167" w14:textId="77777777" w:rsidR="00BB0046" w:rsidRPr="00A925A3" w:rsidDel="001904A7" w:rsidRDefault="00786C19" w:rsidP="00B453B7">
      <w:pPr>
        <w:ind w:firstLine="708"/>
        <w:rPr>
          <w:del w:id="1951" w:author="Patricia Sbrissa" w:date="2019-09-27T19:29:00Z"/>
          <w:rFonts w:ascii="Arial" w:hAnsi="Arial" w:cs="Arial"/>
          <w:sz w:val="24"/>
          <w:szCs w:val="24"/>
        </w:rPr>
      </w:pPr>
      <w:ins w:id="1952" w:author="Patricia Sbrissa" w:date="2019-09-27T19:27:00Z">
        <w:r>
          <w:rPr>
            <w:rFonts w:ascii="Arial" w:hAnsi="Arial" w:cs="Arial"/>
            <w:sz w:val="24"/>
            <w:szCs w:val="24"/>
          </w:rPr>
          <w:t>Em 7 de setembro de 1822, c</w:t>
        </w:r>
      </w:ins>
      <w:del w:id="1953" w:author="Patricia Sbrissa" w:date="2019-09-27T19:27:00Z">
        <w:r w:rsidR="00A925A3" w:rsidDel="00786C19">
          <w:rPr>
            <w:rFonts w:ascii="Arial" w:hAnsi="Arial" w:cs="Arial"/>
            <w:sz w:val="24"/>
            <w:szCs w:val="24"/>
          </w:rPr>
          <w:delText>C</w:delText>
        </w:r>
      </w:del>
      <w:r w:rsidR="00A925A3">
        <w:rPr>
          <w:rFonts w:ascii="Arial" w:hAnsi="Arial" w:cs="Arial"/>
          <w:sz w:val="24"/>
          <w:szCs w:val="24"/>
        </w:rPr>
        <w:t>om</w:t>
      </w:r>
      <w:r w:rsidR="00BB0046" w:rsidRPr="00A925A3">
        <w:rPr>
          <w:rFonts w:ascii="Arial" w:hAnsi="Arial" w:cs="Arial"/>
          <w:sz w:val="24"/>
          <w:szCs w:val="24"/>
        </w:rPr>
        <w:t xml:space="preserve"> a </w:t>
      </w:r>
      <w:ins w:id="1954" w:author="Patricia Sbrissa" w:date="2019-09-27T19:26:00Z">
        <w:r w:rsidR="002E7329">
          <w:rPr>
            <w:rFonts w:ascii="Arial" w:hAnsi="Arial" w:cs="Arial"/>
            <w:sz w:val="24"/>
            <w:szCs w:val="24"/>
          </w:rPr>
          <w:t>P</w:t>
        </w:r>
      </w:ins>
      <w:del w:id="1955" w:author="Patricia Sbrissa" w:date="2019-09-27T19:26:00Z">
        <w:r w:rsidR="00BB0046" w:rsidRPr="00A925A3" w:rsidDel="002E7329">
          <w:rPr>
            <w:rFonts w:ascii="Arial" w:hAnsi="Arial" w:cs="Arial"/>
            <w:sz w:val="24"/>
            <w:szCs w:val="24"/>
          </w:rPr>
          <w:delText>p</w:delText>
        </w:r>
      </w:del>
      <w:r w:rsidR="00BB0046" w:rsidRPr="00A925A3">
        <w:rPr>
          <w:rFonts w:ascii="Arial" w:hAnsi="Arial" w:cs="Arial"/>
          <w:sz w:val="24"/>
          <w:szCs w:val="24"/>
        </w:rPr>
        <w:t>roclamação da Independência do Brasil</w:t>
      </w:r>
      <w:ins w:id="1956" w:author="Patricia Sbrissa" w:date="2019-09-27T19:27:00Z">
        <w:r>
          <w:rPr>
            <w:rFonts w:ascii="Arial" w:hAnsi="Arial" w:cs="Arial"/>
            <w:sz w:val="24"/>
            <w:szCs w:val="24"/>
          </w:rPr>
          <w:t xml:space="preserve">, </w:t>
        </w:r>
      </w:ins>
      <w:del w:id="1957" w:author="Patricia Sbrissa" w:date="2019-09-27T19:27:00Z">
        <w:r w:rsidR="00A925A3" w:rsidDel="00786C19">
          <w:rPr>
            <w:rFonts w:ascii="Arial" w:hAnsi="Arial" w:cs="Arial"/>
            <w:sz w:val="24"/>
            <w:szCs w:val="24"/>
          </w:rPr>
          <w:delText xml:space="preserve"> na data de 07/09/1822</w:delText>
        </w:r>
        <w:r w:rsidR="00BB0046" w:rsidRPr="00A925A3" w:rsidDel="00786C19">
          <w:rPr>
            <w:rFonts w:ascii="Arial" w:hAnsi="Arial" w:cs="Arial"/>
            <w:sz w:val="24"/>
            <w:szCs w:val="24"/>
          </w:rPr>
          <w:delText xml:space="preserve">, </w:delText>
        </w:r>
        <w:r w:rsidR="00A925A3" w:rsidDel="00D55DC8">
          <w:rPr>
            <w:rFonts w:ascii="Arial" w:hAnsi="Arial" w:cs="Arial"/>
            <w:sz w:val="24"/>
            <w:szCs w:val="24"/>
          </w:rPr>
          <w:delText xml:space="preserve">em </w:delText>
        </w:r>
      </w:del>
      <w:r w:rsidR="00A925A3">
        <w:rPr>
          <w:rFonts w:ascii="Arial" w:hAnsi="Arial" w:cs="Arial"/>
          <w:sz w:val="24"/>
          <w:szCs w:val="24"/>
        </w:rPr>
        <w:t xml:space="preserve">nosso país </w:t>
      </w:r>
      <w:r w:rsidR="00BB0046" w:rsidRPr="00A925A3">
        <w:rPr>
          <w:rFonts w:ascii="Arial" w:hAnsi="Arial" w:cs="Arial"/>
          <w:sz w:val="24"/>
          <w:szCs w:val="24"/>
        </w:rPr>
        <w:t>começ</w:t>
      </w:r>
      <w:ins w:id="1958" w:author="Patricia Sbrissa" w:date="2019-09-27T19:28:00Z">
        <w:r w:rsidR="00D55DC8">
          <w:rPr>
            <w:rFonts w:ascii="Arial" w:hAnsi="Arial" w:cs="Arial"/>
            <w:sz w:val="24"/>
            <w:szCs w:val="24"/>
          </w:rPr>
          <w:t>ou</w:t>
        </w:r>
        <w:r w:rsidR="00683FB3">
          <w:rPr>
            <w:rFonts w:ascii="Arial" w:hAnsi="Arial" w:cs="Arial"/>
            <w:sz w:val="24"/>
            <w:szCs w:val="24"/>
          </w:rPr>
          <w:t xml:space="preserve"> a</w:t>
        </w:r>
      </w:ins>
      <w:del w:id="1959" w:author="Patricia Sbrissa" w:date="2019-09-27T19:28:00Z">
        <w:r w:rsidR="00BB0046" w:rsidRPr="00A925A3" w:rsidDel="00D55DC8">
          <w:rPr>
            <w:rFonts w:ascii="Arial" w:hAnsi="Arial" w:cs="Arial"/>
            <w:sz w:val="24"/>
            <w:szCs w:val="24"/>
          </w:rPr>
          <w:delText>aram</w:delText>
        </w:r>
        <w:r w:rsidR="00BB0046" w:rsidRPr="00A925A3" w:rsidDel="00683FB3">
          <w:rPr>
            <w:rFonts w:ascii="Arial" w:hAnsi="Arial" w:cs="Arial"/>
            <w:sz w:val="24"/>
            <w:szCs w:val="24"/>
          </w:rPr>
          <w:delText xml:space="preserve"> a serem</w:delText>
        </w:r>
      </w:del>
      <w:r w:rsidR="00BB0046" w:rsidRPr="00A925A3">
        <w:rPr>
          <w:rFonts w:ascii="Arial" w:hAnsi="Arial" w:cs="Arial"/>
          <w:sz w:val="24"/>
          <w:szCs w:val="24"/>
        </w:rPr>
        <w:t xml:space="preserve"> cria</w:t>
      </w:r>
      <w:ins w:id="1960" w:author="Patricia Sbrissa" w:date="2019-09-27T19:28:00Z">
        <w:r w:rsidR="00683FB3">
          <w:rPr>
            <w:rFonts w:ascii="Arial" w:hAnsi="Arial" w:cs="Arial"/>
            <w:sz w:val="24"/>
            <w:szCs w:val="24"/>
          </w:rPr>
          <w:t xml:space="preserve">r suas próprias normas no que concerne à tributação. </w:t>
        </w:r>
      </w:ins>
      <w:del w:id="1961" w:author="Patricia Sbrissa" w:date="2019-09-27T19:28:00Z">
        <w:r w:rsidR="00BB0046" w:rsidRPr="00A925A3" w:rsidDel="00683FB3">
          <w:rPr>
            <w:rFonts w:ascii="Arial" w:hAnsi="Arial" w:cs="Arial"/>
            <w:sz w:val="24"/>
            <w:szCs w:val="24"/>
          </w:rPr>
          <w:delText>das</w:delText>
        </w:r>
      </w:del>
      <w:r w:rsidR="00BB0046" w:rsidRPr="00A925A3">
        <w:rPr>
          <w:rFonts w:ascii="Arial" w:hAnsi="Arial" w:cs="Arial"/>
          <w:sz w:val="24"/>
          <w:szCs w:val="24"/>
        </w:rPr>
        <w:t xml:space="preserve"> </w:t>
      </w:r>
      <w:del w:id="1962" w:author="Patricia Sbrissa" w:date="2019-09-27T19:28:00Z">
        <w:r w:rsidR="00BB0046" w:rsidRPr="00A925A3" w:rsidDel="00294949">
          <w:rPr>
            <w:rFonts w:ascii="Arial" w:hAnsi="Arial" w:cs="Arial"/>
            <w:sz w:val="24"/>
            <w:szCs w:val="24"/>
          </w:rPr>
          <w:delText xml:space="preserve">normas próprias, </w:delText>
        </w:r>
        <w:r w:rsidR="00A925A3" w:rsidDel="00294949">
          <w:rPr>
            <w:rFonts w:ascii="Arial" w:hAnsi="Arial" w:cs="Arial"/>
            <w:sz w:val="24"/>
            <w:szCs w:val="24"/>
          </w:rPr>
          <w:delText>sendo u</w:delText>
        </w:r>
      </w:del>
      <w:ins w:id="1963" w:author="Patricia Sbrissa" w:date="2019-09-27T19:28:00Z">
        <w:r w:rsidR="00294949">
          <w:rPr>
            <w:rFonts w:ascii="Arial" w:hAnsi="Arial" w:cs="Arial"/>
            <w:sz w:val="24"/>
            <w:szCs w:val="24"/>
          </w:rPr>
          <w:t>U</w:t>
        </w:r>
      </w:ins>
      <w:r w:rsidR="00A925A3">
        <w:rPr>
          <w:rFonts w:ascii="Arial" w:hAnsi="Arial" w:cs="Arial"/>
          <w:sz w:val="24"/>
          <w:szCs w:val="24"/>
        </w:rPr>
        <w:t>m dos</w:t>
      </w:r>
      <w:r w:rsidR="00BB0046" w:rsidRPr="00A925A3">
        <w:rPr>
          <w:rFonts w:ascii="Arial" w:hAnsi="Arial" w:cs="Arial"/>
          <w:sz w:val="24"/>
          <w:szCs w:val="24"/>
        </w:rPr>
        <w:t xml:space="preserve"> grandes avanços </w:t>
      </w:r>
      <w:ins w:id="1964" w:author="Patricia Sbrissa" w:date="2019-09-27T19:28:00Z">
        <w:r w:rsidR="00294949">
          <w:rPr>
            <w:rFonts w:ascii="Arial" w:hAnsi="Arial" w:cs="Arial"/>
            <w:sz w:val="24"/>
            <w:szCs w:val="24"/>
          </w:rPr>
          <w:t xml:space="preserve">foi </w:t>
        </w:r>
      </w:ins>
      <w:r w:rsidR="00A925A3">
        <w:rPr>
          <w:rFonts w:ascii="Arial" w:hAnsi="Arial" w:cs="Arial"/>
          <w:sz w:val="24"/>
          <w:szCs w:val="24"/>
        </w:rPr>
        <w:t>a</w:t>
      </w:r>
      <w:r w:rsidR="00BB0046" w:rsidRPr="00A925A3">
        <w:rPr>
          <w:rFonts w:ascii="Arial" w:hAnsi="Arial" w:cs="Arial"/>
          <w:sz w:val="24"/>
          <w:szCs w:val="24"/>
        </w:rPr>
        <w:t xml:space="preserve"> </w:t>
      </w:r>
      <w:r w:rsidR="00B526AA">
        <w:rPr>
          <w:rFonts w:ascii="Arial" w:hAnsi="Arial" w:cs="Arial"/>
          <w:sz w:val="24"/>
          <w:szCs w:val="24"/>
        </w:rPr>
        <w:t xml:space="preserve">criação da </w:t>
      </w:r>
      <w:r w:rsidR="00BB0046" w:rsidRPr="00A925A3">
        <w:rPr>
          <w:rFonts w:ascii="Arial" w:hAnsi="Arial" w:cs="Arial"/>
          <w:sz w:val="24"/>
          <w:szCs w:val="24"/>
        </w:rPr>
        <w:t>Cons</w:t>
      </w:r>
      <w:r w:rsidR="00A925A3">
        <w:rPr>
          <w:rFonts w:ascii="Arial" w:hAnsi="Arial" w:cs="Arial"/>
          <w:sz w:val="24"/>
          <w:szCs w:val="24"/>
        </w:rPr>
        <w:t>tituição Política do Império, de</w:t>
      </w:r>
      <w:r w:rsidR="00BB0046" w:rsidRPr="00A925A3">
        <w:rPr>
          <w:rFonts w:ascii="Arial" w:hAnsi="Arial" w:cs="Arial"/>
          <w:sz w:val="24"/>
          <w:szCs w:val="24"/>
        </w:rPr>
        <w:t xml:space="preserve"> 1824, </w:t>
      </w:r>
      <w:ins w:id="1965" w:author="Patricia Sbrissa" w:date="2019-09-27T19:29:00Z">
        <w:r w:rsidR="00294949">
          <w:rPr>
            <w:rFonts w:ascii="Arial" w:hAnsi="Arial" w:cs="Arial"/>
            <w:sz w:val="24"/>
            <w:szCs w:val="24"/>
          </w:rPr>
          <w:t>que começou a de</w:t>
        </w:r>
      </w:ins>
      <w:del w:id="1966" w:author="Patricia Sbrissa" w:date="2019-09-27T19:29:00Z">
        <w:r w:rsidR="00A925A3" w:rsidDel="001904A7">
          <w:rPr>
            <w:rFonts w:ascii="Arial" w:hAnsi="Arial" w:cs="Arial"/>
            <w:sz w:val="24"/>
            <w:szCs w:val="24"/>
          </w:rPr>
          <w:delText>iniciando</w:delText>
        </w:r>
        <w:r w:rsidR="00BB0046" w:rsidRPr="00A925A3" w:rsidDel="001904A7">
          <w:rPr>
            <w:rFonts w:ascii="Arial" w:hAnsi="Arial" w:cs="Arial"/>
            <w:sz w:val="24"/>
            <w:szCs w:val="24"/>
          </w:rPr>
          <w:delText xml:space="preserve"> o desenho </w:delText>
        </w:r>
      </w:del>
      <w:ins w:id="1967" w:author="Patricia Sbrissa" w:date="2019-09-27T19:29:00Z">
        <w:r w:rsidR="001904A7">
          <w:rPr>
            <w:rFonts w:ascii="Arial" w:hAnsi="Arial" w:cs="Arial"/>
            <w:sz w:val="24"/>
            <w:szCs w:val="24"/>
          </w:rPr>
          <w:t xml:space="preserve">senhar </w:t>
        </w:r>
      </w:ins>
      <w:del w:id="1968" w:author="Patricia Sbrissa" w:date="2019-09-27T19:29:00Z">
        <w:r w:rsidR="00BB0046" w:rsidRPr="00A925A3" w:rsidDel="001904A7">
          <w:rPr>
            <w:rFonts w:ascii="Arial" w:hAnsi="Arial" w:cs="Arial"/>
            <w:sz w:val="24"/>
            <w:szCs w:val="24"/>
          </w:rPr>
          <w:delText>d</w:delText>
        </w:r>
      </w:del>
      <w:r w:rsidR="00BB0046" w:rsidRPr="00A925A3">
        <w:rPr>
          <w:rFonts w:ascii="Arial" w:hAnsi="Arial" w:cs="Arial"/>
          <w:sz w:val="24"/>
          <w:szCs w:val="24"/>
        </w:rPr>
        <w:t xml:space="preserve">a estrutura do Estado </w:t>
      </w:r>
      <w:ins w:id="1969" w:author="Patricia Sbrissa" w:date="2019-09-27T19:29:00Z">
        <w:r w:rsidR="001904A7">
          <w:rPr>
            <w:rFonts w:ascii="Arial" w:hAnsi="Arial" w:cs="Arial"/>
            <w:sz w:val="24"/>
            <w:szCs w:val="24"/>
          </w:rPr>
          <w:t>b</w:t>
        </w:r>
      </w:ins>
      <w:del w:id="1970" w:author="Patricia Sbrissa" w:date="2019-09-27T19:29:00Z">
        <w:r w:rsidR="00BB0046" w:rsidRPr="00A925A3" w:rsidDel="001904A7">
          <w:rPr>
            <w:rFonts w:ascii="Arial" w:hAnsi="Arial" w:cs="Arial"/>
            <w:sz w:val="24"/>
            <w:szCs w:val="24"/>
          </w:rPr>
          <w:delText>B</w:delText>
        </w:r>
      </w:del>
      <w:r w:rsidR="00BB0046" w:rsidRPr="00A925A3">
        <w:rPr>
          <w:rFonts w:ascii="Arial" w:hAnsi="Arial" w:cs="Arial"/>
          <w:sz w:val="24"/>
          <w:szCs w:val="24"/>
        </w:rPr>
        <w:t>rasileiro, sua</w:t>
      </w:r>
      <w:r w:rsidR="00A925A3">
        <w:rPr>
          <w:rFonts w:ascii="Arial" w:hAnsi="Arial" w:cs="Arial"/>
          <w:sz w:val="24"/>
          <w:szCs w:val="24"/>
        </w:rPr>
        <w:t>s</w:t>
      </w:r>
      <w:r w:rsidR="00BB0046" w:rsidRPr="00A925A3">
        <w:rPr>
          <w:rFonts w:ascii="Arial" w:hAnsi="Arial" w:cs="Arial"/>
          <w:sz w:val="24"/>
          <w:szCs w:val="24"/>
        </w:rPr>
        <w:t xml:space="preserve"> forma</w:t>
      </w:r>
      <w:r w:rsidR="00A925A3">
        <w:rPr>
          <w:rFonts w:ascii="Arial" w:hAnsi="Arial" w:cs="Arial"/>
          <w:sz w:val="24"/>
          <w:szCs w:val="24"/>
        </w:rPr>
        <w:t>s</w:t>
      </w:r>
      <w:r w:rsidR="00BB0046" w:rsidRPr="00A925A3">
        <w:rPr>
          <w:rFonts w:ascii="Arial" w:hAnsi="Arial" w:cs="Arial"/>
          <w:sz w:val="24"/>
          <w:szCs w:val="24"/>
        </w:rPr>
        <w:t xml:space="preserve"> de governo e </w:t>
      </w:r>
      <w:del w:id="1971" w:author="Patricia Sbrissa" w:date="2019-09-27T19:29:00Z">
        <w:r w:rsidR="00A925A3" w:rsidDel="001904A7">
          <w:rPr>
            <w:rFonts w:ascii="Arial" w:hAnsi="Arial" w:cs="Arial"/>
            <w:sz w:val="24"/>
            <w:szCs w:val="24"/>
          </w:rPr>
          <w:delText>d</w:delText>
        </w:r>
      </w:del>
      <w:r w:rsidR="00A925A3">
        <w:rPr>
          <w:rFonts w:ascii="Arial" w:hAnsi="Arial" w:cs="Arial"/>
          <w:sz w:val="24"/>
          <w:szCs w:val="24"/>
        </w:rPr>
        <w:t xml:space="preserve">as </w:t>
      </w:r>
      <w:r w:rsidR="00BB0046" w:rsidRPr="00A925A3">
        <w:rPr>
          <w:rFonts w:ascii="Arial" w:hAnsi="Arial" w:cs="Arial"/>
          <w:sz w:val="24"/>
          <w:szCs w:val="24"/>
        </w:rPr>
        <w:t xml:space="preserve">repartições dos </w:t>
      </w:r>
      <w:ins w:id="1972" w:author="Patricia Sbrissa" w:date="2019-09-27T19:29:00Z">
        <w:r w:rsidR="001904A7">
          <w:rPr>
            <w:rFonts w:ascii="Arial" w:hAnsi="Arial" w:cs="Arial"/>
            <w:sz w:val="24"/>
            <w:szCs w:val="24"/>
          </w:rPr>
          <w:t>P</w:t>
        </w:r>
      </w:ins>
      <w:del w:id="1973" w:author="Patricia Sbrissa" w:date="2019-09-27T19:29:00Z">
        <w:r w:rsidR="00BB0046" w:rsidRPr="00A925A3" w:rsidDel="001904A7">
          <w:rPr>
            <w:rFonts w:ascii="Arial" w:hAnsi="Arial" w:cs="Arial"/>
            <w:sz w:val="24"/>
            <w:szCs w:val="24"/>
          </w:rPr>
          <w:delText>p</w:delText>
        </w:r>
      </w:del>
      <w:r w:rsidR="00BB0046" w:rsidRPr="00A925A3">
        <w:rPr>
          <w:rFonts w:ascii="Arial" w:hAnsi="Arial" w:cs="Arial"/>
          <w:sz w:val="24"/>
          <w:szCs w:val="24"/>
        </w:rPr>
        <w:t xml:space="preserve">oderes, </w:t>
      </w:r>
      <w:r w:rsidR="00A925A3">
        <w:rPr>
          <w:rFonts w:ascii="Arial" w:hAnsi="Arial" w:cs="Arial"/>
          <w:sz w:val="24"/>
          <w:szCs w:val="24"/>
        </w:rPr>
        <w:t xml:space="preserve">juntamente com a criação dos </w:t>
      </w:r>
      <w:r w:rsidR="00BB0046" w:rsidRPr="00A925A3">
        <w:rPr>
          <w:rFonts w:ascii="Arial" w:hAnsi="Arial" w:cs="Arial"/>
          <w:sz w:val="24"/>
          <w:szCs w:val="24"/>
        </w:rPr>
        <w:t xml:space="preserve">direitos fundamentais e </w:t>
      </w:r>
      <w:r w:rsidR="00A925A3">
        <w:rPr>
          <w:rFonts w:ascii="Arial" w:hAnsi="Arial" w:cs="Arial"/>
          <w:sz w:val="24"/>
          <w:szCs w:val="24"/>
        </w:rPr>
        <w:t xml:space="preserve">das </w:t>
      </w:r>
      <w:r w:rsidR="00BB0046" w:rsidRPr="00A925A3">
        <w:rPr>
          <w:rFonts w:ascii="Arial" w:hAnsi="Arial" w:cs="Arial"/>
          <w:sz w:val="24"/>
          <w:szCs w:val="24"/>
        </w:rPr>
        <w:t>garantias dos cidadãos brasileiros.</w:t>
      </w:r>
    </w:p>
    <w:p w14:paraId="4A32DCBC" w14:textId="77777777" w:rsidR="00BB0046" w:rsidRPr="00D57B40" w:rsidRDefault="00BB0046">
      <w:pPr>
        <w:ind w:firstLine="708"/>
        <w:rPr>
          <w:rFonts w:ascii="Arial" w:hAnsi="Arial" w:cs="Arial"/>
          <w:sz w:val="24"/>
          <w:szCs w:val="24"/>
        </w:rPr>
      </w:pPr>
    </w:p>
    <w:p w14:paraId="1C4AFCDA" w14:textId="7EA59240" w:rsidR="00D64DBB" w:rsidDel="00A33C1D" w:rsidRDefault="00D64DBB">
      <w:pPr>
        <w:ind w:firstLine="708"/>
        <w:rPr>
          <w:del w:id="1974" w:author="Patricia Sbrissa" w:date="2019-09-27T19:29:00Z"/>
          <w:rFonts w:ascii="Arial" w:hAnsi="Arial" w:cs="Arial"/>
          <w:sz w:val="24"/>
          <w:szCs w:val="24"/>
        </w:rPr>
      </w:pPr>
      <w:r w:rsidRPr="00D57B40">
        <w:rPr>
          <w:rFonts w:ascii="Arial" w:hAnsi="Arial" w:cs="Arial"/>
          <w:sz w:val="24"/>
          <w:szCs w:val="24"/>
        </w:rPr>
        <w:t xml:space="preserve">Desde então, </w:t>
      </w:r>
      <w:r w:rsidR="00BB0046" w:rsidRPr="00D57B40">
        <w:rPr>
          <w:rFonts w:ascii="Arial" w:hAnsi="Arial" w:cs="Arial"/>
          <w:sz w:val="24"/>
          <w:szCs w:val="24"/>
        </w:rPr>
        <w:t>as questões de natureza tributária</w:t>
      </w:r>
      <w:del w:id="1975" w:author="Patricia Sbrissa" w:date="2019-09-27T19:30:00Z">
        <w:r w:rsidR="00BB0046" w:rsidRPr="00D57B40" w:rsidDel="007A4E28">
          <w:rPr>
            <w:rFonts w:ascii="Arial" w:hAnsi="Arial" w:cs="Arial"/>
            <w:sz w:val="24"/>
            <w:szCs w:val="24"/>
          </w:rPr>
          <w:delText>, e as posteriormente</w:delText>
        </w:r>
        <w:r w:rsidRPr="00D57B40" w:rsidDel="007A4E28">
          <w:rPr>
            <w:rFonts w:ascii="Arial" w:hAnsi="Arial" w:cs="Arial"/>
            <w:sz w:val="24"/>
            <w:szCs w:val="24"/>
          </w:rPr>
          <w:delText xml:space="preserve"> vindas</w:delText>
        </w:r>
        <w:r w:rsidR="00BB0046" w:rsidRPr="00D57B40" w:rsidDel="007A4E28">
          <w:rPr>
            <w:rFonts w:ascii="Arial" w:hAnsi="Arial" w:cs="Arial"/>
            <w:sz w:val="24"/>
            <w:szCs w:val="24"/>
          </w:rPr>
          <w:delText>,</w:delText>
        </w:r>
      </w:del>
      <w:r w:rsidR="00BB0046" w:rsidRPr="00D57B40">
        <w:rPr>
          <w:rFonts w:ascii="Arial" w:hAnsi="Arial" w:cs="Arial"/>
          <w:sz w:val="24"/>
          <w:szCs w:val="24"/>
        </w:rPr>
        <w:t xml:space="preserve"> </w:t>
      </w:r>
      <w:del w:id="1976" w:author="Patricia Sbrissa" w:date="2019-09-27T19:32:00Z">
        <w:r w:rsidRPr="00D57B40" w:rsidDel="00004EBB">
          <w:rPr>
            <w:rFonts w:ascii="Arial" w:hAnsi="Arial" w:cs="Arial"/>
            <w:sz w:val="24"/>
            <w:szCs w:val="24"/>
          </w:rPr>
          <w:delText>tiveram um grande crescimento</w:delText>
        </w:r>
      </w:del>
      <w:ins w:id="1977" w:author="Patricia Sbrissa" w:date="2019-09-27T19:32:00Z">
        <w:r w:rsidR="00004EBB">
          <w:rPr>
            <w:rFonts w:ascii="Arial" w:hAnsi="Arial" w:cs="Arial"/>
            <w:sz w:val="24"/>
            <w:szCs w:val="24"/>
          </w:rPr>
          <w:t>têm presença constante nas discussões políticas, sempre visando atender ao interesse</w:t>
        </w:r>
      </w:ins>
      <w:ins w:id="1978" w:author="Patricia Sbrissa" w:date="2019-09-27T19:33:00Z">
        <w:r w:rsidR="00DD1B40">
          <w:rPr>
            <w:rFonts w:ascii="Arial" w:hAnsi="Arial" w:cs="Arial"/>
            <w:sz w:val="24"/>
            <w:szCs w:val="24"/>
          </w:rPr>
          <w:t xml:space="preserve"> estatal, que é um só:</w:t>
        </w:r>
      </w:ins>
      <w:del w:id="1979" w:author="Patricia Sbrissa" w:date="2019-09-27T19:33:00Z">
        <w:r w:rsidR="00BB0046" w:rsidRPr="00D57B40" w:rsidDel="00DD1B40">
          <w:rPr>
            <w:rFonts w:ascii="Arial" w:hAnsi="Arial" w:cs="Arial"/>
            <w:sz w:val="24"/>
            <w:szCs w:val="24"/>
          </w:rPr>
          <w:delText xml:space="preserve">, sendo que tais questões buscaram atender aos interesses </w:delText>
        </w:r>
        <w:r w:rsidRPr="00D57B40" w:rsidDel="00DD1B40">
          <w:rPr>
            <w:rFonts w:ascii="Arial" w:hAnsi="Arial" w:cs="Arial"/>
            <w:sz w:val="24"/>
            <w:szCs w:val="24"/>
          </w:rPr>
          <w:delText>estatais</w:delText>
        </w:r>
        <w:r w:rsidR="00BB0046" w:rsidRPr="00D57B40" w:rsidDel="00DD1B40">
          <w:rPr>
            <w:rFonts w:ascii="Arial" w:hAnsi="Arial" w:cs="Arial"/>
            <w:sz w:val="24"/>
            <w:szCs w:val="24"/>
          </w:rPr>
          <w:delText xml:space="preserve"> </w:delText>
        </w:r>
        <w:r w:rsidR="00D57B40" w:rsidRPr="00D57B40" w:rsidDel="00DD1B40">
          <w:rPr>
            <w:rFonts w:ascii="Arial" w:hAnsi="Arial" w:cs="Arial"/>
            <w:sz w:val="24"/>
            <w:szCs w:val="24"/>
          </w:rPr>
          <w:delText xml:space="preserve">visando </w:delText>
        </w:r>
        <w:r w:rsidR="00BB0046" w:rsidRPr="00D57B40" w:rsidDel="00DD1B40">
          <w:rPr>
            <w:rFonts w:ascii="Arial" w:hAnsi="Arial" w:cs="Arial"/>
            <w:sz w:val="24"/>
            <w:szCs w:val="24"/>
          </w:rPr>
          <w:delText>a</w:delText>
        </w:r>
      </w:del>
      <w:r w:rsidR="00BB0046" w:rsidRPr="00D57B40">
        <w:rPr>
          <w:rFonts w:ascii="Arial" w:hAnsi="Arial" w:cs="Arial"/>
          <w:sz w:val="24"/>
          <w:szCs w:val="24"/>
        </w:rPr>
        <w:t xml:space="preserve"> arrecada</w:t>
      </w:r>
      <w:ins w:id="1980" w:author="Patricia Sbrissa" w:date="2019-09-27T19:33:00Z">
        <w:r w:rsidR="00602D9F">
          <w:rPr>
            <w:rFonts w:ascii="Arial" w:hAnsi="Arial" w:cs="Arial"/>
            <w:sz w:val="24"/>
            <w:szCs w:val="24"/>
          </w:rPr>
          <w:t>r dinheiro</w:t>
        </w:r>
      </w:ins>
      <w:del w:id="1981" w:author="Patricia Sbrissa" w:date="2019-09-27T19:33:00Z">
        <w:r w:rsidR="00BB0046" w:rsidRPr="00D57B40" w:rsidDel="00602D9F">
          <w:rPr>
            <w:rFonts w:ascii="Arial" w:hAnsi="Arial" w:cs="Arial"/>
            <w:sz w:val="24"/>
            <w:szCs w:val="24"/>
          </w:rPr>
          <w:delText>ção</w:delText>
        </w:r>
      </w:del>
      <w:r w:rsidR="00B526AA">
        <w:rPr>
          <w:rFonts w:ascii="Arial" w:hAnsi="Arial" w:cs="Arial"/>
          <w:sz w:val="24"/>
          <w:szCs w:val="24"/>
        </w:rPr>
        <w:t>.</w:t>
      </w:r>
    </w:p>
    <w:p w14:paraId="30E8A979" w14:textId="68BA431F" w:rsidR="00A33C1D" w:rsidRDefault="00A33C1D" w:rsidP="00BB0046">
      <w:pPr>
        <w:ind w:firstLine="708"/>
        <w:rPr>
          <w:ins w:id="1982" w:author="Patricia Sbrissa" w:date="2019-09-27T22:57:00Z"/>
          <w:rFonts w:ascii="Arial" w:hAnsi="Arial" w:cs="Arial"/>
          <w:sz w:val="24"/>
          <w:szCs w:val="24"/>
        </w:rPr>
      </w:pPr>
    </w:p>
    <w:p w14:paraId="4CADF6FE" w14:textId="444B8D39" w:rsidR="00A33C1D" w:rsidRDefault="00A33C1D" w:rsidP="00A33C1D">
      <w:pPr>
        <w:ind w:firstLine="708"/>
        <w:rPr>
          <w:ins w:id="1983" w:author="Patricia Sbrissa" w:date="2019-09-27T22:58:00Z"/>
          <w:rFonts w:ascii="Arial" w:hAnsi="Arial" w:cs="Arial"/>
          <w:sz w:val="20"/>
          <w:szCs w:val="20"/>
        </w:rPr>
      </w:pPr>
      <w:ins w:id="1984" w:author="Patricia Sbrissa" w:date="2019-09-27T22:58:00Z">
        <w:r w:rsidRPr="00A33C1D">
          <w:rPr>
            <w:rFonts w:ascii="Arial" w:hAnsi="Arial" w:cs="Arial"/>
            <w:sz w:val="20"/>
            <w:szCs w:val="20"/>
            <w:rPrChange w:id="1985" w:author="Patricia Sbrissa" w:date="2019-09-27T22:58:00Z">
              <w:rPr>
                <w:rFonts w:ascii="Arial" w:hAnsi="Arial" w:cs="Arial"/>
                <w:sz w:val="24"/>
                <w:szCs w:val="24"/>
              </w:rPr>
            </w:rPrChange>
          </w:rPr>
          <w:t xml:space="preserve">Figura 4 – </w:t>
        </w:r>
      </w:ins>
      <w:ins w:id="1986" w:author="Patricia Sbrissa" w:date="2019-09-27T22:57:00Z">
        <w:r w:rsidRPr="00A33C1D">
          <w:rPr>
            <w:rFonts w:ascii="Arial" w:hAnsi="Arial" w:cs="Arial"/>
            <w:sz w:val="20"/>
            <w:szCs w:val="20"/>
            <w:rPrChange w:id="1987" w:author="Patricia Sbrissa" w:date="2019-09-27T22:58:00Z">
              <w:rPr>
                <w:rFonts w:ascii="Arial" w:hAnsi="Arial" w:cs="Arial"/>
                <w:sz w:val="24"/>
                <w:szCs w:val="24"/>
              </w:rPr>
            </w:rPrChange>
          </w:rPr>
          <w:t xml:space="preserve">No Brasil, os tributos devem ter amparo jurídico para que </w:t>
        </w:r>
      </w:ins>
      <w:ins w:id="1988" w:author="Patricia Sbrissa" w:date="2019-09-27T22:58:00Z">
        <w:r w:rsidRPr="00A33C1D">
          <w:rPr>
            <w:rFonts w:ascii="Arial" w:hAnsi="Arial" w:cs="Arial"/>
            <w:sz w:val="20"/>
            <w:szCs w:val="20"/>
            <w:rPrChange w:id="1989" w:author="Patricia Sbrissa" w:date="2019-09-27T22:58:00Z">
              <w:rPr>
                <w:rFonts w:ascii="Arial" w:hAnsi="Arial" w:cs="Arial"/>
                <w:sz w:val="24"/>
                <w:szCs w:val="24"/>
              </w:rPr>
            </w:rPrChange>
          </w:rPr>
          <w:t>sejam praticados</w:t>
        </w:r>
      </w:ins>
    </w:p>
    <w:p w14:paraId="2175A38B" w14:textId="0B20178F" w:rsidR="00A33C1D" w:rsidRDefault="00A33C1D" w:rsidP="00A33C1D">
      <w:pPr>
        <w:ind w:firstLine="708"/>
        <w:rPr>
          <w:ins w:id="1990" w:author="Patricia Sbrissa" w:date="2019-09-27T22:59:00Z"/>
          <w:rFonts w:ascii="Arial" w:hAnsi="Arial" w:cs="Arial"/>
          <w:sz w:val="20"/>
          <w:szCs w:val="20"/>
        </w:rPr>
      </w:pPr>
      <w:ins w:id="1991" w:author="Patricia Sbrissa" w:date="2019-09-27T22:59:00Z">
        <w:r>
          <w:rPr>
            <w:rFonts w:ascii="Arial" w:hAnsi="Arial" w:cs="Arial"/>
            <w:noProof/>
            <w:sz w:val="20"/>
            <w:szCs w:val="20"/>
          </w:rPr>
          <w:lastRenderedPageBreak/>
          <w:drawing>
            <wp:inline distT="0" distB="0" distL="0" distR="0" wp14:anchorId="52CBBF8E" wp14:editId="6089376C">
              <wp:extent cx="4286250" cy="2733675"/>
              <wp:effectExtent l="0" t="0" r="0" b="9525"/>
              <wp:docPr id="8" name="Imagem 8" descr="Uma imagem contend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lchonock121001368.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2733675"/>
                      </a:xfrm>
                      <a:prstGeom prst="rect">
                        <a:avLst/>
                      </a:prstGeom>
                    </pic:spPr>
                  </pic:pic>
                </a:graphicData>
              </a:graphic>
            </wp:inline>
          </w:drawing>
        </w:r>
      </w:ins>
    </w:p>
    <w:p w14:paraId="03D307E6" w14:textId="53D0A4A5" w:rsidR="00D64DBB" w:rsidRPr="00A33C1D" w:rsidRDefault="00A33C1D" w:rsidP="00A33C1D">
      <w:pPr>
        <w:ind w:firstLine="708"/>
        <w:jc w:val="center"/>
        <w:rPr>
          <w:rFonts w:ascii="Arial" w:hAnsi="Arial" w:cs="Arial"/>
          <w:sz w:val="20"/>
          <w:szCs w:val="20"/>
          <w:rPrChange w:id="1992" w:author="Patricia Sbrissa" w:date="2019-09-27T22:59:00Z">
            <w:rPr>
              <w:rFonts w:ascii="Arial" w:hAnsi="Arial" w:cs="Arial"/>
              <w:sz w:val="24"/>
              <w:szCs w:val="24"/>
            </w:rPr>
          </w:rPrChange>
        </w:rPr>
        <w:pPrChange w:id="1993" w:author="Patricia Sbrissa" w:date="2019-09-27T22:59:00Z">
          <w:pPr>
            <w:ind w:firstLine="708"/>
          </w:pPr>
        </w:pPrChange>
      </w:pPr>
      <w:ins w:id="1994" w:author="Patricia Sbrissa" w:date="2019-09-27T22:59:00Z">
        <w:r>
          <w:rPr>
            <w:rFonts w:ascii="Arial" w:hAnsi="Arial" w:cs="Arial"/>
            <w:sz w:val="20"/>
            <w:szCs w:val="20"/>
          </w:rPr>
          <w:t xml:space="preserve">Fonte: Plataforma </w:t>
        </w:r>
        <w:proofErr w:type="spellStart"/>
        <w:r>
          <w:rPr>
            <w:rFonts w:ascii="Arial" w:hAnsi="Arial" w:cs="Arial"/>
            <w:sz w:val="20"/>
            <w:szCs w:val="20"/>
          </w:rPr>
          <w:t>Deduca</w:t>
        </w:r>
        <w:proofErr w:type="spellEnd"/>
        <w:r>
          <w:rPr>
            <w:rFonts w:ascii="Arial" w:hAnsi="Arial" w:cs="Arial"/>
            <w:sz w:val="20"/>
            <w:szCs w:val="20"/>
          </w:rPr>
          <w:t xml:space="preserve"> (2019).</w:t>
        </w:r>
      </w:ins>
    </w:p>
    <w:p w14:paraId="51E2A7B8" w14:textId="20A05470" w:rsidR="00BB0046" w:rsidRPr="00B526AA" w:rsidDel="007A4E28" w:rsidRDefault="00B526AA" w:rsidP="00F86FB8">
      <w:pPr>
        <w:rPr>
          <w:del w:id="1995" w:author="Patricia Sbrissa" w:date="2019-09-27T19:30:00Z"/>
          <w:rFonts w:ascii="Arial" w:hAnsi="Arial" w:cs="Arial"/>
          <w:sz w:val="24"/>
          <w:szCs w:val="24"/>
        </w:rPr>
        <w:pPrChange w:id="1996" w:author="Patricia Sbrissa" w:date="2019-09-27T22:48:00Z">
          <w:pPr>
            <w:ind w:firstLine="708"/>
          </w:pPr>
        </w:pPrChange>
      </w:pPr>
      <w:proofErr w:type="spellStart"/>
      <w:r w:rsidRPr="00B526AA">
        <w:rPr>
          <w:rFonts w:ascii="Arial" w:hAnsi="Arial" w:cs="Arial"/>
          <w:sz w:val="24"/>
          <w:szCs w:val="24"/>
        </w:rPr>
        <w:t>Já</w:t>
      </w:r>
      <w:proofErr w:type="spellEnd"/>
      <w:r w:rsidRPr="00B526AA">
        <w:rPr>
          <w:rFonts w:ascii="Arial" w:hAnsi="Arial" w:cs="Arial"/>
          <w:sz w:val="24"/>
          <w:szCs w:val="24"/>
        </w:rPr>
        <w:t xml:space="preserve"> em </w:t>
      </w:r>
      <w:r w:rsidR="00BB0046" w:rsidRPr="00B526AA">
        <w:rPr>
          <w:rFonts w:ascii="Arial" w:hAnsi="Arial" w:cs="Arial"/>
          <w:sz w:val="24"/>
          <w:szCs w:val="24"/>
        </w:rPr>
        <w:t>1946</w:t>
      </w:r>
      <w:r>
        <w:rPr>
          <w:rFonts w:ascii="Arial" w:hAnsi="Arial" w:cs="Arial"/>
          <w:sz w:val="24"/>
          <w:szCs w:val="24"/>
        </w:rPr>
        <w:t>,</w:t>
      </w:r>
      <w:ins w:id="1997" w:author="Patricia Sbrissa" w:date="2019-09-27T19:34:00Z">
        <w:r w:rsidR="00495F1D">
          <w:rPr>
            <w:rFonts w:ascii="Arial" w:hAnsi="Arial" w:cs="Arial"/>
            <w:sz w:val="24"/>
            <w:szCs w:val="24"/>
          </w:rPr>
          <w:t xml:space="preserve"> o </w:t>
        </w:r>
      </w:ins>
      <w:ins w:id="1998" w:author="Patricia Sbrissa" w:date="2019-09-27T19:35:00Z">
        <w:r w:rsidR="00495F1D">
          <w:rPr>
            <w:rFonts w:ascii="Arial" w:hAnsi="Arial" w:cs="Arial"/>
            <w:sz w:val="24"/>
            <w:szCs w:val="24"/>
          </w:rPr>
          <w:t>governo brasileiro deu um grande passo rumo à escrita do chamado Código Tributário Brasileiro. Naquele ano,</w:t>
        </w:r>
      </w:ins>
      <w:r w:rsidR="00BB0046" w:rsidRPr="00B526AA">
        <w:rPr>
          <w:rFonts w:ascii="Arial" w:hAnsi="Arial" w:cs="Arial"/>
          <w:sz w:val="24"/>
          <w:szCs w:val="24"/>
        </w:rPr>
        <w:t xml:space="preserve"> </w:t>
      </w:r>
      <w:del w:id="1999" w:author="Patricia Sbrissa" w:date="2019-09-27T19:34:00Z">
        <w:r w:rsidDel="00602D9F">
          <w:rPr>
            <w:rFonts w:ascii="Arial" w:hAnsi="Arial" w:cs="Arial"/>
            <w:sz w:val="24"/>
            <w:szCs w:val="24"/>
          </w:rPr>
          <w:delText xml:space="preserve">através de </w:delText>
        </w:r>
      </w:del>
      <w:r>
        <w:rPr>
          <w:rFonts w:ascii="Arial" w:hAnsi="Arial" w:cs="Arial"/>
          <w:sz w:val="24"/>
          <w:szCs w:val="24"/>
        </w:rPr>
        <w:t>uma Assembl</w:t>
      </w:r>
      <w:ins w:id="2000" w:author="Patricia Sbrissa" w:date="2019-09-27T19:33:00Z">
        <w:r w:rsidR="00602D9F">
          <w:rPr>
            <w:rFonts w:ascii="Arial" w:hAnsi="Arial" w:cs="Arial"/>
            <w:sz w:val="24"/>
            <w:szCs w:val="24"/>
          </w:rPr>
          <w:t>e</w:t>
        </w:r>
      </w:ins>
      <w:del w:id="2001" w:author="Patricia Sbrissa" w:date="2019-09-27T19:33:00Z">
        <w:r w:rsidDel="00602D9F">
          <w:rPr>
            <w:rFonts w:ascii="Arial" w:hAnsi="Arial" w:cs="Arial"/>
            <w:sz w:val="24"/>
            <w:szCs w:val="24"/>
          </w:rPr>
          <w:delText>é</w:delText>
        </w:r>
      </w:del>
      <w:r>
        <w:rPr>
          <w:rFonts w:ascii="Arial" w:hAnsi="Arial" w:cs="Arial"/>
          <w:sz w:val="24"/>
          <w:szCs w:val="24"/>
        </w:rPr>
        <w:t>ia</w:t>
      </w:r>
      <w:ins w:id="2002" w:author="Patricia Sbrissa" w:date="2019-09-27T19:34:00Z">
        <w:r w:rsidR="00602D9F">
          <w:rPr>
            <w:rFonts w:ascii="Arial" w:hAnsi="Arial" w:cs="Arial"/>
            <w:sz w:val="24"/>
            <w:szCs w:val="24"/>
          </w:rPr>
          <w:t xml:space="preserve"> criou</w:t>
        </w:r>
      </w:ins>
      <w:del w:id="2003" w:author="Patricia Sbrissa" w:date="2019-09-27T19:34:00Z">
        <w:r w:rsidR="00BB0046" w:rsidRPr="00B526AA" w:rsidDel="00602D9F">
          <w:rPr>
            <w:rFonts w:ascii="Arial" w:hAnsi="Arial" w:cs="Arial"/>
            <w:sz w:val="24"/>
            <w:szCs w:val="24"/>
          </w:rPr>
          <w:delText>,</w:delText>
        </w:r>
      </w:del>
      <w:r w:rsidR="00BB0046" w:rsidRPr="00B526AA">
        <w:rPr>
          <w:rFonts w:ascii="Arial" w:hAnsi="Arial" w:cs="Arial"/>
          <w:sz w:val="24"/>
          <w:szCs w:val="24"/>
        </w:rPr>
        <w:t xml:space="preserve"> uma Emenda</w:t>
      </w:r>
      <w:r>
        <w:rPr>
          <w:rFonts w:ascii="Arial" w:hAnsi="Arial" w:cs="Arial"/>
          <w:sz w:val="24"/>
          <w:szCs w:val="24"/>
        </w:rPr>
        <w:t xml:space="preserve"> </w:t>
      </w:r>
      <w:del w:id="2004" w:author="Patricia Sbrissa" w:date="2019-09-27T19:34:00Z">
        <w:r w:rsidDel="00550F52">
          <w:rPr>
            <w:rFonts w:ascii="Arial" w:hAnsi="Arial" w:cs="Arial"/>
            <w:sz w:val="24"/>
            <w:szCs w:val="24"/>
          </w:rPr>
          <w:delText>f</w:delText>
        </w:r>
      </w:del>
      <w:ins w:id="2005" w:author="Patricia Sbrissa" w:date="2019-09-27T19:34:00Z">
        <w:r w:rsidR="00550F52">
          <w:rPr>
            <w:rFonts w:ascii="Arial" w:hAnsi="Arial" w:cs="Arial"/>
            <w:sz w:val="24"/>
            <w:szCs w:val="24"/>
          </w:rPr>
          <w:t xml:space="preserve">que </w:t>
        </w:r>
      </w:ins>
      <w:del w:id="2006" w:author="Patricia Sbrissa" w:date="2019-09-27T19:34:00Z">
        <w:r w:rsidDel="00550F52">
          <w:rPr>
            <w:rFonts w:ascii="Arial" w:hAnsi="Arial" w:cs="Arial"/>
            <w:sz w:val="24"/>
            <w:szCs w:val="24"/>
          </w:rPr>
          <w:delText>oi criada</w:delText>
        </w:r>
        <w:r w:rsidR="00BB0046" w:rsidRPr="00B526AA" w:rsidDel="00550F52">
          <w:rPr>
            <w:rFonts w:ascii="Arial" w:hAnsi="Arial" w:cs="Arial"/>
            <w:sz w:val="24"/>
            <w:szCs w:val="24"/>
          </w:rPr>
          <w:delText xml:space="preserve"> </w:delText>
        </w:r>
      </w:del>
      <w:r>
        <w:rPr>
          <w:rFonts w:ascii="Arial" w:hAnsi="Arial" w:cs="Arial"/>
          <w:sz w:val="24"/>
          <w:szCs w:val="24"/>
        </w:rPr>
        <w:t>inclui</w:t>
      </w:r>
      <w:ins w:id="2007" w:author="Patricia Sbrissa" w:date="2019-09-27T19:34:00Z">
        <w:r w:rsidR="00550F52">
          <w:rPr>
            <w:rFonts w:ascii="Arial" w:hAnsi="Arial" w:cs="Arial"/>
            <w:sz w:val="24"/>
            <w:szCs w:val="24"/>
          </w:rPr>
          <w:t>u</w:t>
        </w:r>
      </w:ins>
      <w:del w:id="2008" w:author="Patricia Sbrissa" w:date="2019-09-27T19:34:00Z">
        <w:r w:rsidDel="00550F52">
          <w:rPr>
            <w:rFonts w:ascii="Arial" w:hAnsi="Arial" w:cs="Arial"/>
            <w:sz w:val="24"/>
            <w:szCs w:val="24"/>
          </w:rPr>
          <w:delText>ndo</w:delText>
        </w:r>
      </w:del>
      <w:r>
        <w:rPr>
          <w:rFonts w:ascii="Arial" w:hAnsi="Arial" w:cs="Arial"/>
          <w:sz w:val="24"/>
          <w:szCs w:val="24"/>
        </w:rPr>
        <w:t xml:space="preserve"> </w:t>
      </w:r>
      <w:r w:rsidR="00BB0046" w:rsidRPr="00B526AA">
        <w:rPr>
          <w:rFonts w:ascii="Arial" w:hAnsi="Arial" w:cs="Arial"/>
          <w:sz w:val="24"/>
          <w:szCs w:val="24"/>
        </w:rPr>
        <w:t xml:space="preserve">o artigo 5º, XV, </w:t>
      </w:r>
      <w:r>
        <w:rPr>
          <w:rFonts w:ascii="Arial" w:hAnsi="Arial" w:cs="Arial"/>
          <w:sz w:val="24"/>
          <w:szCs w:val="24"/>
        </w:rPr>
        <w:t>alínea b</w:t>
      </w:r>
      <w:del w:id="2009" w:author="Patricia Sbrissa" w:date="2019-09-27T19:34:00Z">
        <w:r w:rsidDel="00550F52">
          <w:rPr>
            <w:rFonts w:ascii="Arial" w:hAnsi="Arial" w:cs="Arial"/>
            <w:sz w:val="24"/>
            <w:szCs w:val="24"/>
          </w:rPr>
          <w:delText>,</w:delText>
        </w:r>
      </w:del>
      <w:r>
        <w:rPr>
          <w:rFonts w:ascii="Arial" w:hAnsi="Arial" w:cs="Arial"/>
          <w:sz w:val="24"/>
          <w:szCs w:val="24"/>
        </w:rPr>
        <w:t xml:space="preserve"> n</w:t>
      </w:r>
      <w:r w:rsidR="00BB0046" w:rsidRPr="00B526AA">
        <w:rPr>
          <w:rFonts w:ascii="Arial" w:hAnsi="Arial" w:cs="Arial"/>
          <w:sz w:val="24"/>
          <w:szCs w:val="24"/>
        </w:rPr>
        <w:t xml:space="preserve">a Constituição que </w:t>
      </w:r>
      <w:del w:id="2010" w:author="Patricia Sbrissa" w:date="2019-09-27T19:35:00Z">
        <w:r w:rsidR="00BB0046" w:rsidRPr="00B526AA" w:rsidDel="00DC05EB">
          <w:rPr>
            <w:rFonts w:ascii="Arial" w:hAnsi="Arial" w:cs="Arial"/>
            <w:sz w:val="24"/>
            <w:szCs w:val="24"/>
          </w:rPr>
          <w:delText xml:space="preserve">haveria de </w:delText>
        </w:r>
      </w:del>
      <w:r w:rsidR="00BB0046" w:rsidRPr="00B526AA">
        <w:rPr>
          <w:rFonts w:ascii="Arial" w:hAnsi="Arial" w:cs="Arial"/>
          <w:sz w:val="24"/>
          <w:szCs w:val="24"/>
        </w:rPr>
        <w:t>ser</w:t>
      </w:r>
      <w:ins w:id="2011" w:author="Patricia Sbrissa" w:date="2019-09-27T19:35:00Z">
        <w:r w:rsidR="00DC05EB">
          <w:rPr>
            <w:rFonts w:ascii="Arial" w:hAnsi="Arial" w:cs="Arial"/>
            <w:sz w:val="24"/>
            <w:szCs w:val="24"/>
          </w:rPr>
          <w:t>i</w:t>
        </w:r>
      </w:ins>
      <w:ins w:id="2012" w:author="Patricia Sbrissa" w:date="2019-09-27T19:36:00Z">
        <w:r w:rsidR="00DC05EB">
          <w:rPr>
            <w:rFonts w:ascii="Arial" w:hAnsi="Arial" w:cs="Arial"/>
            <w:sz w:val="24"/>
            <w:szCs w:val="24"/>
          </w:rPr>
          <w:t>a</w:t>
        </w:r>
      </w:ins>
      <w:r w:rsidR="00BB0046" w:rsidRPr="00B526AA">
        <w:rPr>
          <w:rFonts w:ascii="Arial" w:hAnsi="Arial" w:cs="Arial"/>
          <w:sz w:val="24"/>
          <w:szCs w:val="24"/>
        </w:rPr>
        <w:t xml:space="preserve"> publicada, dando a devida competência d</w:t>
      </w:r>
      <w:ins w:id="2013" w:author="Patricia Sbrissa" w:date="2019-09-27T19:36:00Z">
        <w:r w:rsidR="00DC05EB">
          <w:rPr>
            <w:rFonts w:ascii="Arial" w:hAnsi="Arial" w:cs="Arial"/>
            <w:sz w:val="24"/>
            <w:szCs w:val="24"/>
          </w:rPr>
          <w:t xml:space="preserve">e </w:t>
        </w:r>
      </w:ins>
      <w:r w:rsidR="00BB0046" w:rsidRPr="00B526AA">
        <w:rPr>
          <w:rFonts w:ascii="Arial" w:hAnsi="Arial" w:cs="Arial"/>
          <w:sz w:val="24"/>
          <w:szCs w:val="24"/>
        </w:rPr>
        <w:t>o Congresso</w:t>
      </w:r>
      <w:ins w:id="2014" w:author="Patricia Sbrissa" w:date="2019-09-27T19:36:00Z">
        <w:r w:rsidR="00DC05EB">
          <w:rPr>
            <w:rFonts w:ascii="Arial" w:hAnsi="Arial" w:cs="Arial"/>
            <w:sz w:val="24"/>
            <w:szCs w:val="24"/>
          </w:rPr>
          <w:t>,</w:t>
        </w:r>
      </w:ins>
      <w:r w:rsidR="00BB0046" w:rsidRPr="00B526AA">
        <w:rPr>
          <w:rFonts w:ascii="Arial" w:hAnsi="Arial" w:cs="Arial"/>
          <w:sz w:val="24"/>
          <w:szCs w:val="24"/>
        </w:rPr>
        <w:t xml:space="preserve"> </w:t>
      </w:r>
      <w:del w:id="2015" w:author="Patricia Sbrissa" w:date="2019-09-27T19:36:00Z">
        <w:r w:rsidR="00BB0046" w:rsidRPr="00B526AA" w:rsidDel="00DC05EB">
          <w:rPr>
            <w:rFonts w:ascii="Arial" w:hAnsi="Arial" w:cs="Arial"/>
            <w:sz w:val="24"/>
            <w:szCs w:val="24"/>
          </w:rPr>
          <w:delText xml:space="preserve">para, </w:delText>
        </w:r>
      </w:del>
      <w:r w:rsidR="00BB0046" w:rsidRPr="00B526AA">
        <w:rPr>
          <w:rFonts w:ascii="Arial" w:hAnsi="Arial" w:cs="Arial"/>
          <w:sz w:val="24"/>
          <w:szCs w:val="24"/>
        </w:rPr>
        <w:t xml:space="preserve">em nome da União, legislar sobre normas gerais de </w:t>
      </w:r>
      <w:ins w:id="2016" w:author="Patricia Sbrissa" w:date="2019-09-28T00:11:00Z">
        <w:r w:rsidR="00922708">
          <w:rPr>
            <w:rFonts w:ascii="Arial" w:hAnsi="Arial" w:cs="Arial"/>
            <w:sz w:val="24"/>
            <w:szCs w:val="24"/>
          </w:rPr>
          <w:t>D</w:t>
        </w:r>
      </w:ins>
      <w:del w:id="2017" w:author="Patricia Sbrissa" w:date="2019-09-28T00:11:00Z">
        <w:r w:rsidR="00BB0046" w:rsidRPr="00B526AA" w:rsidDel="00922708">
          <w:rPr>
            <w:rFonts w:ascii="Arial" w:hAnsi="Arial" w:cs="Arial"/>
            <w:sz w:val="24"/>
            <w:szCs w:val="24"/>
          </w:rPr>
          <w:delText>d</w:delText>
        </w:r>
      </w:del>
      <w:r w:rsidR="00BB0046" w:rsidRPr="00B526AA">
        <w:rPr>
          <w:rFonts w:ascii="Arial" w:hAnsi="Arial" w:cs="Arial"/>
          <w:sz w:val="24"/>
          <w:szCs w:val="24"/>
        </w:rPr>
        <w:t>ireito financeiro</w:t>
      </w:r>
      <w:del w:id="2018" w:author="Patricia Sbrissa" w:date="2019-09-27T19:36:00Z">
        <w:r w:rsidR="00BB0046" w:rsidRPr="00B526AA" w:rsidDel="00515BC7">
          <w:rPr>
            <w:rFonts w:ascii="Arial" w:hAnsi="Arial" w:cs="Arial"/>
            <w:sz w:val="24"/>
            <w:szCs w:val="24"/>
          </w:rPr>
          <w:delText>, sendo esse um grande passo para o chamado Código Tributário no Brasil</w:delText>
        </w:r>
      </w:del>
      <w:r w:rsidR="00BB0046" w:rsidRPr="00B526AA">
        <w:rPr>
          <w:rFonts w:ascii="Arial" w:hAnsi="Arial" w:cs="Arial"/>
          <w:sz w:val="24"/>
          <w:szCs w:val="24"/>
        </w:rPr>
        <w:t xml:space="preserve">. </w:t>
      </w:r>
    </w:p>
    <w:p w14:paraId="7F491B47" w14:textId="77777777" w:rsidR="00BB0046" w:rsidRPr="00EE1285" w:rsidRDefault="00BB0046" w:rsidP="00F86FB8">
      <w:pPr>
        <w:rPr>
          <w:rFonts w:ascii="Arial" w:hAnsi="Arial" w:cs="Arial"/>
          <w:i/>
          <w:sz w:val="24"/>
          <w:szCs w:val="24"/>
        </w:rPr>
        <w:pPrChange w:id="2019" w:author="Patricia Sbrissa" w:date="2019-09-27T22:48:00Z">
          <w:pPr>
            <w:ind w:firstLine="708"/>
          </w:pPr>
        </w:pPrChange>
      </w:pPr>
    </w:p>
    <w:p w14:paraId="32A8600A" w14:textId="77777777" w:rsidR="00BB0046" w:rsidRPr="007A6EDD" w:rsidDel="007A4E28" w:rsidRDefault="007A6EDD" w:rsidP="00BB0046">
      <w:pPr>
        <w:ind w:firstLine="708"/>
        <w:rPr>
          <w:del w:id="2020" w:author="Patricia Sbrissa" w:date="2019-09-27T19:30:00Z"/>
          <w:rFonts w:ascii="Arial" w:hAnsi="Arial" w:cs="Arial"/>
          <w:sz w:val="24"/>
          <w:szCs w:val="24"/>
        </w:rPr>
      </w:pPr>
      <w:r>
        <w:rPr>
          <w:rFonts w:ascii="Arial" w:hAnsi="Arial" w:cs="Arial"/>
          <w:sz w:val="24"/>
          <w:szCs w:val="24"/>
        </w:rPr>
        <w:t>E</w:t>
      </w:r>
      <w:del w:id="2021" w:author="Patricia Sbrissa" w:date="2019-09-27T19:36:00Z">
        <w:r w:rsidDel="00515BC7">
          <w:rPr>
            <w:rFonts w:ascii="Arial" w:hAnsi="Arial" w:cs="Arial"/>
            <w:sz w:val="24"/>
            <w:szCs w:val="24"/>
          </w:rPr>
          <w:delText xml:space="preserve"> e</w:delText>
        </w:r>
      </w:del>
      <w:r w:rsidR="00BB0046" w:rsidRPr="007A6EDD">
        <w:rPr>
          <w:rFonts w:ascii="Arial" w:hAnsi="Arial" w:cs="Arial"/>
          <w:sz w:val="24"/>
          <w:szCs w:val="24"/>
        </w:rPr>
        <w:t>m 1965, com a Emenda Constitucional n</w:t>
      </w:r>
      <w:ins w:id="2022" w:author="Patricia Sbrissa" w:date="2019-09-27T19:36:00Z">
        <w:r w:rsidR="00515BC7">
          <w:rPr>
            <w:rFonts w:ascii="Arial" w:hAnsi="Arial" w:cs="Arial"/>
            <w:sz w:val="24"/>
            <w:szCs w:val="24"/>
          </w:rPr>
          <w:t>.</w:t>
        </w:r>
      </w:ins>
      <w:del w:id="2023" w:author="Patricia Sbrissa" w:date="2019-09-27T19:36:00Z">
        <w:r w:rsidR="00BB0046" w:rsidRPr="007A6EDD" w:rsidDel="00515BC7">
          <w:rPr>
            <w:rFonts w:ascii="Arial" w:hAnsi="Arial" w:cs="Arial"/>
            <w:sz w:val="24"/>
            <w:szCs w:val="24"/>
          </w:rPr>
          <w:delText>úmero</w:delText>
        </w:r>
      </w:del>
      <w:r w:rsidR="00BB0046" w:rsidRPr="007A6EDD">
        <w:rPr>
          <w:rFonts w:ascii="Arial" w:hAnsi="Arial" w:cs="Arial"/>
          <w:sz w:val="24"/>
          <w:szCs w:val="24"/>
        </w:rPr>
        <w:t xml:space="preserve"> 18, finalmente nasce o Sistema Tributário Nacional, </w:t>
      </w:r>
      <w:del w:id="2024" w:author="Patricia Sbrissa" w:date="2019-09-27T19:37:00Z">
        <w:r w:rsidR="00BB0046" w:rsidRPr="007A6EDD" w:rsidDel="0001178D">
          <w:rPr>
            <w:rFonts w:ascii="Arial" w:hAnsi="Arial" w:cs="Arial"/>
            <w:sz w:val="24"/>
            <w:szCs w:val="24"/>
          </w:rPr>
          <w:delText>sendo essa</w:delText>
        </w:r>
      </w:del>
      <w:ins w:id="2025" w:author="Patricia Sbrissa" w:date="2019-09-27T19:37:00Z">
        <w:r w:rsidR="0001178D">
          <w:rPr>
            <w:rFonts w:ascii="Arial" w:hAnsi="Arial" w:cs="Arial"/>
            <w:sz w:val="24"/>
            <w:szCs w:val="24"/>
          </w:rPr>
          <w:t>documento</w:t>
        </w:r>
      </w:ins>
      <w:r w:rsidR="00BB0046" w:rsidRPr="007A6EDD">
        <w:rPr>
          <w:rFonts w:ascii="Arial" w:hAnsi="Arial" w:cs="Arial"/>
          <w:sz w:val="24"/>
          <w:szCs w:val="24"/>
        </w:rPr>
        <w:t xml:space="preserve"> considerad</w:t>
      </w:r>
      <w:ins w:id="2026" w:author="Patricia Sbrissa" w:date="2019-09-27T19:37:00Z">
        <w:r w:rsidR="0001178D">
          <w:rPr>
            <w:rFonts w:ascii="Arial" w:hAnsi="Arial" w:cs="Arial"/>
            <w:sz w:val="24"/>
            <w:szCs w:val="24"/>
          </w:rPr>
          <w:t>o</w:t>
        </w:r>
      </w:ins>
      <w:del w:id="2027" w:author="Patricia Sbrissa" w:date="2019-09-27T19:37:00Z">
        <w:r w:rsidR="00BB0046" w:rsidRPr="007A6EDD" w:rsidDel="0001178D">
          <w:rPr>
            <w:rFonts w:ascii="Arial" w:hAnsi="Arial" w:cs="Arial"/>
            <w:sz w:val="24"/>
            <w:szCs w:val="24"/>
          </w:rPr>
          <w:delText>a</w:delText>
        </w:r>
      </w:del>
      <w:r w:rsidR="00BB0046" w:rsidRPr="007A6EDD">
        <w:rPr>
          <w:rFonts w:ascii="Arial" w:hAnsi="Arial" w:cs="Arial"/>
          <w:sz w:val="24"/>
          <w:szCs w:val="24"/>
        </w:rPr>
        <w:t xml:space="preserve"> a certidão de nascimento do Direito Tributário</w:t>
      </w:r>
      <w:r>
        <w:rPr>
          <w:rFonts w:ascii="Arial" w:hAnsi="Arial" w:cs="Arial"/>
          <w:sz w:val="24"/>
          <w:szCs w:val="24"/>
        </w:rPr>
        <w:t xml:space="preserve"> Brasileiro</w:t>
      </w:r>
      <w:r w:rsidR="00BB0046" w:rsidRPr="007A6EDD">
        <w:rPr>
          <w:rFonts w:ascii="Arial" w:hAnsi="Arial" w:cs="Arial"/>
          <w:sz w:val="24"/>
          <w:szCs w:val="24"/>
        </w:rPr>
        <w:t>.</w:t>
      </w:r>
    </w:p>
    <w:p w14:paraId="0079332F" w14:textId="77777777" w:rsidR="00BB0046" w:rsidRPr="00EE1285" w:rsidRDefault="00BB0046">
      <w:pPr>
        <w:ind w:firstLine="708"/>
        <w:rPr>
          <w:rFonts w:ascii="Arial" w:hAnsi="Arial" w:cs="Arial"/>
          <w:i/>
          <w:sz w:val="24"/>
          <w:szCs w:val="24"/>
        </w:rPr>
        <w:pPrChange w:id="2028" w:author="Patricia Sbrissa" w:date="2019-09-27T19:30:00Z">
          <w:pPr>
            <w:widowControl w:val="0"/>
            <w:tabs>
              <w:tab w:val="left" w:pos="6663"/>
            </w:tabs>
          </w:pPr>
        </w:pPrChange>
      </w:pPr>
    </w:p>
    <w:p w14:paraId="44AD337E" w14:textId="77777777" w:rsidR="00E9792E" w:rsidDel="007A4E28" w:rsidRDefault="00845DE4" w:rsidP="00F86FB8">
      <w:pPr>
        <w:widowControl w:val="0"/>
        <w:tabs>
          <w:tab w:val="left" w:pos="6663"/>
        </w:tabs>
        <w:rPr>
          <w:del w:id="2029" w:author="Patricia Sbrissa" w:date="2019-09-27T19:30:00Z"/>
          <w:rFonts w:ascii="Arial" w:hAnsi="Arial" w:cs="Arial"/>
          <w:sz w:val="24"/>
          <w:szCs w:val="24"/>
        </w:rPr>
        <w:pPrChange w:id="2030" w:author="Patricia Sbrissa" w:date="2019-09-27T22:48:00Z">
          <w:pPr>
            <w:widowControl w:val="0"/>
            <w:tabs>
              <w:tab w:val="left" w:pos="6663"/>
            </w:tabs>
          </w:pPr>
        </w:pPrChange>
      </w:pPr>
      <w:r w:rsidRPr="00845DE4">
        <w:rPr>
          <w:rFonts w:ascii="Arial" w:hAnsi="Arial" w:cs="Arial"/>
          <w:sz w:val="24"/>
          <w:szCs w:val="24"/>
        </w:rPr>
        <w:t xml:space="preserve">A </w:t>
      </w:r>
      <w:r w:rsidR="00BB0046" w:rsidRPr="00845DE4">
        <w:rPr>
          <w:rFonts w:ascii="Arial" w:hAnsi="Arial" w:cs="Arial"/>
          <w:sz w:val="24"/>
          <w:szCs w:val="24"/>
        </w:rPr>
        <w:t xml:space="preserve">Emenda </w:t>
      </w:r>
      <w:r w:rsidRPr="00845DE4">
        <w:rPr>
          <w:rFonts w:ascii="Arial" w:hAnsi="Arial" w:cs="Arial"/>
          <w:sz w:val="24"/>
          <w:szCs w:val="24"/>
        </w:rPr>
        <w:t xml:space="preserve">18 </w:t>
      </w:r>
      <w:del w:id="2031" w:author="Patricia Sbrissa" w:date="2019-09-27T19:38:00Z">
        <w:r w:rsidRPr="00845DE4" w:rsidDel="00691D55">
          <w:rPr>
            <w:rFonts w:ascii="Arial" w:hAnsi="Arial" w:cs="Arial"/>
            <w:sz w:val="24"/>
            <w:szCs w:val="24"/>
          </w:rPr>
          <w:delText>alicerçou</w:delText>
        </w:r>
      </w:del>
      <w:ins w:id="2032" w:author="Patricia Sbrissa" w:date="2019-09-27T19:38:00Z">
        <w:r w:rsidR="00691D55">
          <w:rPr>
            <w:rFonts w:ascii="Arial" w:hAnsi="Arial" w:cs="Arial"/>
            <w:sz w:val="24"/>
            <w:szCs w:val="24"/>
          </w:rPr>
          <w:t xml:space="preserve">criou </w:t>
        </w:r>
        <w:r w:rsidR="00FA4142">
          <w:rPr>
            <w:rFonts w:ascii="Arial" w:hAnsi="Arial" w:cs="Arial"/>
            <w:sz w:val="24"/>
            <w:szCs w:val="24"/>
          </w:rPr>
          <w:t>15 impostos, alguns deles cobrados até hoje</w:t>
        </w:r>
      </w:ins>
      <w:del w:id="2033" w:author="Patricia Sbrissa" w:date="2019-09-27T19:39:00Z">
        <w:r w:rsidR="00BB0046" w:rsidRPr="00845DE4" w:rsidDel="006E4B32">
          <w:rPr>
            <w:rFonts w:ascii="Arial" w:hAnsi="Arial" w:cs="Arial"/>
            <w:sz w:val="24"/>
            <w:szCs w:val="24"/>
          </w:rPr>
          <w:delText xml:space="preserve"> alguns impostos</w:delText>
        </w:r>
      </w:del>
      <w:ins w:id="2034" w:author="Patricia Sbrissa" w:date="2019-09-27T19:40:00Z">
        <w:r w:rsidR="00BF1CB9">
          <w:rPr>
            <w:rFonts w:ascii="Arial" w:hAnsi="Arial" w:cs="Arial"/>
            <w:sz w:val="24"/>
            <w:szCs w:val="24"/>
          </w:rPr>
          <w:t>. São originários dela o</w:t>
        </w:r>
      </w:ins>
      <w:ins w:id="2035" w:author="Patricia Sbrissa" w:date="2019-09-27T19:39:00Z">
        <w:r w:rsidR="006E4B32">
          <w:rPr>
            <w:rFonts w:ascii="Arial" w:hAnsi="Arial" w:cs="Arial"/>
            <w:sz w:val="24"/>
            <w:szCs w:val="24"/>
          </w:rPr>
          <w:t xml:space="preserve"> </w:t>
        </w:r>
      </w:ins>
      <w:del w:id="2036" w:author="Patricia Sbrissa" w:date="2019-09-27T19:39:00Z">
        <w:r w:rsidRPr="00845DE4" w:rsidDel="006E5951">
          <w:rPr>
            <w:rFonts w:ascii="Arial" w:hAnsi="Arial" w:cs="Arial"/>
            <w:sz w:val="24"/>
            <w:szCs w:val="24"/>
          </w:rPr>
          <w:delText xml:space="preserve"> que até hoje são conhecidos</w:delText>
        </w:r>
        <w:r w:rsidR="00BB0046" w:rsidRPr="00845DE4" w:rsidDel="006E5951">
          <w:rPr>
            <w:rFonts w:ascii="Arial" w:hAnsi="Arial" w:cs="Arial"/>
            <w:sz w:val="24"/>
            <w:szCs w:val="24"/>
          </w:rPr>
          <w:delText xml:space="preserve">, foram instituídos 15 </w:delText>
        </w:r>
      </w:del>
      <w:ins w:id="2037" w:author="Patricia Sbrissa" w:date="2019-09-27T19:39:00Z">
        <w:r w:rsidR="006E5951">
          <w:rPr>
            <w:rFonts w:ascii="Arial" w:hAnsi="Arial" w:cs="Arial"/>
            <w:sz w:val="24"/>
            <w:szCs w:val="24"/>
          </w:rPr>
          <w:t>I</w:t>
        </w:r>
      </w:ins>
      <w:del w:id="2038" w:author="Patricia Sbrissa" w:date="2019-09-27T19:39:00Z">
        <w:r w:rsidR="00BB0046" w:rsidRPr="00845DE4" w:rsidDel="006E5951">
          <w:rPr>
            <w:rFonts w:ascii="Arial" w:hAnsi="Arial" w:cs="Arial"/>
            <w:sz w:val="24"/>
            <w:szCs w:val="24"/>
          </w:rPr>
          <w:delText>impostos, dentre eles o i</w:delText>
        </w:r>
      </w:del>
      <w:r w:rsidR="00BB0046" w:rsidRPr="00845DE4">
        <w:rPr>
          <w:rFonts w:ascii="Arial" w:hAnsi="Arial" w:cs="Arial"/>
          <w:sz w:val="24"/>
          <w:szCs w:val="24"/>
        </w:rPr>
        <w:t xml:space="preserve">mposto de </w:t>
      </w:r>
      <w:ins w:id="2039" w:author="Patricia Sbrissa" w:date="2019-09-27T19:39:00Z">
        <w:r w:rsidR="006E5951">
          <w:rPr>
            <w:rFonts w:ascii="Arial" w:hAnsi="Arial" w:cs="Arial"/>
            <w:sz w:val="24"/>
            <w:szCs w:val="24"/>
          </w:rPr>
          <w:t>R</w:t>
        </w:r>
      </w:ins>
      <w:del w:id="2040" w:author="Patricia Sbrissa" w:date="2019-09-27T19:39:00Z">
        <w:r w:rsidR="00BB0046" w:rsidRPr="00845DE4" w:rsidDel="006E5951">
          <w:rPr>
            <w:rFonts w:ascii="Arial" w:hAnsi="Arial" w:cs="Arial"/>
            <w:sz w:val="24"/>
            <w:szCs w:val="24"/>
          </w:rPr>
          <w:delText>r</w:delText>
        </w:r>
      </w:del>
      <w:r w:rsidR="00BB0046" w:rsidRPr="00845DE4">
        <w:rPr>
          <w:rFonts w:ascii="Arial" w:hAnsi="Arial" w:cs="Arial"/>
          <w:sz w:val="24"/>
          <w:szCs w:val="24"/>
        </w:rPr>
        <w:t>enda com alíquotas progressivas</w:t>
      </w:r>
      <w:del w:id="2041" w:author="Patricia Sbrissa" w:date="2019-09-27T19:40:00Z">
        <w:r w:rsidR="00BB0046" w:rsidRPr="00845DE4" w:rsidDel="00D83B29">
          <w:rPr>
            <w:rFonts w:ascii="Arial" w:hAnsi="Arial" w:cs="Arial"/>
            <w:sz w:val="24"/>
            <w:szCs w:val="24"/>
          </w:rPr>
          <w:delText>,</w:delText>
        </w:r>
      </w:del>
      <w:ins w:id="2042" w:author="Patricia Sbrissa" w:date="2019-09-27T19:40:00Z">
        <w:r w:rsidR="00D83B29">
          <w:rPr>
            <w:rFonts w:ascii="Arial" w:hAnsi="Arial" w:cs="Arial"/>
            <w:sz w:val="24"/>
            <w:szCs w:val="24"/>
          </w:rPr>
          <w:t>;</w:t>
        </w:r>
      </w:ins>
      <w:r w:rsidR="00BB0046" w:rsidRPr="00845DE4">
        <w:rPr>
          <w:rFonts w:ascii="Arial" w:hAnsi="Arial" w:cs="Arial"/>
          <w:sz w:val="24"/>
          <w:szCs w:val="24"/>
        </w:rPr>
        <w:t xml:space="preserve"> um imposto seletivo sobre o consumo de produtos industrializados, posteriormente transformado</w:t>
      </w:r>
      <w:ins w:id="2043" w:author="Patricia Sbrissa" w:date="2019-09-27T19:42:00Z">
        <w:r w:rsidR="00385E37">
          <w:rPr>
            <w:rFonts w:ascii="Arial" w:hAnsi="Arial" w:cs="Arial"/>
            <w:sz w:val="24"/>
            <w:szCs w:val="24"/>
          </w:rPr>
          <w:t xml:space="preserve"> no</w:t>
        </w:r>
      </w:ins>
      <w:r w:rsidR="00BB0046" w:rsidRPr="00845DE4">
        <w:rPr>
          <w:rFonts w:ascii="Arial" w:hAnsi="Arial" w:cs="Arial"/>
          <w:sz w:val="24"/>
          <w:szCs w:val="24"/>
        </w:rPr>
        <w:t xml:space="preserve"> </w:t>
      </w:r>
      <w:del w:id="2044" w:author="Patricia Sbrissa" w:date="2019-09-27T19:41:00Z">
        <w:r w:rsidR="00BB0046" w:rsidRPr="00845DE4" w:rsidDel="00D83B29">
          <w:rPr>
            <w:rFonts w:ascii="Arial" w:hAnsi="Arial" w:cs="Arial"/>
            <w:sz w:val="24"/>
            <w:szCs w:val="24"/>
          </w:rPr>
          <w:delText>no IPI (</w:delText>
        </w:r>
      </w:del>
      <w:r w:rsidR="00BB0046" w:rsidRPr="00845DE4">
        <w:rPr>
          <w:rFonts w:ascii="Arial" w:hAnsi="Arial" w:cs="Arial"/>
          <w:sz w:val="24"/>
          <w:szCs w:val="24"/>
        </w:rPr>
        <w:t>Imposto sobre Produtos Industrializados</w:t>
      </w:r>
      <w:ins w:id="2045" w:author="Patricia Sbrissa" w:date="2019-09-27T19:41:00Z">
        <w:r w:rsidR="00D83B29">
          <w:rPr>
            <w:rFonts w:ascii="Arial" w:hAnsi="Arial" w:cs="Arial"/>
            <w:sz w:val="24"/>
            <w:szCs w:val="24"/>
          </w:rPr>
          <w:t xml:space="preserve"> (IPI)</w:t>
        </w:r>
      </w:ins>
      <w:del w:id="2046" w:author="Patricia Sbrissa" w:date="2019-09-27T19:41:00Z">
        <w:r w:rsidR="00BB0046" w:rsidRPr="00845DE4" w:rsidDel="00D83B29">
          <w:rPr>
            <w:rFonts w:ascii="Arial" w:hAnsi="Arial" w:cs="Arial"/>
            <w:sz w:val="24"/>
            <w:szCs w:val="24"/>
          </w:rPr>
          <w:delText>)</w:delText>
        </w:r>
      </w:del>
      <w:ins w:id="2047" w:author="Patricia Sbrissa" w:date="2019-09-27T19:41:00Z">
        <w:r w:rsidR="00D16F64">
          <w:rPr>
            <w:rFonts w:ascii="Arial" w:hAnsi="Arial" w:cs="Arial"/>
            <w:sz w:val="24"/>
            <w:szCs w:val="24"/>
          </w:rPr>
          <w:t>;</w:t>
        </w:r>
      </w:ins>
      <w:del w:id="2048" w:author="Patricia Sbrissa" w:date="2019-09-27T19:41:00Z">
        <w:r w:rsidR="00BB0046" w:rsidRPr="00845DE4" w:rsidDel="00D16F64">
          <w:rPr>
            <w:rFonts w:ascii="Arial" w:hAnsi="Arial" w:cs="Arial"/>
            <w:sz w:val="24"/>
            <w:szCs w:val="24"/>
          </w:rPr>
          <w:delText>,</w:delText>
        </w:r>
      </w:del>
      <w:r w:rsidR="00BB0046" w:rsidRPr="00845DE4">
        <w:rPr>
          <w:rFonts w:ascii="Arial" w:hAnsi="Arial" w:cs="Arial"/>
          <w:sz w:val="24"/>
          <w:szCs w:val="24"/>
        </w:rPr>
        <w:t xml:space="preserve"> e um imposto estadual de consumo, que era cobrado no momento da circulação da mercadoria, tendo como fato gerador a saída das mercadorias do estabelecimento industrial, comercial ou produtor. </w:t>
      </w:r>
    </w:p>
    <w:p w14:paraId="439D4310" w14:textId="77777777" w:rsidR="00E9792E" w:rsidDel="00385E37" w:rsidRDefault="00E9792E" w:rsidP="00F86FB8">
      <w:pPr>
        <w:widowControl w:val="0"/>
        <w:tabs>
          <w:tab w:val="left" w:pos="6663"/>
        </w:tabs>
        <w:rPr>
          <w:del w:id="2049" w:author="Patricia Sbrissa" w:date="2019-09-27T19:43:00Z"/>
          <w:rFonts w:ascii="Arial" w:hAnsi="Arial" w:cs="Arial"/>
          <w:sz w:val="24"/>
          <w:szCs w:val="24"/>
        </w:rPr>
        <w:pPrChange w:id="2050" w:author="Patricia Sbrissa" w:date="2019-09-27T22:48:00Z">
          <w:pPr>
            <w:widowControl w:val="0"/>
            <w:tabs>
              <w:tab w:val="left" w:pos="6663"/>
            </w:tabs>
          </w:pPr>
        </w:pPrChange>
      </w:pPr>
    </w:p>
    <w:p w14:paraId="03229D66" w14:textId="77777777" w:rsidR="00CD35B0" w:rsidRDefault="00BB0046" w:rsidP="00F86FB8">
      <w:pPr>
        <w:widowControl w:val="0"/>
        <w:tabs>
          <w:tab w:val="left" w:pos="6663"/>
        </w:tabs>
        <w:rPr>
          <w:ins w:id="2051" w:author="Patricia Sbrissa" w:date="2019-09-27T19:43:00Z"/>
          <w:rFonts w:ascii="Arial" w:hAnsi="Arial" w:cs="Arial"/>
          <w:sz w:val="24"/>
          <w:szCs w:val="24"/>
        </w:rPr>
        <w:pPrChange w:id="2052" w:author="Patricia Sbrissa" w:date="2019-09-27T22:48:00Z">
          <w:pPr>
            <w:widowControl w:val="0"/>
            <w:tabs>
              <w:tab w:val="left" w:pos="6663"/>
            </w:tabs>
            <w:ind w:firstLine="0"/>
          </w:pPr>
        </w:pPrChange>
      </w:pPr>
      <w:r w:rsidRPr="0049442E">
        <w:rPr>
          <w:rFonts w:ascii="Arial" w:hAnsi="Arial" w:cs="Arial"/>
          <w:sz w:val="24"/>
          <w:szCs w:val="24"/>
        </w:rPr>
        <w:t xml:space="preserve">Além desses, </w:t>
      </w:r>
      <w:r w:rsidR="00E9792E" w:rsidRPr="0049442E">
        <w:rPr>
          <w:rFonts w:ascii="Arial" w:hAnsi="Arial" w:cs="Arial"/>
          <w:sz w:val="24"/>
          <w:szCs w:val="24"/>
        </w:rPr>
        <w:t>também for</w:t>
      </w:r>
      <w:del w:id="2053" w:author="Patricia Sbrissa" w:date="2019-09-27T19:41:00Z">
        <w:r w:rsidR="00E9792E" w:rsidRPr="0049442E" w:rsidDel="00D16F64">
          <w:rPr>
            <w:rFonts w:ascii="Arial" w:hAnsi="Arial" w:cs="Arial"/>
            <w:sz w:val="24"/>
            <w:szCs w:val="24"/>
          </w:rPr>
          <w:delText>r</w:delText>
        </w:r>
      </w:del>
      <w:r w:rsidR="00E9792E" w:rsidRPr="0049442E">
        <w:rPr>
          <w:rFonts w:ascii="Arial" w:hAnsi="Arial" w:cs="Arial"/>
          <w:sz w:val="24"/>
          <w:szCs w:val="24"/>
        </w:rPr>
        <w:t xml:space="preserve">am </w:t>
      </w:r>
      <w:del w:id="2054" w:author="Patricia Sbrissa" w:date="2019-09-27T19:41:00Z">
        <w:r w:rsidR="00E9792E" w:rsidRPr="0049442E" w:rsidDel="00D16F64">
          <w:rPr>
            <w:rFonts w:ascii="Arial" w:hAnsi="Arial" w:cs="Arial"/>
            <w:sz w:val="24"/>
            <w:szCs w:val="24"/>
          </w:rPr>
          <w:delText>c</w:delText>
        </w:r>
      </w:del>
      <w:ins w:id="2055" w:author="Patricia Sbrissa" w:date="2019-09-27T19:41:00Z">
        <w:r w:rsidR="00D16F64">
          <w:rPr>
            <w:rFonts w:ascii="Arial" w:hAnsi="Arial" w:cs="Arial"/>
            <w:sz w:val="24"/>
            <w:szCs w:val="24"/>
          </w:rPr>
          <w:t xml:space="preserve">instituídas </w:t>
        </w:r>
      </w:ins>
      <w:ins w:id="2056" w:author="Patricia Sbrissa" w:date="2019-09-27T19:42:00Z">
        <w:r w:rsidR="00D16F64">
          <w:rPr>
            <w:rFonts w:ascii="Arial" w:hAnsi="Arial" w:cs="Arial"/>
            <w:sz w:val="24"/>
            <w:szCs w:val="24"/>
          </w:rPr>
          <w:t>cobranças</w:t>
        </w:r>
      </w:ins>
      <w:del w:id="2057" w:author="Patricia Sbrissa" w:date="2019-09-27T19:41:00Z">
        <w:r w:rsidR="00E9792E" w:rsidRPr="0049442E" w:rsidDel="00D16F64">
          <w:rPr>
            <w:rFonts w:ascii="Arial" w:hAnsi="Arial" w:cs="Arial"/>
            <w:sz w:val="24"/>
            <w:szCs w:val="24"/>
          </w:rPr>
          <w:delText>riados</w:delText>
        </w:r>
      </w:del>
      <w:del w:id="2058" w:author="Patricia Sbrissa" w:date="2019-09-27T19:42:00Z">
        <w:r w:rsidR="00E9792E" w:rsidRPr="0049442E" w:rsidDel="006D490D">
          <w:rPr>
            <w:rFonts w:ascii="Arial" w:hAnsi="Arial" w:cs="Arial"/>
            <w:sz w:val="24"/>
            <w:szCs w:val="24"/>
          </w:rPr>
          <w:delText xml:space="preserve"> </w:delText>
        </w:r>
        <w:r w:rsidRPr="0049442E" w:rsidDel="006D490D">
          <w:rPr>
            <w:rFonts w:ascii="Arial" w:hAnsi="Arial" w:cs="Arial"/>
            <w:sz w:val="24"/>
            <w:szCs w:val="24"/>
          </w:rPr>
          <w:delText>impostos</w:delText>
        </w:r>
      </w:del>
      <w:r w:rsidRPr="0049442E">
        <w:rPr>
          <w:rFonts w:ascii="Arial" w:hAnsi="Arial" w:cs="Arial"/>
          <w:sz w:val="24"/>
          <w:szCs w:val="24"/>
        </w:rPr>
        <w:t xml:space="preserve"> sobre operações com combustíveis, lubrificantes, energia elétrica e minerais</w:t>
      </w:r>
      <w:ins w:id="2059" w:author="Patricia Sbrissa" w:date="2019-09-27T19:43:00Z">
        <w:r w:rsidR="00CD35B0">
          <w:rPr>
            <w:rFonts w:ascii="Arial" w:hAnsi="Arial" w:cs="Arial"/>
            <w:sz w:val="24"/>
            <w:szCs w:val="24"/>
          </w:rPr>
          <w:t>.</w:t>
        </w:r>
      </w:ins>
    </w:p>
    <w:p w14:paraId="61FD0AB3" w14:textId="77777777" w:rsidR="00BB0046" w:rsidRPr="0049442E" w:rsidDel="007A4E28" w:rsidRDefault="00E07725" w:rsidP="00F86FB8">
      <w:pPr>
        <w:widowControl w:val="0"/>
        <w:tabs>
          <w:tab w:val="left" w:pos="6663"/>
        </w:tabs>
        <w:rPr>
          <w:del w:id="2060" w:author="Patricia Sbrissa" w:date="2019-09-27T19:30:00Z"/>
          <w:rFonts w:ascii="Arial" w:hAnsi="Arial" w:cs="Arial"/>
          <w:sz w:val="24"/>
          <w:szCs w:val="24"/>
        </w:rPr>
        <w:pPrChange w:id="2061" w:author="Patricia Sbrissa" w:date="2019-09-27T22:48:00Z">
          <w:pPr>
            <w:widowControl w:val="0"/>
            <w:tabs>
              <w:tab w:val="left" w:pos="6663"/>
            </w:tabs>
          </w:pPr>
        </w:pPrChange>
      </w:pPr>
      <w:ins w:id="2062" w:author="Patricia Sbrissa" w:date="2019-09-27T19:44:00Z">
        <w:r>
          <w:rPr>
            <w:rFonts w:ascii="Arial" w:hAnsi="Arial" w:cs="Arial"/>
            <w:sz w:val="24"/>
            <w:szCs w:val="24"/>
          </w:rPr>
          <w:t>Da</w:t>
        </w:r>
      </w:ins>
      <w:ins w:id="2063" w:author="Patricia Sbrissa" w:date="2019-09-27T19:43:00Z">
        <w:r w:rsidR="00CD35B0">
          <w:rPr>
            <w:rFonts w:ascii="Arial" w:hAnsi="Arial" w:cs="Arial"/>
            <w:sz w:val="24"/>
            <w:szCs w:val="24"/>
          </w:rPr>
          <w:t xml:space="preserve"> Emenda</w:t>
        </w:r>
      </w:ins>
      <w:ins w:id="2064" w:author="Patricia Sbrissa" w:date="2019-09-27T19:44:00Z">
        <w:r>
          <w:rPr>
            <w:rFonts w:ascii="Arial" w:hAnsi="Arial" w:cs="Arial"/>
            <w:sz w:val="24"/>
            <w:szCs w:val="24"/>
          </w:rPr>
          <w:t>,</w:t>
        </w:r>
      </w:ins>
      <w:ins w:id="2065" w:author="Patricia Sbrissa" w:date="2019-09-27T19:43:00Z">
        <w:r w:rsidR="00CD35B0">
          <w:rPr>
            <w:rFonts w:ascii="Arial" w:hAnsi="Arial" w:cs="Arial"/>
            <w:sz w:val="24"/>
            <w:szCs w:val="24"/>
          </w:rPr>
          <w:t xml:space="preserve"> ainda </w:t>
        </w:r>
      </w:ins>
      <w:ins w:id="2066" w:author="Patricia Sbrissa" w:date="2019-09-27T19:45:00Z">
        <w:r w:rsidR="009A086A">
          <w:rPr>
            <w:rFonts w:ascii="Arial" w:hAnsi="Arial" w:cs="Arial"/>
            <w:sz w:val="24"/>
            <w:szCs w:val="24"/>
          </w:rPr>
          <w:t xml:space="preserve">criou-se </w:t>
        </w:r>
      </w:ins>
      <w:del w:id="2067" w:author="Patricia Sbrissa" w:date="2019-09-27T19:43:00Z">
        <w:r w:rsidR="0049442E" w:rsidRPr="0049442E" w:rsidDel="00CD35B0">
          <w:rPr>
            <w:rFonts w:ascii="Arial" w:hAnsi="Arial" w:cs="Arial"/>
            <w:sz w:val="24"/>
            <w:szCs w:val="24"/>
          </w:rPr>
          <w:delText xml:space="preserve">, e </w:delText>
        </w:r>
      </w:del>
      <w:del w:id="2068" w:author="Patricia Sbrissa" w:date="2019-09-27T19:42:00Z">
        <w:r w:rsidR="00BB0046" w:rsidRPr="0049442E" w:rsidDel="006D490D">
          <w:rPr>
            <w:rFonts w:ascii="Arial" w:hAnsi="Arial" w:cs="Arial"/>
            <w:sz w:val="24"/>
            <w:szCs w:val="24"/>
          </w:rPr>
          <w:delText>também</w:delText>
        </w:r>
      </w:del>
      <w:del w:id="2069" w:author="Patricia Sbrissa" w:date="2019-09-27T19:43:00Z">
        <w:r w:rsidR="00BB0046" w:rsidRPr="0049442E" w:rsidDel="00CD35B0">
          <w:rPr>
            <w:rFonts w:ascii="Arial" w:hAnsi="Arial" w:cs="Arial"/>
            <w:sz w:val="24"/>
            <w:szCs w:val="24"/>
          </w:rPr>
          <w:delText xml:space="preserve"> </w:delText>
        </w:r>
        <w:r w:rsidR="0049442E" w:rsidRPr="0049442E" w:rsidDel="00CD35B0">
          <w:rPr>
            <w:rFonts w:ascii="Arial" w:hAnsi="Arial" w:cs="Arial"/>
            <w:sz w:val="24"/>
            <w:szCs w:val="24"/>
          </w:rPr>
          <w:delText xml:space="preserve">foi </w:delText>
        </w:r>
        <w:r w:rsidR="00BB0046" w:rsidRPr="0049442E" w:rsidDel="00CD35B0">
          <w:rPr>
            <w:rFonts w:ascii="Arial" w:hAnsi="Arial" w:cs="Arial"/>
            <w:sz w:val="24"/>
            <w:szCs w:val="24"/>
          </w:rPr>
          <w:delText>dada</w:delText>
        </w:r>
      </w:del>
      <w:del w:id="2070" w:author="Patricia Sbrissa" w:date="2019-09-27T19:45:00Z">
        <w:r w:rsidR="00BB0046" w:rsidRPr="0049442E" w:rsidDel="009A086A">
          <w:rPr>
            <w:rFonts w:ascii="Arial" w:hAnsi="Arial" w:cs="Arial"/>
            <w:sz w:val="24"/>
            <w:szCs w:val="24"/>
          </w:rPr>
          <w:delText xml:space="preserve"> a competência necessária </w:delText>
        </w:r>
      </w:del>
      <w:del w:id="2071" w:author="Patricia Sbrissa" w:date="2019-09-27T19:43:00Z">
        <w:r w:rsidR="00BB0046" w:rsidRPr="0049442E" w:rsidDel="00E049C7">
          <w:rPr>
            <w:rFonts w:ascii="Arial" w:hAnsi="Arial" w:cs="Arial"/>
            <w:sz w:val="24"/>
            <w:szCs w:val="24"/>
          </w:rPr>
          <w:delText>a</w:delText>
        </w:r>
      </w:del>
      <w:del w:id="2072" w:author="Patricia Sbrissa" w:date="2019-09-27T19:45:00Z">
        <w:r w:rsidR="00BB0046" w:rsidRPr="0049442E" w:rsidDel="009A086A">
          <w:rPr>
            <w:rFonts w:ascii="Arial" w:hAnsi="Arial" w:cs="Arial"/>
            <w:sz w:val="24"/>
            <w:szCs w:val="24"/>
          </w:rPr>
          <w:delText xml:space="preserve"> União para criação </w:delText>
        </w:r>
        <w:r w:rsidR="0049442E" w:rsidRPr="0049442E" w:rsidDel="009A086A">
          <w:rPr>
            <w:rFonts w:ascii="Arial" w:hAnsi="Arial" w:cs="Arial"/>
            <w:sz w:val="24"/>
            <w:szCs w:val="24"/>
          </w:rPr>
          <w:delText>d</w:delText>
        </w:r>
      </w:del>
      <w:r w:rsidR="0049442E" w:rsidRPr="0049442E">
        <w:rPr>
          <w:rFonts w:ascii="Arial" w:hAnsi="Arial" w:cs="Arial"/>
          <w:sz w:val="24"/>
          <w:szCs w:val="24"/>
        </w:rPr>
        <w:t xml:space="preserve">o chamado </w:t>
      </w:r>
      <w:r w:rsidR="000E3E54" w:rsidRPr="000E3E54">
        <w:rPr>
          <w:rFonts w:ascii="Arial" w:hAnsi="Arial" w:cs="Arial"/>
          <w:sz w:val="24"/>
          <w:szCs w:val="24"/>
        </w:rPr>
        <w:t>Imposto Extraordinário de Guerra (IEG</w:t>
      </w:r>
      <w:r w:rsidR="000E3E54">
        <w:rPr>
          <w:rFonts w:ascii="Arial" w:hAnsi="Arial" w:cs="Arial"/>
          <w:sz w:val="24"/>
          <w:szCs w:val="24"/>
        </w:rPr>
        <w:t xml:space="preserve">), </w:t>
      </w:r>
      <w:del w:id="2073" w:author="Patricia Sbrissa" w:date="2019-09-27T19:45:00Z">
        <w:r w:rsidR="000E3E54" w:rsidDel="0070496A">
          <w:rPr>
            <w:rFonts w:ascii="Arial" w:hAnsi="Arial" w:cs="Arial"/>
            <w:sz w:val="24"/>
            <w:szCs w:val="24"/>
          </w:rPr>
          <w:delText>s</w:delText>
        </w:r>
        <w:r w:rsidR="0049442E" w:rsidRPr="0049442E" w:rsidDel="0070496A">
          <w:rPr>
            <w:rFonts w:ascii="Arial" w:hAnsi="Arial" w:cs="Arial"/>
            <w:sz w:val="24"/>
            <w:szCs w:val="24"/>
          </w:rPr>
          <w:delText>endo tal</w:delText>
        </w:r>
      </w:del>
      <w:ins w:id="2074" w:author="Patricia Sbrissa" w:date="2019-09-27T19:45:00Z">
        <w:r w:rsidR="0070496A">
          <w:rPr>
            <w:rFonts w:ascii="Arial" w:hAnsi="Arial" w:cs="Arial"/>
            <w:sz w:val="24"/>
            <w:szCs w:val="24"/>
          </w:rPr>
          <w:t>cuja</w:t>
        </w:r>
      </w:ins>
      <w:r w:rsidR="00BB0046" w:rsidRPr="0049442E">
        <w:rPr>
          <w:rFonts w:ascii="Arial" w:hAnsi="Arial" w:cs="Arial"/>
          <w:sz w:val="24"/>
          <w:szCs w:val="24"/>
        </w:rPr>
        <w:t xml:space="preserve"> previsão existe</w:t>
      </w:r>
      <w:del w:id="2075" w:author="Patricia Sbrissa" w:date="2019-09-27T19:45:00Z">
        <w:r w:rsidR="00BB0046" w:rsidRPr="0049442E" w:rsidDel="0070496A">
          <w:rPr>
            <w:rFonts w:ascii="Arial" w:hAnsi="Arial" w:cs="Arial"/>
            <w:sz w:val="24"/>
            <w:szCs w:val="24"/>
          </w:rPr>
          <w:delText>nte</w:delText>
        </w:r>
      </w:del>
      <w:r w:rsidR="00BB0046" w:rsidRPr="0049442E">
        <w:rPr>
          <w:rFonts w:ascii="Arial" w:hAnsi="Arial" w:cs="Arial"/>
          <w:sz w:val="24"/>
          <w:szCs w:val="24"/>
        </w:rPr>
        <w:t xml:space="preserve"> até os dias atuais.</w:t>
      </w:r>
    </w:p>
    <w:p w14:paraId="43905B28" w14:textId="77777777" w:rsidR="00BB0046" w:rsidRPr="000E3E54" w:rsidRDefault="00BB0046" w:rsidP="00F86FB8">
      <w:pPr>
        <w:widowControl w:val="0"/>
        <w:tabs>
          <w:tab w:val="left" w:pos="6663"/>
        </w:tabs>
        <w:rPr>
          <w:rFonts w:ascii="Arial" w:hAnsi="Arial" w:cs="Arial"/>
          <w:sz w:val="24"/>
          <w:szCs w:val="24"/>
        </w:rPr>
        <w:pPrChange w:id="2076" w:author="Patricia Sbrissa" w:date="2019-09-27T22:48:00Z">
          <w:pPr>
            <w:widowControl w:val="0"/>
            <w:tabs>
              <w:tab w:val="left" w:pos="6663"/>
            </w:tabs>
          </w:pPr>
        </w:pPrChange>
      </w:pPr>
    </w:p>
    <w:p w14:paraId="1405EE1E" w14:textId="77777777" w:rsidR="00BB0046" w:rsidRPr="007546EE" w:rsidRDefault="000E3E54" w:rsidP="00511BC2">
      <w:pPr>
        <w:widowControl w:val="0"/>
        <w:tabs>
          <w:tab w:val="left" w:pos="6663"/>
        </w:tabs>
        <w:rPr>
          <w:rFonts w:ascii="Arial" w:hAnsi="Arial" w:cs="Arial"/>
          <w:sz w:val="24"/>
          <w:szCs w:val="24"/>
        </w:rPr>
      </w:pPr>
      <w:r w:rsidRPr="007546EE">
        <w:rPr>
          <w:rFonts w:ascii="Arial" w:hAnsi="Arial" w:cs="Arial"/>
          <w:sz w:val="24"/>
          <w:szCs w:val="24"/>
        </w:rPr>
        <w:t>C</w:t>
      </w:r>
      <w:r w:rsidR="00BB0046" w:rsidRPr="007546EE">
        <w:rPr>
          <w:rFonts w:ascii="Arial" w:hAnsi="Arial" w:cs="Arial"/>
          <w:sz w:val="24"/>
          <w:szCs w:val="24"/>
        </w:rPr>
        <w:t xml:space="preserve">om </w:t>
      </w:r>
      <w:del w:id="2077" w:author="Patricia Sbrissa" w:date="2019-09-27T19:45:00Z">
        <w:r w:rsidR="00BB0046" w:rsidRPr="007546EE" w:rsidDel="0070496A">
          <w:rPr>
            <w:rFonts w:ascii="Arial" w:hAnsi="Arial" w:cs="Arial"/>
            <w:sz w:val="24"/>
            <w:szCs w:val="24"/>
          </w:rPr>
          <w:delText>o advento d</w:delText>
        </w:r>
      </w:del>
      <w:r w:rsidR="00BB0046" w:rsidRPr="007546EE">
        <w:rPr>
          <w:rFonts w:ascii="Arial" w:hAnsi="Arial" w:cs="Arial"/>
          <w:sz w:val="24"/>
          <w:szCs w:val="24"/>
        </w:rPr>
        <w:t>a Constituição Federal de 196</w:t>
      </w:r>
      <w:r w:rsidRPr="007546EE">
        <w:rPr>
          <w:rFonts w:ascii="Arial" w:hAnsi="Arial" w:cs="Arial"/>
          <w:sz w:val="24"/>
          <w:szCs w:val="24"/>
        </w:rPr>
        <w:t>7</w:t>
      </w:r>
      <w:del w:id="2078" w:author="Patricia Sbrissa" w:date="2019-09-27T19:46:00Z">
        <w:r w:rsidRPr="007546EE" w:rsidDel="00CE0B2A">
          <w:rPr>
            <w:rFonts w:ascii="Arial" w:hAnsi="Arial" w:cs="Arial"/>
            <w:sz w:val="24"/>
            <w:szCs w:val="24"/>
          </w:rPr>
          <w:delText>,</w:delText>
        </w:r>
      </w:del>
      <w:r w:rsidRPr="007546EE">
        <w:rPr>
          <w:rFonts w:ascii="Arial" w:hAnsi="Arial" w:cs="Arial"/>
          <w:sz w:val="24"/>
          <w:szCs w:val="24"/>
        </w:rPr>
        <w:t xml:space="preserve"> e </w:t>
      </w:r>
      <w:del w:id="2079" w:author="Patricia Sbrissa" w:date="2019-09-27T19:46:00Z">
        <w:r w:rsidRPr="007546EE" w:rsidDel="00CE0B2A">
          <w:rPr>
            <w:rFonts w:ascii="Arial" w:hAnsi="Arial" w:cs="Arial"/>
            <w:sz w:val="24"/>
            <w:szCs w:val="24"/>
          </w:rPr>
          <w:delText>d</w:delText>
        </w:r>
      </w:del>
      <w:r w:rsidRPr="007546EE">
        <w:rPr>
          <w:rFonts w:ascii="Arial" w:hAnsi="Arial" w:cs="Arial"/>
          <w:sz w:val="24"/>
          <w:szCs w:val="24"/>
        </w:rPr>
        <w:t>a Emenda Constitucional n</w:t>
      </w:r>
      <w:ins w:id="2080" w:author="Patricia Sbrissa" w:date="2019-09-27T19:46:00Z">
        <w:r w:rsidR="00CE0B2A">
          <w:rPr>
            <w:rFonts w:ascii="Arial" w:hAnsi="Arial" w:cs="Arial"/>
            <w:sz w:val="24"/>
            <w:szCs w:val="24"/>
          </w:rPr>
          <w:t>.</w:t>
        </w:r>
      </w:ins>
      <w:del w:id="2081" w:author="Patricia Sbrissa" w:date="2019-09-27T19:46:00Z">
        <w:r w:rsidRPr="007546EE" w:rsidDel="00CE0B2A">
          <w:rPr>
            <w:rFonts w:ascii="Arial" w:hAnsi="Arial" w:cs="Arial"/>
            <w:sz w:val="24"/>
            <w:szCs w:val="24"/>
          </w:rPr>
          <w:delText>ú</w:delText>
        </w:r>
        <w:r w:rsidR="00BB0046" w:rsidRPr="007546EE" w:rsidDel="00CE0B2A">
          <w:rPr>
            <w:rFonts w:ascii="Arial" w:hAnsi="Arial" w:cs="Arial"/>
            <w:sz w:val="24"/>
            <w:szCs w:val="24"/>
          </w:rPr>
          <w:delText>mero</w:delText>
        </w:r>
      </w:del>
      <w:r w:rsidR="00BB0046" w:rsidRPr="007546EE">
        <w:rPr>
          <w:rFonts w:ascii="Arial" w:hAnsi="Arial" w:cs="Arial"/>
          <w:sz w:val="24"/>
          <w:szCs w:val="24"/>
        </w:rPr>
        <w:t xml:space="preserve"> </w:t>
      </w:r>
      <w:del w:id="2082" w:author="Patricia Sbrissa" w:date="2019-09-27T19:46:00Z">
        <w:r w:rsidR="00BB0046" w:rsidRPr="007546EE" w:rsidDel="00CE0B2A">
          <w:rPr>
            <w:rFonts w:ascii="Arial" w:hAnsi="Arial" w:cs="Arial"/>
            <w:sz w:val="24"/>
            <w:szCs w:val="24"/>
          </w:rPr>
          <w:delText>0</w:delText>
        </w:r>
      </w:del>
      <w:r w:rsidR="00BB0046" w:rsidRPr="007546EE">
        <w:rPr>
          <w:rFonts w:ascii="Arial" w:hAnsi="Arial" w:cs="Arial"/>
          <w:sz w:val="24"/>
          <w:szCs w:val="24"/>
        </w:rPr>
        <w:t>1</w:t>
      </w:r>
      <w:ins w:id="2083" w:author="Patricia Sbrissa" w:date="2019-09-27T19:46:00Z">
        <w:r w:rsidR="00CE0B2A">
          <w:rPr>
            <w:rFonts w:ascii="Arial" w:hAnsi="Arial" w:cs="Arial"/>
            <w:sz w:val="24"/>
            <w:szCs w:val="24"/>
          </w:rPr>
          <w:t>,</w:t>
        </w:r>
      </w:ins>
      <w:r w:rsidR="00BB0046" w:rsidRPr="007546EE">
        <w:rPr>
          <w:rFonts w:ascii="Arial" w:hAnsi="Arial" w:cs="Arial"/>
          <w:sz w:val="24"/>
          <w:szCs w:val="24"/>
        </w:rPr>
        <w:t xml:space="preserve"> de 1969, </w:t>
      </w:r>
      <w:r w:rsidRPr="007546EE">
        <w:rPr>
          <w:rFonts w:ascii="Arial" w:hAnsi="Arial" w:cs="Arial"/>
          <w:sz w:val="24"/>
          <w:szCs w:val="24"/>
        </w:rPr>
        <w:t>o modelo de Leis Complementares foi de</w:t>
      </w:r>
      <w:del w:id="2084" w:author="Patricia Sbrissa" w:date="2019-09-27T19:47:00Z">
        <w:r w:rsidRPr="007546EE" w:rsidDel="0069128B">
          <w:rPr>
            <w:rFonts w:ascii="Arial" w:hAnsi="Arial" w:cs="Arial"/>
            <w:sz w:val="24"/>
            <w:szCs w:val="24"/>
          </w:rPr>
          <w:delText>senhado</w:delText>
        </w:r>
      </w:del>
      <w:ins w:id="2085" w:author="Patricia Sbrissa" w:date="2019-09-27T19:47:00Z">
        <w:r w:rsidR="0069128B">
          <w:rPr>
            <w:rFonts w:ascii="Arial" w:hAnsi="Arial" w:cs="Arial"/>
            <w:sz w:val="24"/>
            <w:szCs w:val="24"/>
          </w:rPr>
          <w:t>lineado</w:t>
        </w:r>
      </w:ins>
      <w:ins w:id="2086" w:author="Patricia Sbrissa" w:date="2019-09-27T19:46:00Z">
        <w:r w:rsidR="00982A74">
          <w:rPr>
            <w:rFonts w:ascii="Arial" w:hAnsi="Arial" w:cs="Arial"/>
            <w:sz w:val="24"/>
            <w:szCs w:val="24"/>
          </w:rPr>
          <w:t>.</w:t>
        </w:r>
      </w:ins>
      <w:del w:id="2087" w:author="Patricia Sbrissa" w:date="2019-09-27T19:46:00Z">
        <w:r w:rsidRPr="007546EE" w:rsidDel="00982A74">
          <w:rPr>
            <w:rFonts w:ascii="Arial" w:hAnsi="Arial" w:cs="Arial"/>
            <w:sz w:val="24"/>
            <w:szCs w:val="24"/>
          </w:rPr>
          <w:delText>,</w:delText>
        </w:r>
      </w:del>
      <w:r w:rsidRPr="007546EE">
        <w:rPr>
          <w:rFonts w:ascii="Arial" w:hAnsi="Arial" w:cs="Arial"/>
          <w:sz w:val="24"/>
          <w:szCs w:val="24"/>
        </w:rPr>
        <w:t xml:space="preserve"> </w:t>
      </w:r>
      <w:del w:id="2088" w:author="Patricia Sbrissa" w:date="2019-09-27T19:46:00Z">
        <w:r w:rsidR="00EF6CF2" w:rsidRPr="00C73D77" w:rsidDel="00982A74">
          <w:rPr>
            <w:rFonts w:ascii="Arial" w:hAnsi="Arial" w:cs="Arial"/>
            <w:sz w:val="24"/>
            <w:szCs w:val="24"/>
          </w:rPr>
          <w:delText>sendo que d</w:delText>
        </w:r>
      </w:del>
      <w:del w:id="2089" w:author="Patricia Sbrissa" w:date="2019-09-27T19:47:00Z">
        <w:r w:rsidR="00EF6CF2" w:rsidRPr="00C73D77" w:rsidDel="00C73D77">
          <w:rPr>
            <w:rFonts w:ascii="Arial" w:hAnsi="Arial" w:cs="Arial"/>
            <w:sz w:val="24"/>
            <w:szCs w:val="24"/>
          </w:rPr>
          <w:delText>esde</w:delText>
        </w:r>
        <w:r w:rsidR="00BB0046" w:rsidRPr="00C73D77" w:rsidDel="00C73D77">
          <w:rPr>
            <w:rFonts w:ascii="Arial" w:hAnsi="Arial" w:cs="Arial"/>
            <w:sz w:val="24"/>
            <w:szCs w:val="24"/>
          </w:rPr>
          <w:delText xml:space="preserve"> então</w:delText>
        </w:r>
      </w:del>
      <w:ins w:id="2090" w:author="Patricia Sbrissa" w:date="2019-09-27T19:48:00Z">
        <w:r w:rsidR="0087630A">
          <w:rPr>
            <w:rFonts w:ascii="Arial" w:hAnsi="Arial" w:cs="Arial"/>
            <w:sz w:val="24"/>
            <w:szCs w:val="24"/>
          </w:rPr>
          <w:t>O</w:t>
        </w:r>
      </w:ins>
      <w:del w:id="2091" w:author="Patricia Sbrissa" w:date="2019-09-27T19:48:00Z">
        <w:r w:rsidR="00BB0046" w:rsidRPr="00C73D77" w:rsidDel="00C73D77">
          <w:rPr>
            <w:rFonts w:ascii="Arial" w:hAnsi="Arial" w:cs="Arial"/>
            <w:sz w:val="24"/>
            <w:szCs w:val="24"/>
            <w:highlight w:val="yellow"/>
            <w:rPrChange w:id="2092" w:author="Patricia Sbrissa" w:date="2019-09-27T19:48:00Z">
              <w:rPr>
                <w:rFonts w:ascii="Arial" w:hAnsi="Arial" w:cs="Arial"/>
                <w:sz w:val="24"/>
                <w:szCs w:val="24"/>
              </w:rPr>
            </w:rPrChange>
          </w:rPr>
          <w:delText>,</w:delText>
        </w:r>
        <w:r w:rsidR="00BB0046" w:rsidRPr="007546EE" w:rsidDel="0087630A">
          <w:rPr>
            <w:rFonts w:ascii="Arial" w:hAnsi="Arial" w:cs="Arial"/>
            <w:sz w:val="24"/>
            <w:szCs w:val="24"/>
          </w:rPr>
          <w:delText xml:space="preserve"> o</w:delText>
        </w:r>
      </w:del>
      <w:r w:rsidR="00BB0046" w:rsidRPr="007546EE">
        <w:rPr>
          <w:rFonts w:ascii="Arial" w:hAnsi="Arial" w:cs="Arial"/>
          <w:sz w:val="24"/>
          <w:szCs w:val="24"/>
        </w:rPr>
        <w:t xml:space="preserve"> Código Tributário </w:t>
      </w:r>
      <w:r w:rsidR="00BB0046" w:rsidRPr="007546EE">
        <w:rPr>
          <w:rFonts w:ascii="Arial" w:hAnsi="Arial" w:cs="Arial"/>
          <w:sz w:val="24"/>
          <w:szCs w:val="24"/>
        </w:rPr>
        <w:lastRenderedPageBreak/>
        <w:t xml:space="preserve">Nacional </w:t>
      </w:r>
      <w:ins w:id="2093" w:author="Patricia Sbrissa" w:date="2019-09-27T19:49:00Z">
        <w:r w:rsidR="00DC472A">
          <w:rPr>
            <w:rFonts w:ascii="Arial" w:hAnsi="Arial" w:cs="Arial"/>
            <w:sz w:val="24"/>
            <w:szCs w:val="24"/>
          </w:rPr>
          <w:t>nasceu</w:t>
        </w:r>
        <w:r w:rsidR="00325CAC">
          <w:rPr>
            <w:rFonts w:ascii="Arial" w:hAnsi="Arial" w:cs="Arial"/>
            <w:sz w:val="24"/>
            <w:szCs w:val="24"/>
          </w:rPr>
          <w:t xml:space="preserve"> desse molde, </w:t>
        </w:r>
      </w:ins>
      <w:del w:id="2094" w:author="Patricia Sbrissa" w:date="2019-09-27T19:49:00Z">
        <w:r w:rsidR="00BB0046" w:rsidRPr="007546EE" w:rsidDel="00325CAC">
          <w:rPr>
            <w:rFonts w:ascii="Arial" w:hAnsi="Arial" w:cs="Arial"/>
            <w:sz w:val="24"/>
            <w:szCs w:val="24"/>
          </w:rPr>
          <w:delText xml:space="preserve">foi </w:delText>
        </w:r>
      </w:del>
      <w:r w:rsidR="00BB0046" w:rsidRPr="007546EE">
        <w:rPr>
          <w:rFonts w:ascii="Arial" w:hAnsi="Arial" w:cs="Arial"/>
          <w:sz w:val="24"/>
          <w:szCs w:val="24"/>
        </w:rPr>
        <w:t xml:space="preserve">formalmente produzido e recepcionado como Lei Ordinária, </w:t>
      </w:r>
      <w:del w:id="2095" w:author="Patricia Sbrissa" w:date="2019-09-27T19:49:00Z">
        <w:r w:rsidR="00EF6CF2" w:rsidDel="00325CAC">
          <w:rPr>
            <w:rFonts w:ascii="Arial" w:hAnsi="Arial" w:cs="Arial"/>
            <w:sz w:val="24"/>
            <w:szCs w:val="24"/>
          </w:rPr>
          <w:delText>com isso</w:delText>
        </w:r>
        <w:r w:rsidRPr="007546EE" w:rsidDel="00325CAC">
          <w:rPr>
            <w:rFonts w:ascii="Arial" w:hAnsi="Arial" w:cs="Arial"/>
            <w:sz w:val="24"/>
            <w:szCs w:val="24"/>
          </w:rPr>
          <w:delText xml:space="preserve">, </w:delText>
        </w:r>
      </w:del>
      <w:ins w:id="2096" w:author="Patricia Sbrissa" w:date="2019-09-27T19:49:00Z">
        <w:r w:rsidR="00325CAC">
          <w:rPr>
            <w:rFonts w:ascii="Arial" w:hAnsi="Arial" w:cs="Arial"/>
            <w:sz w:val="24"/>
            <w:szCs w:val="24"/>
          </w:rPr>
          <w:t xml:space="preserve">sendo que, </w:t>
        </w:r>
      </w:ins>
      <w:r w:rsidR="00BB0046" w:rsidRPr="007546EE">
        <w:rPr>
          <w:rFonts w:ascii="Arial" w:hAnsi="Arial" w:cs="Arial"/>
          <w:sz w:val="24"/>
          <w:szCs w:val="24"/>
        </w:rPr>
        <w:t xml:space="preserve">para legislar sobre </w:t>
      </w:r>
      <w:r w:rsidRPr="007546EE">
        <w:rPr>
          <w:rFonts w:ascii="Arial" w:hAnsi="Arial" w:cs="Arial"/>
          <w:sz w:val="24"/>
          <w:szCs w:val="24"/>
        </w:rPr>
        <w:t>a temática</w:t>
      </w:r>
      <w:r w:rsidR="00BB0046" w:rsidRPr="007546EE">
        <w:rPr>
          <w:rFonts w:ascii="Arial" w:hAnsi="Arial" w:cs="Arial"/>
          <w:sz w:val="24"/>
          <w:szCs w:val="24"/>
        </w:rPr>
        <w:t xml:space="preserve"> </w:t>
      </w:r>
      <w:r w:rsidRPr="007546EE">
        <w:rPr>
          <w:rFonts w:ascii="Arial" w:hAnsi="Arial" w:cs="Arial"/>
          <w:sz w:val="24"/>
          <w:szCs w:val="24"/>
        </w:rPr>
        <w:t>tributária em normas gerais, era</w:t>
      </w:r>
      <w:r w:rsidR="00BB0046" w:rsidRPr="007546EE">
        <w:rPr>
          <w:rFonts w:ascii="Arial" w:hAnsi="Arial" w:cs="Arial"/>
          <w:sz w:val="24"/>
          <w:szCs w:val="24"/>
        </w:rPr>
        <w:t xml:space="preserve"> necessária a utilização de </w:t>
      </w:r>
      <w:ins w:id="2097" w:author="Patricia Sbrissa" w:date="2019-09-27T19:50:00Z">
        <w:r w:rsidR="00DA1719">
          <w:rPr>
            <w:rFonts w:ascii="Arial" w:hAnsi="Arial" w:cs="Arial"/>
            <w:sz w:val="24"/>
            <w:szCs w:val="24"/>
          </w:rPr>
          <w:t xml:space="preserve">uma </w:t>
        </w:r>
      </w:ins>
      <w:r w:rsidR="00BB0046" w:rsidRPr="007546EE">
        <w:rPr>
          <w:rFonts w:ascii="Arial" w:hAnsi="Arial" w:cs="Arial"/>
          <w:sz w:val="24"/>
          <w:szCs w:val="24"/>
        </w:rPr>
        <w:t>Lei Complementar.</w:t>
      </w:r>
    </w:p>
    <w:p w14:paraId="428CAD8B" w14:textId="77777777" w:rsidR="00BB0046" w:rsidRPr="007546EE" w:rsidRDefault="00BB0046" w:rsidP="00511BC2">
      <w:pPr>
        <w:ind w:firstLine="708"/>
        <w:rPr>
          <w:rFonts w:ascii="Arial" w:eastAsia="Times New Roman" w:hAnsi="Arial" w:cs="Arial"/>
          <w:sz w:val="24"/>
          <w:szCs w:val="24"/>
          <w:lang w:eastAsia="pt-BR"/>
        </w:rPr>
      </w:pPr>
    </w:p>
    <w:p w14:paraId="29EA93A0" w14:textId="001471CE" w:rsidR="00511BC2" w:rsidRPr="00F86FB8" w:rsidDel="00F86FB8" w:rsidRDefault="00511BC2" w:rsidP="00F86FB8">
      <w:pPr>
        <w:pStyle w:val="0TITULO1TXT"/>
        <w:spacing w:before="0" w:after="0" w:line="360" w:lineRule="auto"/>
        <w:ind w:firstLine="0"/>
        <w:jc w:val="left"/>
        <w:rPr>
          <w:del w:id="2098" w:author="Patricia Sbrissa" w:date="2019-09-27T22:51:00Z"/>
          <w:rFonts w:ascii="Arial" w:hAnsi="Arial" w:cs="Arial"/>
          <w:color w:val="365F91" w:themeColor="accent1" w:themeShade="BF"/>
          <w:sz w:val="28"/>
          <w:szCs w:val="28"/>
          <w:rPrChange w:id="2099" w:author="Patricia Sbrissa" w:date="2019-09-27T22:50:00Z">
            <w:rPr>
              <w:del w:id="2100" w:author="Patricia Sbrissa" w:date="2019-09-27T22:51:00Z"/>
              <w:rFonts w:ascii="Arial" w:hAnsi="Arial" w:cs="Arial"/>
              <w:color w:val="auto"/>
              <w:sz w:val="28"/>
              <w:szCs w:val="28"/>
            </w:rPr>
          </w:rPrChange>
        </w:rPr>
        <w:pPrChange w:id="2101" w:author="Patricia Sbrissa" w:date="2019-09-27T22:51:00Z">
          <w:pPr>
            <w:pStyle w:val="0TITULO1TXT"/>
            <w:spacing w:before="0" w:after="0" w:line="360" w:lineRule="auto"/>
            <w:ind w:firstLine="0"/>
            <w:jc w:val="center"/>
          </w:pPr>
        </w:pPrChange>
      </w:pPr>
      <w:r w:rsidRPr="00F86FB8">
        <w:rPr>
          <w:rFonts w:ascii="Arial" w:hAnsi="Arial" w:cs="Arial"/>
          <w:color w:val="365F91" w:themeColor="accent1" w:themeShade="BF"/>
          <w:sz w:val="28"/>
          <w:szCs w:val="28"/>
          <w:rPrChange w:id="2102" w:author="Patricia Sbrissa" w:date="2019-09-27T22:50:00Z">
            <w:rPr>
              <w:rFonts w:ascii="Arial" w:hAnsi="Arial" w:cs="Arial"/>
              <w:color w:val="auto"/>
              <w:sz w:val="28"/>
              <w:szCs w:val="28"/>
            </w:rPr>
          </w:rPrChange>
        </w:rPr>
        <w:t xml:space="preserve">A </w:t>
      </w:r>
      <w:r w:rsidR="00F86FB8" w:rsidRPr="00F86FB8">
        <w:rPr>
          <w:rFonts w:ascii="Arial" w:hAnsi="Arial" w:cs="Arial"/>
          <w:color w:val="365F91" w:themeColor="accent1" w:themeShade="BF"/>
          <w:sz w:val="28"/>
          <w:szCs w:val="28"/>
          <w:rPrChange w:id="2103" w:author="Patricia Sbrissa" w:date="2019-09-27T22:50:00Z">
            <w:rPr>
              <w:rFonts w:ascii="Arial" w:hAnsi="Arial" w:cs="Arial"/>
              <w:color w:val="365F91" w:themeColor="accent1" w:themeShade="BF"/>
              <w:sz w:val="28"/>
              <w:szCs w:val="28"/>
            </w:rPr>
          </w:rPrChange>
        </w:rPr>
        <w:t xml:space="preserve">Constituição Federal </w:t>
      </w:r>
      <w:ins w:id="2104" w:author="Patricia Sbrissa" w:date="2019-09-27T22:51:00Z">
        <w:r w:rsidR="00F86FB8">
          <w:rPr>
            <w:rFonts w:ascii="Arial" w:hAnsi="Arial" w:cs="Arial"/>
            <w:color w:val="365F91" w:themeColor="accent1" w:themeShade="BF"/>
            <w:sz w:val="28"/>
            <w:szCs w:val="28"/>
          </w:rPr>
          <w:t>d</w:t>
        </w:r>
      </w:ins>
      <w:del w:id="2105" w:author="Patricia Sbrissa" w:date="2019-09-27T22:51:00Z">
        <w:r w:rsidR="00F86FB8" w:rsidRPr="00F86FB8" w:rsidDel="00F86FB8">
          <w:rPr>
            <w:rFonts w:ascii="Arial" w:hAnsi="Arial" w:cs="Arial"/>
            <w:color w:val="365F91" w:themeColor="accent1" w:themeShade="BF"/>
            <w:sz w:val="28"/>
            <w:szCs w:val="28"/>
            <w:rPrChange w:id="2106" w:author="Patricia Sbrissa" w:date="2019-09-27T22:50:00Z">
              <w:rPr>
                <w:rFonts w:ascii="Arial" w:hAnsi="Arial" w:cs="Arial"/>
                <w:color w:val="365F91" w:themeColor="accent1" w:themeShade="BF"/>
                <w:sz w:val="28"/>
                <w:szCs w:val="28"/>
              </w:rPr>
            </w:rPrChange>
          </w:rPr>
          <w:delText>D</w:delText>
        </w:r>
      </w:del>
      <w:r w:rsidR="00F86FB8" w:rsidRPr="00F86FB8">
        <w:rPr>
          <w:rFonts w:ascii="Arial" w:hAnsi="Arial" w:cs="Arial"/>
          <w:color w:val="365F91" w:themeColor="accent1" w:themeShade="BF"/>
          <w:sz w:val="28"/>
          <w:szCs w:val="28"/>
          <w:rPrChange w:id="2107" w:author="Patricia Sbrissa" w:date="2019-09-27T22:50:00Z">
            <w:rPr>
              <w:rFonts w:ascii="Arial" w:hAnsi="Arial" w:cs="Arial"/>
              <w:color w:val="365F91" w:themeColor="accent1" w:themeShade="BF"/>
              <w:sz w:val="28"/>
              <w:szCs w:val="28"/>
            </w:rPr>
          </w:rPrChange>
        </w:rPr>
        <w:t>e 1988</w:t>
      </w:r>
    </w:p>
    <w:p w14:paraId="272E2AB5" w14:textId="77777777" w:rsidR="00511BC2" w:rsidRDefault="00511BC2" w:rsidP="00F86FB8">
      <w:pPr>
        <w:pStyle w:val="0TITULO1TXT"/>
        <w:spacing w:before="0" w:after="0" w:line="360" w:lineRule="auto"/>
        <w:ind w:firstLine="0"/>
        <w:jc w:val="left"/>
        <w:rPr>
          <w:lang w:eastAsia="pt-BR"/>
        </w:rPr>
        <w:pPrChange w:id="2108" w:author="Patricia Sbrissa" w:date="2019-09-27T22:51:00Z">
          <w:pPr/>
        </w:pPrChange>
      </w:pPr>
    </w:p>
    <w:p w14:paraId="31292378" w14:textId="77777777" w:rsidR="00511BC2" w:rsidRPr="008E52F7" w:rsidDel="008161F9" w:rsidRDefault="00511BC2" w:rsidP="00511BC2">
      <w:pPr>
        <w:rPr>
          <w:del w:id="2109" w:author="Patricia Sbrissa" w:date="2019-09-27T18:57:00Z"/>
          <w:rFonts w:ascii="Arial" w:eastAsia="Times New Roman" w:hAnsi="Arial" w:cs="Arial"/>
          <w:sz w:val="24"/>
          <w:szCs w:val="24"/>
          <w:lang w:eastAsia="pt-BR"/>
        </w:rPr>
      </w:pPr>
      <w:r w:rsidRPr="008E52F7">
        <w:rPr>
          <w:rFonts w:ascii="Arial" w:eastAsia="Times New Roman" w:hAnsi="Arial" w:cs="Arial"/>
          <w:sz w:val="24"/>
          <w:szCs w:val="24"/>
          <w:lang w:eastAsia="pt-BR"/>
        </w:rPr>
        <w:t xml:space="preserve">Entre os anos de 1978 </w:t>
      </w:r>
      <w:del w:id="2110" w:author="Patricia Sbrissa" w:date="2019-09-27T18:56:00Z">
        <w:r w:rsidRPr="008E52F7" w:rsidDel="008F4415">
          <w:rPr>
            <w:rFonts w:ascii="Arial" w:eastAsia="Times New Roman" w:hAnsi="Arial" w:cs="Arial"/>
            <w:sz w:val="24"/>
            <w:szCs w:val="24"/>
            <w:lang w:eastAsia="pt-BR"/>
          </w:rPr>
          <w:delText>a</w:delText>
        </w:r>
      </w:del>
      <w:ins w:id="2111" w:author="Patricia Sbrissa" w:date="2019-09-27T18:56:00Z">
        <w:r w:rsidR="008F4415">
          <w:rPr>
            <w:rFonts w:ascii="Arial" w:eastAsia="Times New Roman" w:hAnsi="Arial" w:cs="Arial"/>
            <w:sz w:val="24"/>
            <w:szCs w:val="24"/>
            <w:lang w:eastAsia="pt-BR"/>
          </w:rPr>
          <w:t>e</w:t>
        </w:r>
      </w:ins>
      <w:r w:rsidRPr="008E52F7">
        <w:rPr>
          <w:rFonts w:ascii="Arial" w:eastAsia="Times New Roman" w:hAnsi="Arial" w:cs="Arial"/>
          <w:sz w:val="24"/>
          <w:szCs w:val="24"/>
          <w:lang w:eastAsia="pt-BR"/>
        </w:rPr>
        <w:t xml:space="preserve"> 1982</w:t>
      </w:r>
      <w:ins w:id="2112" w:author="Patricia Sbrissa" w:date="2019-09-27T18:56:00Z">
        <w:r w:rsidR="008F4415">
          <w:rPr>
            <w:rFonts w:ascii="Arial" w:eastAsia="Times New Roman" w:hAnsi="Arial" w:cs="Arial"/>
            <w:sz w:val="24"/>
            <w:szCs w:val="24"/>
            <w:lang w:eastAsia="pt-BR"/>
          </w:rPr>
          <w:t>,</w:t>
        </w:r>
      </w:ins>
      <w:r w:rsidRPr="008E52F7">
        <w:rPr>
          <w:rFonts w:ascii="Arial" w:eastAsia="Times New Roman" w:hAnsi="Arial" w:cs="Arial"/>
          <w:sz w:val="24"/>
          <w:szCs w:val="24"/>
          <w:lang w:eastAsia="pt-BR"/>
        </w:rPr>
        <w:t xml:space="preserve"> começávamos a conhecer estatisticamente os efeitos da </w:t>
      </w:r>
      <w:ins w:id="2113" w:author="Patricia Sbrissa" w:date="2019-09-27T18:56:00Z">
        <w:r w:rsidR="008F4415">
          <w:rPr>
            <w:rFonts w:ascii="Arial" w:eastAsia="Times New Roman" w:hAnsi="Arial" w:cs="Arial"/>
            <w:sz w:val="24"/>
            <w:szCs w:val="24"/>
            <w:lang w:eastAsia="pt-BR"/>
          </w:rPr>
          <w:t>E</w:t>
        </w:r>
      </w:ins>
      <w:del w:id="2114" w:author="Patricia Sbrissa" w:date="2019-09-27T18:56:00Z">
        <w:r w:rsidRPr="008E52F7" w:rsidDel="008F4415">
          <w:rPr>
            <w:rFonts w:ascii="Arial" w:eastAsia="Times New Roman" w:hAnsi="Arial" w:cs="Arial"/>
            <w:sz w:val="24"/>
            <w:szCs w:val="24"/>
            <w:lang w:eastAsia="pt-BR"/>
          </w:rPr>
          <w:delText>e</w:delText>
        </w:r>
      </w:del>
      <w:r w:rsidRPr="008E52F7">
        <w:rPr>
          <w:rFonts w:ascii="Arial" w:eastAsia="Times New Roman" w:hAnsi="Arial" w:cs="Arial"/>
          <w:sz w:val="24"/>
          <w:szCs w:val="24"/>
          <w:lang w:eastAsia="pt-BR"/>
        </w:rPr>
        <w:t xml:space="preserve">menda </w:t>
      </w:r>
      <w:del w:id="2115" w:author="Patricia Sbrissa" w:date="2019-09-27T18:56:00Z">
        <w:r w:rsidRPr="008E52F7" w:rsidDel="008F4415">
          <w:rPr>
            <w:rFonts w:ascii="Arial" w:eastAsia="Times New Roman" w:hAnsi="Arial" w:cs="Arial"/>
            <w:sz w:val="24"/>
            <w:szCs w:val="24"/>
            <w:lang w:eastAsia="pt-BR"/>
          </w:rPr>
          <w:delText>n</w:delText>
        </w:r>
      </w:del>
      <w:ins w:id="2116" w:author="Patricia Sbrissa" w:date="2019-09-27T18:56:00Z">
        <w:r w:rsidR="008F4415">
          <w:rPr>
            <w:rFonts w:ascii="Arial" w:eastAsia="Times New Roman" w:hAnsi="Arial" w:cs="Arial"/>
            <w:sz w:val="24"/>
            <w:szCs w:val="24"/>
            <w:lang w:eastAsia="pt-BR"/>
          </w:rPr>
          <w:t>n.</w:t>
        </w:r>
      </w:ins>
      <w:del w:id="2117" w:author="Patricia Sbrissa" w:date="2019-09-27T18:56:00Z">
        <w:r w:rsidRPr="008E52F7" w:rsidDel="008F4415">
          <w:rPr>
            <w:rFonts w:ascii="Arial" w:eastAsia="Times New Roman" w:hAnsi="Arial" w:cs="Arial"/>
            <w:sz w:val="24"/>
            <w:szCs w:val="24"/>
            <w:lang w:eastAsia="pt-BR"/>
          </w:rPr>
          <w:delText>úmero</w:delText>
        </w:r>
      </w:del>
      <w:r w:rsidRPr="008E52F7">
        <w:rPr>
          <w:rFonts w:ascii="Arial" w:eastAsia="Times New Roman" w:hAnsi="Arial" w:cs="Arial"/>
          <w:sz w:val="24"/>
          <w:szCs w:val="24"/>
          <w:lang w:eastAsia="pt-BR"/>
        </w:rPr>
        <w:t xml:space="preserve"> 18</w:t>
      </w:r>
      <w:ins w:id="2118" w:author="Patricia Sbrissa" w:date="2019-09-27T18:56:00Z">
        <w:r w:rsidR="008F4415">
          <w:rPr>
            <w:rFonts w:ascii="Arial" w:eastAsia="Times New Roman" w:hAnsi="Arial" w:cs="Arial"/>
            <w:sz w:val="24"/>
            <w:szCs w:val="24"/>
            <w:lang w:eastAsia="pt-BR"/>
          </w:rPr>
          <w:t>,</w:t>
        </w:r>
      </w:ins>
      <w:r w:rsidRPr="008E52F7">
        <w:rPr>
          <w:rFonts w:ascii="Arial" w:eastAsia="Times New Roman" w:hAnsi="Arial" w:cs="Arial"/>
          <w:sz w:val="24"/>
          <w:szCs w:val="24"/>
          <w:lang w:eastAsia="pt-BR"/>
        </w:rPr>
        <w:t xml:space="preserve"> de 1965</w:t>
      </w:r>
      <w:ins w:id="2119" w:author="Patricia Sbrissa" w:date="2019-09-27T18:56:00Z">
        <w:r w:rsidR="008F4415">
          <w:rPr>
            <w:rFonts w:ascii="Arial" w:eastAsia="Times New Roman" w:hAnsi="Arial" w:cs="Arial"/>
            <w:sz w:val="24"/>
            <w:szCs w:val="24"/>
            <w:lang w:eastAsia="pt-BR"/>
          </w:rPr>
          <w:t>,</w:t>
        </w:r>
      </w:ins>
      <w:r w:rsidRPr="008E52F7">
        <w:rPr>
          <w:rFonts w:ascii="Arial" w:eastAsia="Times New Roman" w:hAnsi="Arial" w:cs="Arial"/>
          <w:sz w:val="24"/>
          <w:szCs w:val="24"/>
          <w:lang w:eastAsia="pt-BR"/>
        </w:rPr>
        <w:t xml:space="preserve"> que até então se destacava com resultados satisfatórios</w:t>
      </w:r>
      <w:del w:id="2120" w:author="Patricia Sbrissa" w:date="2019-09-27T18:57:00Z">
        <w:r w:rsidRPr="008E52F7" w:rsidDel="00C0436D">
          <w:rPr>
            <w:rFonts w:ascii="Arial" w:eastAsia="Times New Roman" w:hAnsi="Arial" w:cs="Arial"/>
            <w:sz w:val="24"/>
            <w:szCs w:val="24"/>
            <w:lang w:eastAsia="pt-BR"/>
          </w:rPr>
          <w:delText>,</w:delText>
        </w:r>
      </w:del>
      <w:ins w:id="2121" w:author="Patricia Sbrissa" w:date="2019-09-27T18:57:00Z">
        <w:r w:rsidR="00C0436D">
          <w:rPr>
            <w:rFonts w:ascii="Arial" w:eastAsia="Times New Roman" w:hAnsi="Arial" w:cs="Arial"/>
            <w:sz w:val="24"/>
            <w:szCs w:val="24"/>
            <w:lang w:eastAsia="pt-BR"/>
          </w:rPr>
          <w:t>:</w:t>
        </w:r>
      </w:ins>
      <w:r w:rsidRPr="008E52F7">
        <w:rPr>
          <w:rFonts w:ascii="Arial" w:eastAsia="Times New Roman" w:hAnsi="Arial" w:cs="Arial"/>
          <w:sz w:val="24"/>
          <w:szCs w:val="24"/>
          <w:lang w:eastAsia="pt-BR"/>
        </w:rPr>
        <w:t xml:space="preserve"> proporciona</w:t>
      </w:r>
      <w:ins w:id="2122" w:author="Patricia Sbrissa" w:date="2019-09-27T18:57:00Z">
        <w:r w:rsidR="00C0436D">
          <w:rPr>
            <w:rFonts w:ascii="Arial" w:eastAsia="Times New Roman" w:hAnsi="Arial" w:cs="Arial"/>
            <w:sz w:val="24"/>
            <w:szCs w:val="24"/>
            <w:lang w:eastAsia="pt-BR"/>
          </w:rPr>
          <w:t>va a</w:t>
        </w:r>
      </w:ins>
      <w:del w:id="2123" w:author="Patricia Sbrissa" w:date="2019-09-27T18:57:00Z">
        <w:r w:rsidRPr="008E52F7" w:rsidDel="00C0436D">
          <w:rPr>
            <w:rFonts w:ascii="Arial" w:eastAsia="Times New Roman" w:hAnsi="Arial" w:cs="Arial"/>
            <w:sz w:val="24"/>
            <w:szCs w:val="24"/>
            <w:lang w:eastAsia="pt-BR"/>
          </w:rPr>
          <w:delText>ndo</w:delText>
        </w:r>
      </w:del>
      <w:r w:rsidRPr="008E52F7">
        <w:rPr>
          <w:rFonts w:ascii="Arial" w:eastAsia="Times New Roman" w:hAnsi="Arial" w:cs="Arial"/>
          <w:sz w:val="24"/>
          <w:szCs w:val="24"/>
          <w:lang w:eastAsia="pt-BR"/>
        </w:rPr>
        <w:t xml:space="preserve"> integração ao sistema tributário nacional, racionaliza</w:t>
      </w:r>
      <w:del w:id="2124" w:author="Patricia Sbrissa" w:date="2019-09-27T18:57:00Z">
        <w:r w:rsidRPr="008E52F7" w:rsidDel="00C0436D">
          <w:rPr>
            <w:rFonts w:ascii="Arial" w:eastAsia="Times New Roman" w:hAnsi="Arial" w:cs="Arial"/>
            <w:sz w:val="24"/>
            <w:szCs w:val="24"/>
            <w:lang w:eastAsia="pt-BR"/>
          </w:rPr>
          <w:delText>ndo</w:delText>
        </w:r>
      </w:del>
      <w:r w:rsidRPr="008E52F7">
        <w:rPr>
          <w:rFonts w:ascii="Arial" w:eastAsia="Times New Roman" w:hAnsi="Arial" w:cs="Arial"/>
          <w:sz w:val="24"/>
          <w:szCs w:val="24"/>
          <w:lang w:eastAsia="pt-BR"/>
        </w:rPr>
        <w:t xml:space="preserve"> economicamente os tributos, </w:t>
      </w:r>
      <w:del w:id="2125" w:author="Patricia Sbrissa" w:date="2019-09-27T18:57:00Z">
        <w:r w:rsidRPr="008E52F7" w:rsidDel="00C0436D">
          <w:rPr>
            <w:rFonts w:ascii="Arial" w:eastAsia="Times New Roman" w:hAnsi="Arial" w:cs="Arial"/>
            <w:sz w:val="24"/>
            <w:szCs w:val="24"/>
            <w:lang w:eastAsia="pt-BR"/>
          </w:rPr>
          <w:delText>cria</w:delText>
        </w:r>
      </w:del>
      <w:ins w:id="2126" w:author="Patricia Sbrissa" w:date="2019-09-27T18:57:00Z">
        <w:r w:rsidR="00C0436D">
          <w:rPr>
            <w:rFonts w:ascii="Arial" w:eastAsia="Times New Roman" w:hAnsi="Arial" w:cs="Arial"/>
            <w:sz w:val="24"/>
            <w:szCs w:val="24"/>
            <w:lang w:eastAsia="pt-BR"/>
          </w:rPr>
          <w:t>criava</w:t>
        </w:r>
      </w:ins>
      <w:del w:id="2127" w:author="Patricia Sbrissa" w:date="2019-09-27T18:57:00Z">
        <w:r w:rsidRPr="008E52F7" w:rsidDel="00C0436D">
          <w:rPr>
            <w:rFonts w:ascii="Arial" w:eastAsia="Times New Roman" w:hAnsi="Arial" w:cs="Arial"/>
            <w:sz w:val="24"/>
            <w:szCs w:val="24"/>
            <w:lang w:eastAsia="pt-BR"/>
          </w:rPr>
          <w:delText>ndo</w:delText>
        </w:r>
      </w:del>
      <w:r w:rsidRPr="008E52F7">
        <w:rPr>
          <w:rFonts w:ascii="Arial" w:eastAsia="Times New Roman" w:hAnsi="Arial" w:cs="Arial"/>
          <w:sz w:val="24"/>
          <w:szCs w:val="24"/>
          <w:lang w:eastAsia="pt-BR"/>
        </w:rPr>
        <w:t xml:space="preserve"> mecanismos de compensaç</w:t>
      </w:r>
      <w:ins w:id="2128" w:author="Patricia Sbrissa" w:date="2019-09-27T18:57:00Z">
        <w:r w:rsidR="008161F9">
          <w:rPr>
            <w:rFonts w:ascii="Arial" w:eastAsia="Times New Roman" w:hAnsi="Arial" w:cs="Arial"/>
            <w:sz w:val="24"/>
            <w:szCs w:val="24"/>
            <w:lang w:eastAsia="pt-BR"/>
          </w:rPr>
          <w:t>ão</w:t>
        </w:r>
      </w:ins>
      <w:del w:id="2129" w:author="Patricia Sbrissa" w:date="2019-09-27T18:57:00Z">
        <w:r w:rsidRPr="008E52F7" w:rsidDel="00C0436D">
          <w:rPr>
            <w:rFonts w:ascii="Arial" w:eastAsia="Times New Roman" w:hAnsi="Arial" w:cs="Arial"/>
            <w:sz w:val="24"/>
            <w:szCs w:val="24"/>
            <w:lang w:eastAsia="pt-BR"/>
          </w:rPr>
          <w:delText>ões</w:delText>
        </w:r>
      </w:del>
      <w:r w:rsidRPr="008E52F7">
        <w:rPr>
          <w:rFonts w:ascii="Arial" w:eastAsia="Times New Roman" w:hAnsi="Arial" w:cs="Arial"/>
          <w:sz w:val="24"/>
          <w:szCs w:val="24"/>
          <w:lang w:eastAsia="pt-BR"/>
        </w:rPr>
        <w:t xml:space="preserve"> fisca</w:t>
      </w:r>
      <w:ins w:id="2130" w:author="Patricia Sbrissa" w:date="2019-09-27T18:57:00Z">
        <w:r w:rsidR="008161F9">
          <w:rPr>
            <w:rFonts w:ascii="Arial" w:eastAsia="Times New Roman" w:hAnsi="Arial" w:cs="Arial"/>
            <w:sz w:val="24"/>
            <w:szCs w:val="24"/>
            <w:lang w:eastAsia="pt-BR"/>
          </w:rPr>
          <w:t>l</w:t>
        </w:r>
      </w:ins>
      <w:del w:id="2131" w:author="Patricia Sbrissa" w:date="2019-09-27T18:57:00Z">
        <w:r w:rsidRPr="008E52F7" w:rsidDel="008161F9">
          <w:rPr>
            <w:rFonts w:ascii="Arial" w:eastAsia="Times New Roman" w:hAnsi="Arial" w:cs="Arial"/>
            <w:sz w:val="24"/>
            <w:szCs w:val="24"/>
            <w:lang w:eastAsia="pt-BR"/>
          </w:rPr>
          <w:delText>is,</w:delText>
        </w:r>
      </w:del>
      <w:r w:rsidRPr="008E52F7">
        <w:rPr>
          <w:rFonts w:ascii="Arial" w:eastAsia="Times New Roman" w:hAnsi="Arial" w:cs="Arial"/>
          <w:sz w:val="24"/>
          <w:szCs w:val="24"/>
          <w:lang w:eastAsia="pt-BR"/>
        </w:rPr>
        <w:t xml:space="preserve"> e</w:t>
      </w:r>
      <w:ins w:id="2132" w:author="Patricia Sbrissa" w:date="2019-09-27T18:57:00Z">
        <w:r w:rsidR="008161F9">
          <w:rPr>
            <w:rFonts w:ascii="Arial" w:eastAsia="Times New Roman" w:hAnsi="Arial" w:cs="Arial"/>
            <w:sz w:val="24"/>
            <w:szCs w:val="24"/>
            <w:lang w:eastAsia="pt-BR"/>
          </w:rPr>
          <w:t>,</w:t>
        </w:r>
      </w:ins>
      <w:r w:rsidRPr="008E52F7">
        <w:rPr>
          <w:rFonts w:ascii="Arial" w:eastAsia="Times New Roman" w:hAnsi="Arial" w:cs="Arial"/>
          <w:sz w:val="24"/>
          <w:szCs w:val="24"/>
          <w:lang w:eastAsia="pt-BR"/>
        </w:rPr>
        <w:t xml:space="preserve"> consequentemente, </w:t>
      </w:r>
      <w:del w:id="2133" w:author="Patricia Sbrissa" w:date="2019-09-27T18:57:00Z">
        <w:r w:rsidRPr="008E52F7" w:rsidDel="008161F9">
          <w:rPr>
            <w:rFonts w:ascii="Arial" w:eastAsia="Times New Roman" w:hAnsi="Arial" w:cs="Arial"/>
            <w:sz w:val="24"/>
            <w:szCs w:val="24"/>
            <w:lang w:eastAsia="pt-BR"/>
          </w:rPr>
          <w:delText>aumenta</w:delText>
        </w:r>
      </w:del>
      <w:ins w:id="2134" w:author="Patricia Sbrissa" w:date="2019-09-27T18:57:00Z">
        <w:r w:rsidR="008161F9">
          <w:rPr>
            <w:rFonts w:ascii="Arial" w:eastAsia="Times New Roman" w:hAnsi="Arial" w:cs="Arial"/>
            <w:sz w:val="24"/>
            <w:szCs w:val="24"/>
            <w:lang w:eastAsia="pt-BR"/>
          </w:rPr>
          <w:t>aumentava</w:t>
        </w:r>
      </w:ins>
      <w:del w:id="2135" w:author="Patricia Sbrissa" w:date="2019-09-27T18:57:00Z">
        <w:r w:rsidRPr="008E52F7" w:rsidDel="008161F9">
          <w:rPr>
            <w:rFonts w:ascii="Arial" w:eastAsia="Times New Roman" w:hAnsi="Arial" w:cs="Arial"/>
            <w:sz w:val="24"/>
            <w:szCs w:val="24"/>
            <w:lang w:eastAsia="pt-BR"/>
          </w:rPr>
          <w:delText>ndo</w:delText>
        </w:r>
      </w:del>
      <w:r w:rsidRPr="008E52F7">
        <w:rPr>
          <w:rFonts w:ascii="Arial" w:eastAsia="Times New Roman" w:hAnsi="Arial" w:cs="Arial"/>
          <w:sz w:val="24"/>
          <w:szCs w:val="24"/>
          <w:lang w:eastAsia="pt-BR"/>
        </w:rPr>
        <w:t xml:space="preserve"> a arrecadação tributária.</w:t>
      </w:r>
    </w:p>
    <w:p w14:paraId="12427189" w14:textId="77777777" w:rsidR="00511BC2" w:rsidRPr="008E52F7" w:rsidRDefault="00511BC2">
      <w:pPr>
        <w:rPr>
          <w:rFonts w:ascii="Arial" w:eastAsia="Times New Roman" w:hAnsi="Arial" w:cs="Arial"/>
          <w:sz w:val="24"/>
          <w:szCs w:val="24"/>
          <w:lang w:eastAsia="pt-BR"/>
        </w:rPr>
        <w:pPrChange w:id="2136" w:author="Patricia Sbrissa" w:date="2019-09-27T18:57:00Z">
          <w:pPr>
            <w:ind w:firstLine="708"/>
          </w:pPr>
        </w:pPrChange>
      </w:pPr>
    </w:p>
    <w:p w14:paraId="1A0A5E6D" w14:textId="06492E27" w:rsidR="00511BC2" w:rsidDel="00A33C1D" w:rsidRDefault="00511BC2" w:rsidP="00A33C1D">
      <w:pPr>
        <w:spacing w:after="240"/>
        <w:rPr>
          <w:del w:id="2137" w:author="Patricia Sbrissa" w:date="2019-09-27T19:02:00Z"/>
          <w:rFonts w:ascii="Arial" w:eastAsia="Times New Roman" w:hAnsi="Arial" w:cs="Arial"/>
          <w:sz w:val="24"/>
          <w:szCs w:val="24"/>
          <w:lang w:eastAsia="pt-BR"/>
        </w:rPr>
        <w:pPrChange w:id="2138" w:author="Patricia Sbrissa" w:date="2019-09-27T23:02:00Z">
          <w:pPr>
            <w:ind w:firstLine="708"/>
          </w:pPr>
        </w:pPrChange>
      </w:pPr>
      <w:del w:id="2139" w:author="Patricia Sbrissa" w:date="2019-09-27T18:58:00Z">
        <w:r w:rsidRPr="008E52F7" w:rsidDel="008161F9">
          <w:rPr>
            <w:rFonts w:ascii="Arial" w:eastAsia="Times New Roman" w:hAnsi="Arial" w:cs="Arial"/>
            <w:sz w:val="24"/>
            <w:szCs w:val="24"/>
            <w:lang w:eastAsia="pt-BR"/>
          </w:rPr>
          <w:delText>Mas</w:delText>
        </w:r>
      </w:del>
      <w:ins w:id="2140" w:author="Patricia Sbrissa" w:date="2019-09-27T18:58:00Z">
        <w:r w:rsidR="008161F9">
          <w:rPr>
            <w:rFonts w:ascii="Arial" w:eastAsia="Times New Roman" w:hAnsi="Arial" w:cs="Arial"/>
            <w:sz w:val="24"/>
            <w:szCs w:val="24"/>
            <w:lang w:eastAsia="pt-BR"/>
          </w:rPr>
          <w:t>Contudo,</w:t>
        </w:r>
      </w:ins>
      <w:r w:rsidRPr="008E52F7">
        <w:rPr>
          <w:rFonts w:ascii="Arial" w:eastAsia="Times New Roman" w:hAnsi="Arial" w:cs="Arial"/>
          <w:sz w:val="24"/>
          <w:szCs w:val="24"/>
          <w:lang w:eastAsia="pt-BR"/>
        </w:rPr>
        <w:t xml:space="preserve"> nem tudo era</w:t>
      </w:r>
      <w:del w:id="2141" w:author="Patricia Sbrissa" w:date="2019-09-27T18:58:00Z">
        <w:r w:rsidRPr="008E52F7" w:rsidDel="00690F1A">
          <w:rPr>
            <w:rFonts w:ascii="Arial" w:eastAsia="Times New Roman" w:hAnsi="Arial" w:cs="Arial"/>
            <w:sz w:val="24"/>
            <w:szCs w:val="24"/>
            <w:lang w:eastAsia="pt-BR"/>
          </w:rPr>
          <w:delText>m</w:delText>
        </w:r>
      </w:del>
      <w:r w:rsidRPr="008E52F7">
        <w:rPr>
          <w:rFonts w:ascii="Arial" w:eastAsia="Times New Roman" w:hAnsi="Arial" w:cs="Arial"/>
          <w:sz w:val="24"/>
          <w:szCs w:val="24"/>
          <w:lang w:eastAsia="pt-BR"/>
        </w:rPr>
        <w:t xml:space="preserve"> </w:t>
      </w:r>
      <w:del w:id="2142" w:author="Patricia Sbrissa" w:date="2019-09-27T18:58:00Z">
        <w:r w:rsidRPr="008E52F7" w:rsidDel="00690F1A">
          <w:rPr>
            <w:rFonts w:ascii="Arial" w:eastAsia="Times New Roman" w:hAnsi="Arial" w:cs="Arial"/>
            <w:sz w:val="24"/>
            <w:szCs w:val="24"/>
            <w:lang w:eastAsia="pt-BR"/>
          </w:rPr>
          <w:delText>flores</w:delText>
        </w:r>
      </w:del>
      <w:ins w:id="2143" w:author="Patricia Sbrissa" w:date="2019-09-27T18:58:00Z">
        <w:r w:rsidR="00690F1A">
          <w:rPr>
            <w:rFonts w:ascii="Arial" w:eastAsia="Times New Roman" w:hAnsi="Arial" w:cs="Arial"/>
            <w:sz w:val="24"/>
            <w:szCs w:val="24"/>
            <w:lang w:eastAsia="pt-BR"/>
          </w:rPr>
          <w:t>motivo de contentamento. M</w:t>
        </w:r>
      </w:ins>
      <w:del w:id="2144" w:author="Patricia Sbrissa" w:date="2019-09-27T18:58:00Z">
        <w:r w:rsidRPr="008E52F7" w:rsidDel="00690F1A">
          <w:rPr>
            <w:rFonts w:ascii="Arial" w:eastAsia="Times New Roman" w:hAnsi="Arial" w:cs="Arial"/>
            <w:sz w:val="24"/>
            <w:szCs w:val="24"/>
            <w:lang w:eastAsia="pt-BR"/>
          </w:rPr>
          <w:delText>, m</w:delText>
        </w:r>
      </w:del>
      <w:r w:rsidRPr="008E52F7">
        <w:rPr>
          <w:rFonts w:ascii="Arial" w:eastAsia="Times New Roman" w:hAnsi="Arial" w:cs="Arial"/>
          <w:sz w:val="24"/>
          <w:szCs w:val="24"/>
          <w:lang w:eastAsia="pt-BR"/>
        </w:rPr>
        <w:t xml:space="preserve">esmo com a constante e crescente arrecadação, as receitas dos estados e municípios não </w:t>
      </w:r>
      <w:del w:id="2145" w:author="Patricia Sbrissa" w:date="2019-09-27T18:59:00Z">
        <w:r w:rsidRPr="008E52F7" w:rsidDel="00FD5F73">
          <w:rPr>
            <w:rFonts w:ascii="Arial" w:eastAsia="Times New Roman" w:hAnsi="Arial" w:cs="Arial"/>
            <w:sz w:val="24"/>
            <w:szCs w:val="24"/>
            <w:lang w:eastAsia="pt-BR"/>
          </w:rPr>
          <w:delText>faziam jus às</w:delText>
        </w:r>
      </w:del>
      <w:ins w:id="2146" w:author="Patricia Sbrissa" w:date="2019-09-27T18:59:00Z">
        <w:r w:rsidR="00FD5F73">
          <w:rPr>
            <w:rFonts w:ascii="Arial" w:eastAsia="Times New Roman" w:hAnsi="Arial" w:cs="Arial"/>
            <w:sz w:val="24"/>
            <w:szCs w:val="24"/>
            <w:lang w:eastAsia="pt-BR"/>
          </w:rPr>
          <w:t>cobriam</w:t>
        </w:r>
      </w:ins>
      <w:r w:rsidRPr="008E52F7">
        <w:rPr>
          <w:rFonts w:ascii="Arial" w:eastAsia="Times New Roman" w:hAnsi="Arial" w:cs="Arial"/>
          <w:sz w:val="24"/>
          <w:szCs w:val="24"/>
          <w:lang w:eastAsia="pt-BR"/>
        </w:rPr>
        <w:t xml:space="preserve"> suas despesas, </w:t>
      </w:r>
      <w:del w:id="2147" w:author="Patricia Sbrissa" w:date="2019-09-27T18:59:00Z">
        <w:r w:rsidRPr="008E52F7" w:rsidDel="0000065C">
          <w:rPr>
            <w:rFonts w:ascii="Arial" w:eastAsia="Times New Roman" w:hAnsi="Arial" w:cs="Arial"/>
            <w:sz w:val="24"/>
            <w:szCs w:val="24"/>
            <w:lang w:eastAsia="pt-BR"/>
          </w:rPr>
          <w:delText>e a</w:delText>
        </w:r>
      </w:del>
      <w:ins w:id="2148" w:author="Patricia Sbrissa" w:date="2019-09-27T19:00:00Z">
        <w:r w:rsidR="0000065C">
          <w:rPr>
            <w:rFonts w:ascii="Arial" w:eastAsia="Times New Roman" w:hAnsi="Arial" w:cs="Arial"/>
            <w:sz w:val="24"/>
            <w:szCs w:val="24"/>
            <w:lang w:eastAsia="pt-BR"/>
          </w:rPr>
          <w:t>além do fato de haver uma</w:t>
        </w:r>
        <w:r w:rsidR="003B10D0">
          <w:rPr>
            <w:rFonts w:ascii="Arial" w:eastAsia="Times New Roman" w:hAnsi="Arial" w:cs="Arial"/>
            <w:sz w:val="24"/>
            <w:szCs w:val="24"/>
            <w:lang w:eastAsia="pt-BR"/>
          </w:rPr>
          <w:t xml:space="preserve"> evidente</w:t>
        </w:r>
      </w:ins>
      <w:r w:rsidRPr="008E52F7">
        <w:rPr>
          <w:rFonts w:ascii="Arial" w:eastAsia="Times New Roman" w:hAnsi="Arial" w:cs="Arial"/>
          <w:sz w:val="24"/>
          <w:szCs w:val="24"/>
          <w:lang w:eastAsia="pt-BR"/>
        </w:rPr>
        <w:t xml:space="preserve"> má administração do</w:t>
      </w:r>
      <w:del w:id="2149" w:author="Patricia Sbrissa" w:date="2019-09-27T19:00:00Z">
        <w:r w:rsidRPr="008E52F7" w:rsidDel="003B10D0">
          <w:rPr>
            <w:rFonts w:ascii="Arial" w:eastAsia="Times New Roman" w:hAnsi="Arial" w:cs="Arial"/>
            <w:sz w:val="24"/>
            <w:szCs w:val="24"/>
            <w:lang w:eastAsia="pt-BR"/>
          </w:rPr>
          <w:delText>s impostos</w:delText>
        </w:r>
      </w:del>
      <w:ins w:id="2150" w:author="Patricia Sbrissa" w:date="2019-09-27T19:00:00Z">
        <w:r w:rsidR="003B10D0">
          <w:rPr>
            <w:rFonts w:ascii="Arial" w:eastAsia="Times New Roman" w:hAnsi="Arial" w:cs="Arial"/>
            <w:sz w:val="24"/>
            <w:szCs w:val="24"/>
            <w:lang w:eastAsia="pt-BR"/>
          </w:rPr>
          <w:t xml:space="preserve"> dinheiro público –</w:t>
        </w:r>
      </w:ins>
      <w:r w:rsidRPr="008E52F7">
        <w:rPr>
          <w:rFonts w:ascii="Arial" w:eastAsia="Times New Roman" w:hAnsi="Arial" w:cs="Arial"/>
          <w:sz w:val="24"/>
          <w:szCs w:val="24"/>
          <w:lang w:eastAsia="pt-BR"/>
        </w:rPr>
        <w:t xml:space="preserve"> </w:t>
      </w:r>
      <w:del w:id="2151" w:author="Patricia Sbrissa" w:date="2019-09-27T19:00:00Z">
        <w:r w:rsidRPr="008E52F7" w:rsidDel="003B10D0">
          <w:rPr>
            <w:rFonts w:ascii="Arial" w:eastAsia="Times New Roman" w:hAnsi="Arial" w:cs="Arial"/>
            <w:sz w:val="24"/>
            <w:szCs w:val="24"/>
            <w:lang w:eastAsia="pt-BR"/>
          </w:rPr>
          <w:delText>era evidente, pois</w:delText>
        </w:r>
      </w:del>
      <w:ins w:id="2152" w:author="Patricia Sbrissa" w:date="2019-09-27T19:01:00Z">
        <w:r w:rsidR="00725C68">
          <w:rPr>
            <w:rFonts w:ascii="Arial" w:eastAsia="Times New Roman" w:hAnsi="Arial" w:cs="Arial"/>
            <w:sz w:val="24"/>
            <w:szCs w:val="24"/>
            <w:lang w:eastAsia="pt-BR"/>
          </w:rPr>
          <w:t>a dificuldade na gestão dos recursos era compreensível, haja vista que</w:t>
        </w:r>
      </w:ins>
      <w:del w:id="2153" w:author="Patricia Sbrissa" w:date="2019-09-27T19:01:00Z">
        <w:r w:rsidRPr="008E52F7" w:rsidDel="00725C68">
          <w:rPr>
            <w:rFonts w:ascii="Arial" w:eastAsia="Times New Roman" w:hAnsi="Arial" w:cs="Arial"/>
            <w:sz w:val="24"/>
            <w:szCs w:val="24"/>
            <w:lang w:eastAsia="pt-BR"/>
          </w:rPr>
          <w:delText xml:space="preserve"> com</w:delText>
        </w:r>
      </w:del>
      <w:r w:rsidRPr="008E52F7">
        <w:rPr>
          <w:rFonts w:ascii="Arial" w:eastAsia="Times New Roman" w:hAnsi="Arial" w:cs="Arial"/>
          <w:sz w:val="24"/>
          <w:szCs w:val="24"/>
          <w:lang w:eastAsia="pt-BR"/>
        </w:rPr>
        <w:t xml:space="preserve"> o arcabouço de leis tributárias, </w:t>
      </w:r>
      <w:ins w:id="2154" w:author="Patricia Sbrissa" w:date="2019-09-27T19:01:00Z">
        <w:r w:rsidR="00EB4A2D">
          <w:rPr>
            <w:rFonts w:ascii="Arial" w:eastAsia="Times New Roman" w:hAnsi="Arial" w:cs="Arial"/>
            <w:sz w:val="24"/>
            <w:szCs w:val="24"/>
            <w:lang w:eastAsia="pt-BR"/>
          </w:rPr>
          <w:t>bastante</w:t>
        </w:r>
      </w:ins>
      <w:del w:id="2155" w:author="Patricia Sbrissa" w:date="2019-09-27T19:01:00Z">
        <w:r w:rsidRPr="008E52F7" w:rsidDel="00EB4A2D">
          <w:rPr>
            <w:rFonts w:ascii="Arial" w:eastAsia="Times New Roman" w:hAnsi="Arial" w:cs="Arial"/>
            <w:sz w:val="24"/>
            <w:szCs w:val="24"/>
            <w:lang w:eastAsia="pt-BR"/>
          </w:rPr>
          <w:delText>e sua</w:delText>
        </w:r>
      </w:del>
      <w:r w:rsidRPr="008E52F7">
        <w:rPr>
          <w:rFonts w:ascii="Arial" w:eastAsia="Times New Roman" w:hAnsi="Arial" w:cs="Arial"/>
          <w:sz w:val="24"/>
          <w:szCs w:val="24"/>
          <w:lang w:eastAsia="pt-BR"/>
        </w:rPr>
        <w:t xml:space="preserve"> </w:t>
      </w:r>
      <w:del w:id="2156" w:author="Patricia Sbrissa" w:date="2019-09-27T19:02:00Z">
        <w:r w:rsidRPr="008E52F7" w:rsidDel="00EB4A2D">
          <w:rPr>
            <w:rFonts w:ascii="Arial" w:eastAsia="Times New Roman" w:hAnsi="Arial" w:cs="Arial"/>
            <w:sz w:val="24"/>
            <w:szCs w:val="24"/>
            <w:lang w:eastAsia="pt-BR"/>
          </w:rPr>
          <w:delText>complex</w:delText>
        </w:r>
      </w:del>
      <w:ins w:id="2157" w:author="Patricia Sbrissa" w:date="2019-09-27T19:02:00Z">
        <w:r w:rsidR="00EB4A2D">
          <w:rPr>
            <w:rFonts w:ascii="Arial" w:eastAsia="Times New Roman" w:hAnsi="Arial" w:cs="Arial"/>
            <w:sz w:val="24"/>
            <w:szCs w:val="24"/>
            <w:lang w:eastAsia="pt-BR"/>
          </w:rPr>
          <w:t>complexas</w:t>
        </w:r>
      </w:ins>
      <w:del w:id="2158" w:author="Patricia Sbrissa" w:date="2019-09-27T19:01:00Z">
        <w:r w:rsidRPr="008E52F7" w:rsidDel="00EB4A2D">
          <w:rPr>
            <w:rFonts w:ascii="Arial" w:eastAsia="Times New Roman" w:hAnsi="Arial" w:cs="Arial"/>
            <w:sz w:val="24"/>
            <w:szCs w:val="24"/>
            <w:lang w:eastAsia="pt-BR"/>
          </w:rPr>
          <w:delText>idade</w:delText>
        </w:r>
      </w:del>
      <w:r w:rsidRPr="008E52F7">
        <w:rPr>
          <w:rFonts w:ascii="Arial" w:eastAsia="Times New Roman" w:hAnsi="Arial" w:cs="Arial"/>
          <w:sz w:val="24"/>
          <w:szCs w:val="24"/>
          <w:lang w:eastAsia="pt-BR"/>
        </w:rPr>
        <w:t xml:space="preserve">, </w:t>
      </w:r>
      <w:del w:id="2159" w:author="Patricia Sbrissa" w:date="2019-09-27T19:02:00Z">
        <w:r w:rsidRPr="008E52F7" w:rsidDel="00EB4A2D">
          <w:rPr>
            <w:rFonts w:ascii="Arial" w:eastAsia="Times New Roman" w:hAnsi="Arial" w:cs="Arial"/>
            <w:sz w:val="24"/>
            <w:szCs w:val="24"/>
            <w:lang w:eastAsia="pt-BR"/>
          </w:rPr>
          <w:delText>h</w:delText>
        </w:r>
      </w:del>
      <w:ins w:id="2160" w:author="Patricia Sbrissa" w:date="2019-09-27T19:02:00Z">
        <w:r w:rsidR="00EB4A2D">
          <w:rPr>
            <w:rFonts w:ascii="Arial" w:eastAsia="Times New Roman" w:hAnsi="Arial" w:cs="Arial"/>
            <w:sz w:val="24"/>
            <w:szCs w:val="24"/>
            <w:lang w:eastAsia="pt-BR"/>
          </w:rPr>
          <w:t>geravam</w:t>
        </w:r>
      </w:ins>
      <w:del w:id="2161" w:author="Patricia Sbrissa" w:date="2019-09-27T19:02:00Z">
        <w:r w:rsidRPr="008E52F7" w:rsidDel="00EB4A2D">
          <w:rPr>
            <w:rFonts w:ascii="Arial" w:eastAsia="Times New Roman" w:hAnsi="Arial" w:cs="Arial"/>
            <w:sz w:val="24"/>
            <w:szCs w:val="24"/>
            <w:lang w:eastAsia="pt-BR"/>
          </w:rPr>
          <w:delText>avia</w:delText>
        </w:r>
      </w:del>
      <w:r w:rsidRPr="008E52F7">
        <w:rPr>
          <w:rFonts w:ascii="Arial" w:eastAsia="Times New Roman" w:hAnsi="Arial" w:cs="Arial"/>
          <w:sz w:val="24"/>
          <w:szCs w:val="24"/>
          <w:lang w:eastAsia="pt-BR"/>
        </w:rPr>
        <w:t xml:space="preserve"> muita confusão, tanto na sua aplicação quanto na orientação aos contribuintes, </w:t>
      </w:r>
      <w:del w:id="2162" w:author="Patricia Sbrissa" w:date="2019-09-27T19:02:00Z">
        <w:r w:rsidRPr="008E52F7" w:rsidDel="003A386D">
          <w:rPr>
            <w:rFonts w:ascii="Arial" w:eastAsia="Times New Roman" w:hAnsi="Arial" w:cs="Arial"/>
            <w:sz w:val="24"/>
            <w:szCs w:val="24"/>
            <w:lang w:eastAsia="pt-BR"/>
          </w:rPr>
          <w:delText>e essa confusão</w:delText>
        </w:r>
      </w:del>
      <w:ins w:id="2163" w:author="Patricia Sbrissa" w:date="2019-09-27T19:02:00Z">
        <w:r w:rsidR="003A386D">
          <w:rPr>
            <w:rFonts w:ascii="Arial" w:eastAsia="Times New Roman" w:hAnsi="Arial" w:cs="Arial"/>
            <w:sz w:val="24"/>
            <w:szCs w:val="24"/>
            <w:lang w:eastAsia="pt-BR"/>
          </w:rPr>
          <w:t>o que com frequência se refletia em</w:t>
        </w:r>
      </w:ins>
      <w:r w:rsidRPr="008E52F7">
        <w:rPr>
          <w:rFonts w:ascii="Arial" w:eastAsia="Times New Roman" w:hAnsi="Arial" w:cs="Arial"/>
          <w:sz w:val="24"/>
          <w:szCs w:val="24"/>
          <w:lang w:eastAsia="pt-BR"/>
        </w:rPr>
        <w:t xml:space="preserve"> </w:t>
      </w:r>
      <w:del w:id="2164" w:author="Patricia Sbrissa" w:date="2019-09-27T19:02:00Z">
        <w:r w:rsidRPr="008E52F7" w:rsidDel="00A10030">
          <w:rPr>
            <w:rFonts w:ascii="Arial" w:eastAsia="Times New Roman" w:hAnsi="Arial" w:cs="Arial"/>
            <w:sz w:val="24"/>
            <w:szCs w:val="24"/>
            <w:lang w:eastAsia="pt-BR"/>
          </w:rPr>
          <w:delText xml:space="preserve">causava muitas vezes </w:delText>
        </w:r>
      </w:del>
      <w:r w:rsidRPr="008E52F7">
        <w:rPr>
          <w:rFonts w:ascii="Arial" w:eastAsia="Times New Roman" w:hAnsi="Arial" w:cs="Arial"/>
          <w:sz w:val="24"/>
          <w:szCs w:val="24"/>
          <w:lang w:eastAsia="pt-BR"/>
        </w:rPr>
        <w:t>prejuízos aos cofres públicos.</w:t>
      </w:r>
    </w:p>
    <w:p w14:paraId="407C4A56" w14:textId="7B3C999C" w:rsidR="00A33C1D" w:rsidRDefault="00A33C1D" w:rsidP="00A33C1D">
      <w:pPr>
        <w:spacing w:after="240"/>
        <w:rPr>
          <w:ins w:id="2165" w:author="Patricia Sbrissa" w:date="2019-09-27T23:00:00Z"/>
          <w:rFonts w:ascii="Arial" w:eastAsia="Times New Roman" w:hAnsi="Arial" w:cs="Arial"/>
          <w:sz w:val="24"/>
          <w:szCs w:val="24"/>
          <w:lang w:eastAsia="pt-BR"/>
        </w:rPr>
        <w:pPrChange w:id="2166" w:author="Patricia Sbrissa" w:date="2019-09-27T23:02:00Z">
          <w:pPr>
            <w:ind w:firstLine="708"/>
          </w:pPr>
        </w:pPrChange>
      </w:pPr>
    </w:p>
    <w:p w14:paraId="64106D47" w14:textId="4B38D538" w:rsidR="00A33C1D" w:rsidRPr="00A33C1D" w:rsidRDefault="00A33C1D" w:rsidP="00A33C1D">
      <w:pPr>
        <w:ind w:firstLine="708"/>
        <w:jc w:val="center"/>
        <w:rPr>
          <w:ins w:id="2167" w:author="Patricia Sbrissa" w:date="2019-09-27T23:01:00Z"/>
          <w:rFonts w:ascii="Arial" w:eastAsia="Times New Roman" w:hAnsi="Arial" w:cs="Arial"/>
          <w:sz w:val="20"/>
          <w:szCs w:val="20"/>
          <w:lang w:eastAsia="pt-BR"/>
          <w:rPrChange w:id="2168" w:author="Patricia Sbrissa" w:date="2019-09-27T23:01:00Z">
            <w:rPr>
              <w:ins w:id="2169" w:author="Patricia Sbrissa" w:date="2019-09-27T23:01:00Z"/>
              <w:rFonts w:ascii="Arial" w:eastAsia="Times New Roman" w:hAnsi="Arial" w:cs="Arial"/>
              <w:sz w:val="24"/>
              <w:szCs w:val="24"/>
              <w:lang w:eastAsia="pt-BR"/>
            </w:rPr>
          </w:rPrChange>
        </w:rPr>
        <w:pPrChange w:id="2170" w:author="Patricia Sbrissa" w:date="2019-09-27T23:01:00Z">
          <w:pPr>
            <w:ind w:firstLine="708"/>
          </w:pPr>
        </w:pPrChange>
      </w:pPr>
      <w:ins w:id="2171" w:author="Patricia Sbrissa" w:date="2019-09-27T23:00:00Z">
        <w:r w:rsidRPr="00A33C1D">
          <w:rPr>
            <w:rFonts w:ascii="Arial" w:eastAsia="Times New Roman" w:hAnsi="Arial" w:cs="Arial"/>
            <w:sz w:val="20"/>
            <w:szCs w:val="20"/>
            <w:lang w:eastAsia="pt-BR"/>
            <w:rPrChange w:id="2172" w:author="Patricia Sbrissa" w:date="2019-09-27T23:01:00Z">
              <w:rPr>
                <w:rFonts w:ascii="Arial" w:eastAsia="Times New Roman" w:hAnsi="Arial" w:cs="Arial"/>
                <w:sz w:val="24"/>
                <w:szCs w:val="24"/>
                <w:lang w:eastAsia="pt-BR"/>
              </w:rPr>
            </w:rPrChange>
          </w:rPr>
          <w:t xml:space="preserve">Figura 5 – Com uma má gestão, a </w:t>
        </w:r>
      </w:ins>
      <w:ins w:id="2173" w:author="Patricia Sbrissa" w:date="2019-09-27T23:01:00Z">
        <w:r w:rsidRPr="00A33C1D">
          <w:rPr>
            <w:rFonts w:ascii="Arial" w:eastAsia="Times New Roman" w:hAnsi="Arial" w:cs="Arial"/>
            <w:sz w:val="20"/>
            <w:szCs w:val="20"/>
            <w:lang w:eastAsia="pt-BR"/>
            <w:rPrChange w:id="2174" w:author="Patricia Sbrissa" w:date="2019-09-27T23:01:00Z">
              <w:rPr>
                <w:rFonts w:ascii="Arial" w:eastAsia="Times New Roman" w:hAnsi="Arial" w:cs="Arial"/>
                <w:sz w:val="24"/>
                <w:szCs w:val="24"/>
                <w:lang w:eastAsia="pt-BR"/>
              </w:rPr>
            </w:rPrChange>
          </w:rPr>
          <w:t>balança econômica dos governos pode se desequilibrar</w:t>
        </w:r>
      </w:ins>
    </w:p>
    <w:p w14:paraId="5E589B6F" w14:textId="5DBB0FE4" w:rsidR="00A33C1D" w:rsidRDefault="00A33C1D" w:rsidP="00A33C1D">
      <w:pPr>
        <w:ind w:firstLine="708"/>
        <w:rPr>
          <w:ins w:id="2175" w:author="Patricia Sbrissa" w:date="2019-09-27T23:01:00Z"/>
          <w:rFonts w:ascii="Arial" w:eastAsia="Times New Roman" w:hAnsi="Arial" w:cs="Arial"/>
          <w:sz w:val="24"/>
          <w:szCs w:val="24"/>
          <w:lang w:eastAsia="pt-BR"/>
        </w:rPr>
      </w:pPr>
      <w:ins w:id="2176" w:author="Patricia Sbrissa" w:date="2019-09-27T23:01:00Z">
        <w:r>
          <w:rPr>
            <w:rFonts w:ascii="Arial" w:eastAsia="Times New Roman" w:hAnsi="Arial" w:cs="Arial"/>
            <w:noProof/>
            <w:sz w:val="24"/>
            <w:szCs w:val="24"/>
            <w:lang w:eastAsia="pt-BR"/>
          </w:rPr>
          <w:drawing>
            <wp:inline distT="0" distB="0" distL="0" distR="0" wp14:anchorId="2D1A6562" wp14:editId="474C85EF">
              <wp:extent cx="3143250" cy="2857500"/>
              <wp:effectExtent l="0" t="0" r="0" b="0"/>
              <wp:docPr id="9" name="Imagem 9" descr="Uma imagem contendo balança, dispositivo, mes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exmit110600048.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2857500"/>
                      </a:xfrm>
                      <a:prstGeom prst="rect">
                        <a:avLst/>
                      </a:prstGeom>
                    </pic:spPr>
                  </pic:pic>
                </a:graphicData>
              </a:graphic>
            </wp:inline>
          </w:drawing>
        </w:r>
      </w:ins>
    </w:p>
    <w:p w14:paraId="6C5D9782" w14:textId="47D6ABB8" w:rsidR="00A33C1D" w:rsidRPr="00A33C1D" w:rsidRDefault="00A33C1D" w:rsidP="00A33C1D">
      <w:pPr>
        <w:ind w:firstLine="708"/>
        <w:jc w:val="center"/>
        <w:rPr>
          <w:ins w:id="2177" w:author="Patricia Sbrissa" w:date="2019-09-27T23:00:00Z"/>
          <w:rFonts w:ascii="Arial" w:eastAsia="Times New Roman" w:hAnsi="Arial" w:cs="Arial"/>
          <w:sz w:val="20"/>
          <w:szCs w:val="20"/>
          <w:lang w:eastAsia="pt-BR"/>
          <w:rPrChange w:id="2178" w:author="Patricia Sbrissa" w:date="2019-09-27T23:01:00Z">
            <w:rPr>
              <w:ins w:id="2179" w:author="Patricia Sbrissa" w:date="2019-09-27T23:00:00Z"/>
              <w:rFonts w:ascii="Arial" w:eastAsia="Times New Roman" w:hAnsi="Arial" w:cs="Arial"/>
              <w:sz w:val="24"/>
              <w:szCs w:val="24"/>
              <w:lang w:eastAsia="pt-BR"/>
            </w:rPr>
          </w:rPrChange>
        </w:rPr>
        <w:pPrChange w:id="2180" w:author="Patricia Sbrissa" w:date="2019-09-27T23:01:00Z">
          <w:pPr>
            <w:ind w:firstLine="708"/>
          </w:pPr>
        </w:pPrChange>
      </w:pPr>
      <w:ins w:id="2181" w:author="Patricia Sbrissa" w:date="2019-09-27T23:01:00Z">
        <w:r w:rsidRPr="00A33C1D">
          <w:rPr>
            <w:rFonts w:ascii="Arial" w:eastAsia="Times New Roman" w:hAnsi="Arial" w:cs="Arial"/>
            <w:sz w:val="20"/>
            <w:szCs w:val="20"/>
            <w:lang w:eastAsia="pt-BR"/>
            <w:rPrChange w:id="2182" w:author="Patricia Sbrissa" w:date="2019-09-27T23:01:00Z">
              <w:rPr>
                <w:rFonts w:ascii="Arial" w:eastAsia="Times New Roman" w:hAnsi="Arial" w:cs="Arial"/>
                <w:sz w:val="24"/>
                <w:szCs w:val="24"/>
                <w:lang w:eastAsia="pt-BR"/>
              </w:rPr>
            </w:rPrChange>
          </w:rPr>
          <w:t xml:space="preserve">Fonte: Plataforma </w:t>
        </w:r>
        <w:proofErr w:type="spellStart"/>
        <w:r w:rsidRPr="00A33C1D">
          <w:rPr>
            <w:rFonts w:ascii="Arial" w:eastAsia="Times New Roman" w:hAnsi="Arial" w:cs="Arial"/>
            <w:sz w:val="20"/>
            <w:szCs w:val="20"/>
            <w:lang w:eastAsia="pt-BR"/>
            <w:rPrChange w:id="2183" w:author="Patricia Sbrissa" w:date="2019-09-27T23:01:00Z">
              <w:rPr>
                <w:rFonts w:ascii="Arial" w:eastAsia="Times New Roman" w:hAnsi="Arial" w:cs="Arial"/>
                <w:sz w:val="24"/>
                <w:szCs w:val="24"/>
                <w:lang w:eastAsia="pt-BR"/>
              </w:rPr>
            </w:rPrChange>
          </w:rPr>
          <w:t>Deduca</w:t>
        </w:r>
        <w:proofErr w:type="spellEnd"/>
        <w:r w:rsidRPr="00A33C1D">
          <w:rPr>
            <w:rFonts w:ascii="Arial" w:eastAsia="Times New Roman" w:hAnsi="Arial" w:cs="Arial"/>
            <w:sz w:val="20"/>
            <w:szCs w:val="20"/>
            <w:lang w:eastAsia="pt-BR"/>
            <w:rPrChange w:id="2184" w:author="Patricia Sbrissa" w:date="2019-09-27T23:01:00Z">
              <w:rPr>
                <w:rFonts w:ascii="Arial" w:eastAsia="Times New Roman" w:hAnsi="Arial" w:cs="Arial"/>
                <w:sz w:val="24"/>
                <w:szCs w:val="24"/>
                <w:lang w:eastAsia="pt-BR"/>
              </w:rPr>
            </w:rPrChange>
          </w:rPr>
          <w:t xml:space="preserve"> (2019).</w:t>
        </w:r>
      </w:ins>
    </w:p>
    <w:p w14:paraId="1AD54448" w14:textId="77777777" w:rsidR="00511BC2" w:rsidRPr="008E52F7" w:rsidRDefault="00511BC2">
      <w:pPr>
        <w:ind w:firstLine="708"/>
        <w:rPr>
          <w:rFonts w:ascii="Arial" w:eastAsia="Times New Roman" w:hAnsi="Arial" w:cs="Arial"/>
          <w:sz w:val="24"/>
          <w:szCs w:val="24"/>
          <w:lang w:eastAsia="pt-BR"/>
        </w:rPr>
      </w:pPr>
    </w:p>
    <w:p w14:paraId="02A938FB" w14:textId="77777777" w:rsidR="00511BC2" w:rsidRPr="008E52F7" w:rsidDel="00A10030" w:rsidRDefault="00D01210" w:rsidP="00511BC2">
      <w:pPr>
        <w:ind w:firstLine="708"/>
        <w:rPr>
          <w:del w:id="2185" w:author="Patricia Sbrissa" w:date="2019-09-27T19:03:00Z"/>
          <w:rFonts w:ascii="Arial" w:eastAsia="Times New Roman" w:hAnsi="Arial" w:cs="Arial"/>
          <w:sz w:val="24"/>
          <w:szCs w:val="24"/>
          <w:lang w:eastAsia="pt-BR"/>
        </w:rPr>
      </w:pPr>
      <w:ins w:id="2186" w:author="Patricia Sbrissa" w:date="2019-09-27T19:06:00Z">
        <w:r>
          <w:rPr>
            <w:rFonts w:ascii="Arial" w:eastAsia="Times New Roman" w:hAnsi="Arial" w:cs="Arial"/>
            <w:sz w:val="24"/>
            <w:szCs w:val="24"/>
            <w:lang w:eastAsia="pt-BR"/>
          </w:rPr>
          <w:lastRenderedPageBreak/>
          <w:t>Já em 1</w:t>
        </w:r>
      </w:ins>
      <w:ins w:id="2187" w:author="Patricia Sbrissa" w:date="2019-09-27T19:07:00Z">
        <w:r>
          <w:rPr>
            <w:rFonts w:ascii="Arial" w:eastAsia="Times New Roman" w:hAnsi="Arial" w:cs="Arial"/>
            <w:sz w:val="24"/>
            <w:szCs w:val="24"/>
            <w:lang w:eastAsia="pt-BR"/>
          </w:rPr>
          <w:t>984, c</w:t>
        </w:r>
      </w:ins>
      <w:del w:id="2188" w:author="Patricia Sbrissa" w:date="2019-09-27T19:07:00Z">
        <w:r w:rsidR="00511BC2" w:rsidRPr="008E52F7" w:rsidDel="00D01210">
          <w:rPr>
            <w:rFonts w:ascii="Arial" w:eastAsia="Times New Roman" w:hAnsi="Arial" w:cs="Arial"/>
            <w:sz w:val="24"/>
            <w:szCs w:val="24"/>
            <w:lang w:eastAsia="pt-BR"/>
          </w:rPr>
          <w:delText>C</w:delText>
        </w:r>
      </w:del>
      <w:r w:rsidR="00511BC2" w:rsidRPr="008E52F7">
        <w:rPr>
          <w:rFonts w:ascii="Arial" w:eastAsia="Times New Roman" w:hAnsi="Arial" w:cs="Arial"/>
          <w:sz w:val="24"/>
          <w:szCs w:val="24"/>
          <w:lang w:eastAsia="pt-BR"/>
        </w:rPr>
        <w:t xml:space="preserve">om o déficit do </w:t>
      </w:r>
      <w:ins w:id="2189" w:author="Patricia Sbrissa" w:date="2019-09-27T19:02:00Z">
        <w:r w:rsidR="00A10030">
          <w:rPr>
            <w:rFonts w:ascii="Arial" w:eastAsia="Times New Roman" w:hAnsi="Arial" w:cs="Arial"/>
            <w:sz w:val="24"/>
            <w:szCs w:val="24"/>
            <w:lang w:eastAsia="pt-BR"/>
          </w:rPr>
          <w:t>E</w:t>
        </w:r>
      </w:ins>
      <w:del w:id="2190" w:author="Patricia Sbrissa" w:date="2019-09-27T19:02:00Z">
        <w:r w:rsidR="00511BC2" w:rsidRPr="008E52F7" w:rsidDel="00A10030">
          <w:rPr>
            <w:rFonts w:ascii="Arial" w:eastAsia="Times New Roman" w:hAnsi="Arial" w:cs="Arial"/>
            <w:sz w:val="24"/>
            <w:szCs w:val="24"/>
            <w:lang w:eastAsia="pt-BR"/>
          </w:rPr>
          <w:delText>e</w:delText>
        </w:r>
      </w:del>
      <w:r w:rsidR="00511BC2" w:rsidRPr="008E52F7">
        <w:rPr>
          <w:rFonts w:ascii="Arial" w:eastAsia="Times New Roman" w:hAnsi="Arial" w:cs="Arial"/>
          <w:sz w:val="24"/>
          <w:szCs w:val="24"/>
          <w:lang w:eastAsia="pt-BR"/>
        </w:rPr>
        <w:t xml:space="preserve">stado, </w:t>
      </w:r>
      <w:ins w:id="2191" w:author="Patricia Sbrissa" w:date="2019-09-27T19:03:00Z">
        <w:r w:rsidR="00795DA0">
          <w:rPr>
            <w:rFonts w:ascii="Arial" w:eastAsia="Times New Roman" w:hAnsi="Arial" w:cs="Arial"/>
            <w:sz w:val="24"/>
            <w:szCs w:val="24"/>
            <w:lang w:eastAsia="pt-BR"/>
          </w:rPr>
          <w:t xml:space="preserve">era necessário pensar em </w:t>
        </w:r>
      </w:ins>
      <w:r w:rsidR="00511BC2" w:rsidRPr="008E52F7">
        <w:rPr>
          <w:rFonts w:ascii="Arial" w:eastAsia="Times New Roman" w:hAnsi="Arial" w:cs="Arial"/>
          <w:sz w:val="24"/>
          <w:szCs w:val="24"/>
          <w:lang w:eastAsia="pt-BR"/>
        </w:rPr>
        <w:t>medidas urgentes</w:t>
      </w:r>
      <w:del w:id="2192" w:author="Patricia Sbrissa" w:date="2019-09-27T19:04:00Z">
        <w:r w:rsidR="00511BC2" w:rsidRPr="008E52F7" w:rsidDel="007D3B29">
          <w:rPr>
            <w:rFonts w:ascii="Arial" w:eastAsia="Times New Roman" w:hAnsi="Arial" w:cs="Arial"/>
            <w:sz w:val="24"/>
            <w:szCs w:val="24"/>
            <w:lang w:eastAsia="pt-BR"/>
          </w:rPr>
          <w:delText xml:space="preserve"> se apresentaram necessárias, buscando</w:delText>
        </w:r>
      </w:del>
      <w:ins w:id="2193" w:author="Patricia Sbrissa" w:date="2019-09-27T19:04:00Z">
        <w:r w:rsidR="007D3B29">
          <w:rPr>
            <w:rFonts w:ascii="Arial" w:eastAsia="Times New Roman" w:hAnsi="Arial" w:cs="Arial"/>
            <w:sz w:val="24"/>
            <w:szCs w:val="24"/>
            <w:lang w:eastAsia="pt-BR"/>
          </w:rPr>
          <w:t xml:space="preserve"> </w:t>
        </w:r>
      </w:ins>
      <w:ins w:id="2194" w:author="Patricia Sbrissa" w:date="2019-09-27T19:07:00Z">
        <w:r>
          <w:rPr>
            <w:rFonts w:ascii="Arial" w:eastAsia="Times New Roman" w:hAnsi="Arial" w:cs="Arial"/>
            <w:sz w:val="24"/>
            <w:szCs w:val="24"/>
            <w:lang w:eastAsia="pt-BR"/>
          </w:rPr>
          <w:t>para</w:t>
        </w:r>
      </w:ins>
      <w:r w:rsidR="00511BC2" w:rsidRPr="008E52F7">
        <w:rPr>
          <w:rFonts w:ascii="Arial" w:eastAsia="Times New Roman" w:hAnsi="Arial" w:cs="Arial"/>
          <w:sz w:val="24"/>
          <w:szCs w:val="24"/>
          <w:lang w:eastAsia="pt-BR"/>
        </w:rPr>
        <w:t xml:space="preserve"> </w:t>
      </w:r>
      <w:del w:id="2195" w:author="Patricia Sbrissa" w:date="2019-09-27T19:04:00Z">
        <w:r w:rsidR="00511BC2" w:rsidRPr="008E52F7" w:rsidDel="007D3B29">
          <w:rPr>
            <w:rFonts w:ascii="Arial" w:eastAsia="Times New Roman" w:hAnsi="Arial" w:cs="Arial"/>
            <w:sz w:val="24"/>
            <w:szCs w:val="24"/>
            <w:lang w:eastAsia="pt-BR"/>
          </w:rPr>
          <w:delText>equil</w:delText>
        </w:r>
      </w:del>
      <w:ins w:id="2196" w:author="Patricia Sbrissa" w:date="2019-09-27T19:04:00Z">
        <w:r w:rsidR="007D3B29">
          <w:rPr>
            <w:rFonts w:ascii="Arial" w:eastAsia="Times New Roman" w:hAnsi="Arial" w:cs="Arial"/>
            <w:sz w:val="24"/>
            <w:szCs w:val="24"/>
            <w:lang w:eastAsia="pt-BR"/>
          </w:rPr>
          <w:t>equilibrar</w:t>
        </w:r>
      </w:ins>
      <w:del w:id="2197" w:author="Patricia Sbrissa" w:date="2019-09-27T19:04:00Z">
        <w:r w:rsidR="00511BC2" w:rsidRPr="008E52F7" w:rsidDel="007D3B29">
          <w:rPr>
            <w:rFonts w:ascii="Arial" w:eastAsia="Times New Roman" w:hAnsi="Arial" w:cs="Arial"/>
            <w:sz w:val="24"/>
            <w:szCs w:val="24"/>
            <w:lang w:eastAsia="pt-BR"/>
          </w:rPr>
          <w:delText>íbrio</w:delText>
        </w:r>
      </w:del>
      <w:r w:rsidR="00511BC2" w:rsidRPr="008E52F7">
        <w:rPr>
          <w:rFonts w:ascii="Arial" w:eastAsia="Times New Roman" w:hAnsi="Arial" w:cs="Arial"/>
          <w:sz w:val="24"/>
          <w:szCs w:val="24"/>
          <w:lang w:eastAsia="pt-BR"/>
        </w:rPr>
        <w:t xml:space="preserve"> </w:t>
      </w:r>
      <w:del w:id="2198" w:author="Patricia Sbrissa" w:date="2019-09-27T19:04:00Z">
        <w:r w:rsidR="00511BC2" w:rsidRPr="008E52F7" w:rsidDel="007D3B29">
          <w:rPr>
            <w:rFonts w:ascii="Arial" w:eastAsia="Times New Roman" w:hAnsi="Arial" w:cs="Arial"/>
            <w:sz w:val="24"/>
            <w:szCs w:val="24"/>
            <w:lang w:eastAsia="pt-BR"/>
          </w:rPr>
          <w:delText>a</w:delText>
        </w:r>
      </w:del>
      <w:r w:rsidR="00511BC2" w:rsidRPr="008E52F7">
        <w:rPr>
          <w:rFonts w:ascii="Arial" w:eastAsia="Times New Roman" w:hAnsi="Arial" w:cs="Arial"/>
          <w:sz w:val="24"/>
          <w:szCs w:val="24"/>
          <w:lang w:eastAsia="pt-BR"/>
        </w:rPr>
        <w:t>os cofres públicos e tenta</w:t>
      </w:r>
      <w:ins w:id="2199" w:author="Patricia Sbrissa" w:date="2019-09-27T19:04:00Z">
        <w:r w:rsidR="007D3B29">
          <w:rPr>
            <w:rFonts w:ascii="Arial" w:eastAsia="Times New Roman" w:hAnsi="Arial" w:cs="Arial"/>
            <w:sz w:val="24"/>
            <w:szCs w:val="24"/>
            <w:lang w:eastAsia="pt-BR"/>
          </w:rPr>
          <w:t>r</w:t>
        </w:r>
      </w:ins>
      <w:del w:id="2200" w:author="Patricia Sbrissa" w:date="2019-09-27T19:04:00Z">
        <w:r w:rsidR="00511BC2" w:rsidRPr="008E52F7" w:rsidDel="007D3B29">
          <w:rPr>
            <w:rFonts w:ascii="Arial" w:eastAsia="Times New Roman" w:hAnsi="Arial" w:cs="Arial"/>
            <w:sz w:val="24"/>
            <w:szCs w:val="24"/>
            <w:lang w:eastAsia="pt-BR"/>
          </w:rPr>
          <w:delText>ndo</w:delText>
        </w:r>
      </w:del>
      <w:r w:rsidR="00511BC2" w:rsidRPr="008E52F7">
        <w:rPr>
          <w:rFonts w:ascii="Arial" w:eastAsia="Times New Roman" w:hAnsi="Arial" w:cs="Arial"/>
          <w:sz w:val="24"/>
          <w:szCs w:val="24"/>
          <w:lang w:eastAsia="pt-BR"/>
        </w:rPr>
        <w:t xml:space="preserve"> reduzir o agravamento da economia do</w:t>
      </w:r>
      <w:del w:id="2201" w:author="Patricia Sbrissa" w:date="2019-09-27T19:04:00Z">
        <w:r w:rsidR="00511BC2" w:rsidRPr="008E52F7" w:rsidDel="00977BE9">
          <w:rPr>
            <w:rFonts w:ascii="Arial" w:eastAsia="Times New Roman" w:hAnsi="Arial" w:cs="Arial"/>
            <w:sz w:val="24"/>
            <w:szCs w:val="24"/>
            <w:lang w:eastAsia="pt-BR"/>
          </w:rPr>
          <w:delText xml:space="preserve"> estado</w:delText>
        </w:r>
      </w:del>
      <w:ins w:id="2202" w:author="Patricia Sbrissa" w:date="2019-09-27T19:04:00Z">
        <w:r w:rsidR="00977BE9">
          <w:rPr>
            <w:rFonts w:ascii="Arial" w:eastAsia="Times New Roman" w:hAnsi="Arial" w:cs="Arial"/>
            <w:sz w:val="24"/>
            <w:szCs w:val="24"/>
            <w:lang w:eastAsia="pt-BR"/>
          </w:rPr>
          <w:t xml:space="preserve"> </w:t>
        </w:r>
      </w:ins>
      <w:ins w:id="2203" w:author="Patricia Sbrissa" w:date="2019-09-27T19:07:00Z">
        <w:r w:rsidR="00ED10A4">
          <w:rPr>
            <w:rFonts w:ascii="Arial" w:eastAsia="Times New Roman" w:hAnsi="Arial" w:cs="Arial"/>
            <w:sz w:val="24"/>
            <w:szCs w:val="24"/>
            <w:lang w:eastAsia="pt-BR"/>
          </w:rPr>
          <w:t>país</w:t>
        </w:r>
      </w:ins>
      <w:ins w:id="2204" w:author="Patricia Sbrissa" w:date="2019-09-27T19:08:00Z">
        <w:r w:rsidR="007C2FCB">
          <w:rPr>
            <w:rFonts w:ascii="Arial" w:eastAsia="Times New Roman" w:hAnsi="Arial" w:cs="Arial"/>
            <w:sz w:val="24"/>
            <w:szCs w:val="24"/>
            <w:lang w:eastAsia="pt-BR"/>
          </w:rPr>
          <w:t>.</w:t>
        </w:r>
      </w:ins>
      <w:ins w:id="2205" w:author="Patricia Sbrissa" w:date="2019-09-27T19:09:00Z">
        <w:r w:rsidR="00C97F9F">
          <w:rPr>
            <w:rFonts w:ascii="Arial" w:eastAsia="Times New Roman" w:hAnsi="Arial" w:cs="Arial"/>
            <w:sz w:val="24"/>
            <w:szCs w:val="24"/>
            <w:lang w:eastAsia="pt-BR"/>
          </w:rPr>
          <w:t xml:space="preserve"> A Emenda n. 23 nasce no bojo dessa crise da economia brasileira, comprovando que</w:t>
        </w:r>
      </w:ins>
      <w:ins w:id="2206" w:author="Patricia Sbrissa" w:date="2019-09-27T19:10:00Z">
        <w:r w:rsidR="00C97F9F">
          <w:rPr>
            <w:rFonts w:ascii="Arial" w:eastAsia="Times New Roman" w:hAnsi="Arial" w:cs="Arial"/>
            <w:sz w:val="24"/>
            <w:szCs w:val="24"/>
            <w:lang w:eastAsia="pt-BR"/>
          </w:rPr>
          <w:t>, historicamente,</w:t>
        </w:r>
      </w:ins>
      <w:ins w:id="2207" w:author="Patricia Sbrissa" w:date="2019-09-27T19:09:00Z">
        <w:r w:rsidR="00C97F9F">
          <w:rPr>
            <w:rFonts w:ascii="Arial" w:eastAsia="Times New Roman" w:hAnsi="Arial" w:cs="Arial"/>
            <w:sz w:val="24"/>
            <w:szCs w:val="24"/>
            <w:lang w:eastAsia="pt-BR"/>
          </w:rPr>
          <w:t xml:space="preserve"> todo problema financeiro dos Estados,</w:t>
        </w:r>
      </w:ins>
      <w:ins w:id="2208" w:author="Patricia Sbrissa" w:date="2019-09-27T19:05:00Z">
        <w:r w:rsidR="00977BE9">
          <w:rPr>
            <w:rFonts w:ascii="Arial" w:eastAsia="Times New Roman" w:hAnsi="Arial" w:cs="Arial"/>
            <w:sz w:val="24"/>
            <w:szCs w:val="24"/>
            <w:lang w:eastAsia="pt-BR"/>
          </w:rPr>
          <w:t xml:space="preserve"> </w:t>
        </w:r>
      </w:ins>
      <w:del w:id="2209" w:author="Patricia Sbrissa" w:date="2019-09-27T19:05:00Z">
        <w:r w:rsidR="00511BC2" w:rsidRPr="008E52F7" w:rsidDel="00977BE9">
          <w:rPr>
            <w:rFonts w:ascii="Arial" w:eastAsia="Times New Roman" w:hAnsi="Arial" w:cs="Arial"/>
            <w:sz w:val="24"/>
            <w:szCs w:val="24"/>
            <w:lang w:eastAsia="pt-BR"/>
          </w:rPr>
          <w:delText>,</w:delText>
        </w:r>
      </w:del>
      <w:del w:id="2210" w:author="Patricia Sbrissa" w:date="2019-09-27T19:10:00Z">
        <w:r w:rsidR="00511BC2" w:rsidRPr="008E52F7" w:rsidDel="004C7E09">
          <w:rPr>
            <w:rFonts w:ascii="Arial" w:eastAsia="Times New Roman" w:hAnsi="Arial" w:cs="Arial"/>
            <w:sz w:val="24"/>
            <w:szCs w:val="24"/>
            <w:lang w:eastAsia="pt-BR"/>
          </w:rPr>
          <w:delText xml:space="preserve"> </w:delText>
        </w:r>
      </w:del>
      <w:del w:id="2211" w:author="Patricia Sbrissa" w:date="2019-09-27T19:05:00Z">
        <w:r w:rsidR="00511BC2" w:rsidRPr="008E52F7" w:rsidDel="00F4086A">
          <w:rPr>
            <w:rFonts w:ascii="Arial" w:eastAsia="Times New Roman" w:hAnsi="Arial" w:cs="Arial"/>
            <w:sz w:val="24"/>
            <w:szCs w:val="24"/>
            <w:lang w:eastAsia="pt-BR"/>
          </w:rPr>
          <w:delText xml:space="preserve">e como historicamente </w:delText>
        </w:r>
      </w:del>
      <w:del w:id="2212" w:author="Patricia Sbrissa" w:date="2019-09-27T19:10:00Z">
        <w:r w:rsidR="00511BC2" w:rsidRPr="008E52F7" w:rsidDel="004C7E09">
          <w:rPr>
            <w:rFonts w:ascii="Arial" w:eastAsia="Times New Roman" w:hAnsi="Arial" w:cs="Arial"/>
            <w:sz w:val="24"/>
            <w:szCs w:val="24"/>
            <w:lang w:eastAsia="pt-BR"/>
          </w:rPr>
          <w:delText xml:space="preserve">toda crise econômica em </w:delText>
        </w:r>
      </w:del>
      <w:r w:rsidR="00511BC2" w:rsidRPr="008E52F7">
        <w:rPr>
          <w:rFonts w:ascii="Arial" w:eastAsia="Times New Roman" w:hAnsi="Arial" w:cs="Arial"/>
          <w:sz w:val="24"/>
          <w:szCs w:val="24"/>
          <w:lang w:eastAsia="pt-BR"/>
        </w:rPr>
        <w:t>qualquer país</w:t>
      </w:r>
      <w:del w:id="2213" w:author="Patricia Sbrissa" w:date="2019-09-27T19:05:00Z">
        <w:r w:rsidR="00511BC2" w:rsidRPr="008E52F7" w:rsidDel="00F4086A">
          <w:rPr>
            <w:rFonts w:ascii="Arial" w:eastAsia="Times New Roman" w:hAnsi="Arial" w:cs="Arial"/>
            <w:sz w:val="24"/>
            <w:szCs w:val="24"/>
            <w:lang w:eastAsia="pt-BR"/>
          </w:rPr>
          <w:delText xml:space="preserve"> do mundo</w:delText>
        </w:r>
      </w:del>
      <w:ins w:id="2214" w:author="Patricia Sbrissa" w:date="2019-09-27T19:05:00Z">
        <w:r w:rsidR="00F4086A">
          <w:rPr>
            <w:rFonts w:ascii="Arial" w:eastAsia="Times New Roman" w:hAnsi="Arial" w:cs="Arial"/>
            <w:sz w:val="24"/>
            <w:szCs w:val="24"/>
            <w:lang w:eastAsia="pt-BR"/>
          </w:rPr>
          <w:t>,</w:t>
        </w:r>
      </w:ins>
      <w:r w:rsidR="00511BC2" w:rsidRPr="008E52F7">
        <w:rPr>
          <w:rFonts w:ascii="Arial" w:eastAsia="Times New Roman" w:hAnsi="Arial" w:cs="Arial"/>
          <w:sz w:val="24"/>
          <w:szCs w:val="24"/>
          <w:lang w:eastAsia="pt-BR"/>
        </w:rPr>
        <w:t xml:space="preserve"> </w:t>
      </w:r>
      <w:del w:id="2215" w:author="Patricia Sbrissa" w:date="2019-09-27T19:06:00Z">
        <w:r w:rsidR="00511BC2" w:rsidRPr="008E52F7" w:rsidDel="00D01210">
          <w:rPr>
            <w:rFonts w:ascii="Arial" w:eastAsia="Times New Roman" w:hAnsi="Arial" w:cs="Arial"/>
            <w:sz w:val="24"/>
            <w:szCs w:val="24"/>
            <w:lang w:eastAsia="pt-BR"/>
          </w:rPr>
          <w:delText>resolve-se</w:delText>
        </w:r>
      </w:del>
      <w:ins w:id="2216" w:author="Patricia Sbrissa" w:date="2019-09-27T19:06:00Z">
        <w:r>
          <w:rPr>
            <w:rFonts w:ascii="Arial" w:eastAsia="Times New Roman" w:hAnsi="Arial" w:cs="Arial"/>
            <w:sz w:val="24"/>
            <w:szCs w:val="24"/>
            <w:lang w:eastAsia="pt-BR"/>
          </w:rPr>
          <w:t>é solucionad</w:t>
        </w:r>
      </w:ins>
      <w:ins w:id="2217" w:author="Patricia Sbrissa" w:date="2019-09-27T19:10:00Z">
        <w:r w:rsidR="004C7E09">
          <w:rPr>
            <w:rFonts w:ascii="Arial" w:eastAsia="Times New Roman" w:hAnsi="Arial" w:cs="Arial"/>
            <w:sz w:val="24"/>
            <w:szCs w:val="24"/>
            <w:lang w:eastAsia="pt-BR"/>
          </w:rPr>
          <w:t>o</w:t>
        </w:r>
      </w:ins>
      <w:r w:rsidR="00511BC2" w:rsidRPr="008E52F7">
        <w:rPr>
          <w:rFonts w:ascii="Arial" w:eastAsia="Times New Roman" w:hAnsi="Arial" w:cs="Arial"/>
          <w:sz w:val="24"/>
          <w:szCs w:val="24"/>
          <w:lang w:eastAsia="pt-BR"/>
        </w:rPr>
        <w:t xml:space="preserve"> com</w:t>
      </w:r>
      <w:ins w:id="2218" w:author="Patricia Sbrissa" w:date="2019-09-27T19:06:00Z">
        <w:r>
          <w:rPr>
            <w:rFonts w:ascii="Arial" w:eastAsia="Times New Roman" w:hAnsi="Arial" w:cs="Arial"/>
            <w:sz w:val="24"/>
            <w:szCs w:val="24"/>
            <w:lang w:eastAsia="pt-BR"/>
          </w:rPr>
          <w:t xml:space="preserve"> o</w:t>
        </w:r>
      </w:ins>
      <w:r w:rsidR="00511BC2" w:rsidRPr="008E52F7">
        <w:rPr>
          <w:rFonts w:ascii="Arial" w:eastAsia="Times New Roman" w:hAnsi="Arial" w:cs="Arial"/>
          <w:sz w:val="24"/>
          <w:szCs w:val="24"/>
          <w:lang w:eastAsia="pt-BR"/>
        </w:rPr>
        <w:t xml:space="preserve"> aumento de impostos</w:t>
      </w:r>
      <w:del w:id="2219" w:author="Patricia Sbrissa" w:date="2019-09-27T19:11:00Z">
        <w:r w:rsidR="00511BC2" w:rsidRPr="008E52F7" w:rsidDel="00B7484C">
          <w:rPr>
            <w:rFonts w:ascii="Arial" w:eastAsia="Times New Roman" w:hAnsi="Arial" w:cs="Arial"/>
            <w:sz w:val="24"/>
            <w:szCs w:val="24"/>
            <w:lang w:eastAsia="pt-BR"/>
          </w:rPr>
          <w:delText>,</w:delText>
        </w:r>
      </w:del>
      <w:ins w:id="2220" w:author="Patricia Sbrissa" w:date="2019-09-27T19:11:00Z">
        <w:r w:rsidR="00163034">
          <w:rPr>
            <w:rFonts w:ascii="Arial" w:eastAsia="Times New Roman" w:hAnsi="Arial" w:cs="Arial"/>
            <w:sz w:val="24"/>
            <w:szCs w:val="24"/>
            <w:lang w:eastAsia="pt-BR"/>
          </w:rPr>
          <w:t>.</w:t>
        </w:r>
      </w:ins>
      <w:del w:id="2221" w:author="Patricia Sbrissa" w:date="2019-09-27T19:11:00Z">
        <w:r w:rsidR="00511BC2" w:rsidRPr="008E52F7" w:rsidDel="00B7484C">
          <w:rPr>
            <w:rFonts w:ascii="Arial" w:eastAsia="Times New Roman" w:hAnsi="Arial" w:cs="Arial"/>
            <w:sz w:val="24"/>
            <w:szCs w:val="24"/>
            <w:lang w:eastAsia="pt-BR"/>
          </w:rPr>
          <w:delText xml:space="preserve"> </w:delText>
        </w:r>
      </w:del>
      <w:del w:id="2222" w:author="Patricia Sbrissa" w:date="2019-09-27T19:10:00Z">
        <w:r w:rsidR="00511BC2" w:rsidRPr="008E52F7" w:rsidDel="00B7484C">
          <w:rPr>
            <w:rFonts w:ascii="Arial" w:eastAsia="Times New Roman" w:hAnsi="Arial" w:cs="Arial"/>
            <w:sz w:val="24"/>
            <w:szCs w:val="24"/>
            <w:lang w:eastAsia="pt-BR"/>
          </w:rPr>
          <w:delText>cria-se a emenda número 23 de 1984,</w:delText>
        </w:r>
      </w:del>
      <w:del w:id="2223" w:author="Patricia Sbrissa" w:date="2019-09-27T19:11:00Z">
        <w:r w:rsidR="00511BC2" w:rsidRPr="008E52F7" w:rsidDel="00163034">
          <w:rPr>
            <w:rFonts w:ascii="Arial" w:eastAsia="Times New Roman" w:hAnsi="Arial" w:cs="Arial"/>
            <w:sz w:val="24"/>
            <w:szCs w:val="24"/>
            <w:lang w:eastAsia="pt-BR"/>
          </w:rPr>
          <w:delText xml:space="preserve"> visando aumento da receita tributária do estado.</w:delText>
        </w:r>
      </w:del>
      <w:r w:rsidR="00511BC2" w:rsidRPr="008E52F7">
        <w:rPr>
          <w:rFonts w:ascii="Arial" w:eastAsia="Times New Roman" w:hAnsi="Arial" w:cs="Arial"/>
          <w:sz w:val="24"/>
          <w:szCs w:val="24"/>
          <w:lang w:eastAsia="pt-BR"/>
        </w:rPr>
        <w:t xml:space="preserve"> </w:t>
      </w:r>
    </w:p>
    <w:p w14:paraId="30FB98DA" w14:textId="77777777" w:rsidR="00511BC2" w:rsidRPr="008E52F7" w:rsidRDefault="00511BC2">
      <w:pPr>
        <w:ind w:firstLine="708"/>
        <w:rPr>
          <w:rFonts w:ascii="Arial" w:eastAsia="Times New Roman" w:hAnsi="Arial" w:cs="Arial"/>
          <w:sz w:val="24"/>
          <w:szCs w:val="24"/>
          <w:lang w:eastAsia="pt-BR"/>
        </w:rPr>
      </w:pPr>
    </w:p>
    <w:p w14:paraId="3F23A85B" w14:textId="77777777" w:rsidR="008E52F7" w:rsidDel="00A10030" w:rsidRDefault="00511BC2" w:rsidP="00511BC2">
      <w:pPr>
        <w:ind w:firstLine="708"/>
        <w:rPr>
          <w:del w:id="2224" w:author="Patricia Sbrissa" w:date="2019-09-27T19:03:00Z"/>
          <w:rFonts w:ascii="Arial" w:eastAsia="Times New Roman" w:hAnsi="Arial" w:cs="Arial"/>
          <w:sz w:val="24"/>
          <w:szCs w:val="24"/>
          <w:lang w:eastAsia="pt-BR"/>
        </w:rPr>
      </w:pPr>
      <w:r w:rsidRPr="008E52F7">
        <w:rPr>
          <w:rFonts w:ascii="Arial" w:eastAsia="Times New Roman" w:hAnsi="Arial" w:cs="Arial"/>
          <w:sz w:val="24"/>
          <w:szCs w:val="24"/>
          <w:lang w:eastAsia="pt-BR"/>
        </w:rPr>
        <w:t xml:space="preserve">Além disso, </w:t>
      </w:r>
      <w:del w:id="2225" w:author="Patricia Sbrissa" w:date="2019-09-27T19:12:00Z">
        <w:r w:rsidRPr="008E52F7" w:rsidDel="00D27D99">
          <w:rPr>
            <w:rFonts w:ascii="Arial" w:eastAsia="Times New Roman" w:hAnsi="Arial" w:cs="Arial"/>
            <w:sz w:val="24"/>
            <w:szCs w:val="24"/>
            <w:lang w:eastAsia="pt-BR"/>
          </w:rPr>
          <w:delText>verifica-se ainda que a</w:delText>
        </w:r>
      </w:del>
      <w:ins w:id="2226" w:author="Patricia Sbrissa" w:date="2019-09-27T19:12:00Z">
        <w:r w:rsidR="00D27D99">
          <w:rPr>
            <w:rFonts w:ascii="Arial" w:eastAsia="Times New Roman" w:hAnsi="Arial" w:cs="Arial"/>
            <w:sz w:val="24"/>
            <w:szCs w:val="24"/>
            <w:lang w:eastAsia="pt-BR"/>
          </w:rPr>
          <w:t>pensando</w:t>
        </w:r>
        <w:r w:rsidR="00D27D99" w:rsidRPr="00D27D99">
          <w:rPr>
            <w:rFonts w:ascii="Arial" w:eastAsia="Times New Roman" w:hAnsi="Arial" w:cs="Arial"/>
            <w:sz w:val="24"/>
            <w:szCs w:val="24"/>
            <w:lang w:eastAsia="pt-BR"/>
          </w:rPr>
          <w:t xml:space="preserve"> </w:t>
        </w:r>
        <w:r w:rsidR="00D27D99">
          <w:rPr>
            <w:rFonts w:ascii="Arial" w:eastAsia="Times New Roman" w:hAnsi="Arial" w:cs="Arial"/>
            <w:sz w:val="24"/>
            <w:szCs w:val="24"/>
            <w:lang w:eastAsia="pt-BR"/>
          </w:rPr>
          <w:t>n</w:t>
        </w:r>
        <w:r w:rsidR="00D27D99" w:rsidRPr="008E52F7">
          <w:rPr>
            <w:rFonts w:ascii="Arial" w:eastAsia="Times New Roman" w:hAnsi="Arial" w:cs="Arial"/>
            <w:sz w:val="24"/>
            <w:szCs w:val="24"/>
            <w:lang w:eastAsia="pt-BR"/>
          </w:rPr>
          <w:t>a</w:t>
        </w:r>
      </w:ins>
      <w:r w:rsidRPr="008E52F7">
        <w:rPr>
          <w:rFonts w:ascii="Arial" w:eastAsia="Times New Roman" w:hAnsi="Arial" w:cs="Arial"/>
          <w:sz w:val="24"/>
          <w:szCs w:val="24"/>
          <w:lang w:eastAsia="pt-BR"/>
        </w:rPr>
        <w:t xml:space="preserve"> defasagem das leis tributárias frente</w:t>
      </w:r>
      <w:ins w:id="2227" w:author="Patricia Sbrissa" w:date="2019-09-27T19:12:00Z">
        <w:r w:rsidR="005E348A">
          <w:rPr>
            <w:rFonts w:ascii="Arial" w:eastAsia="Times New Roman" w:hAnsi="Arial" w:cs="Arial"/>
            <w:sz w:val="24"/>
            <w:szCs w:val="24"/>
            <w:lang w:eastAsia="pt-BR"/>
          </w:rPr>
          <w:t xml:space="preserve"> à</w:t>
        </w:r>
      </w:ins>
      <w:r w:rsidRPr="008E52F7">
        <w:rPr>
          <w:rFonts w:ascii="Arial" w:eastAsia="Times New Roman" w:hAnsi="Arial" w:cs="Arial"/>
          <w:sz w:val="24"/>
          <w:szCs w:val="24"/>
          <w:lang w:eastAsia="pt-BR"/>
        </w:rPr>
        <w:t xml:space="preserve"> </w:t>
      </w:r>
      <w:del w:id="2228" w:author="Patricia Sbrissa" w:date="2019-09-27T19:12:00Z">
        <w:r w:rsidRPr="008E52F7" w:rsidDel="00D27D99">
          <w:rPr>
            <w:rFonts w:ascii="Arial" w:eastAsia="Times New Roman" w:hAnsi="Arial" w:cs="Arial"/>
            <w:sz w:val="24"/>
            <w:szCs w:val="24"/>
            <w:lang w:eastAsia="pt-BR"/>
          </w:rPr>
          <w:delText xml:space="preserve">a </w:delText>
        </w:r>
      </w:del>
      <w:r w:rsidRPr="008E52F7">
        <w:rPr>
          <w:rFonts w:ascii="Arial" w:eastAsia="Times New Roman" w:hAnsi="Arial" w:cs="Arial"/>
          <w:sz w:val="24"/>
          <w:szCs w:val="24"/>
          <w:lang w:eastAsia="pt-BR"/>
        </w:rPr>
        <w:t>realidade brasileira</w:t>
      </w:r>
      <w:ins w:id="2229" w:author="Patricia Sbrissa" w:date="2019-09-27T19:12:00Z">
        <w:r w:rsidR="005E348A">
          <w:rPr>
            <w:rFonts w:ascii="Arial" w:eastAsia="Times New Roman" w:hAnsi="Arial" w:cs="Arial"/>
            <w:sz w:val="24"/>
            <w:szCs w:val="24"/>
            <w:lang w:eastAsia="pt-BR"/>
          </w:rPr>
          <w:t xml:space="preserve"> da década de 1980</w:t>
        </w:r>
      </w:ins>
      <w:r w:rsidRPr="008E52F7">
        <w:rPr>
          <w:rFonts w:ascii="Arial" w:eastAsia="Times New Roman" w:hAnsi="Arial" w:cs="Arial"/>
          <w:sz w:val="24"/>
          <w:szCs w:val="24"/>
          <w:lang w:eastAsia="pt-BR"/>
        </w:rPr>
        <w:t xml:space="preserve">, </w:t>
      </w:r>
      <w:del w:id="2230" w:author="Patricia Sbrissa" w:date="2019-09-27T19:13:00Z">
        <w:r w:rsidRPr="008E52F7" w:rsidDel="005E348A">
          <w:rPr>
            <w:rFonts w:ascii="Arial" w:eastAsia="Times New Roman" w:hAnsi="Arial" w:cs="Arial"/>
            <w:sz w:val="24"/>
            <w:szCs w:val="24"/>
            <w:lang w:eastAsia="pt-BR"/>
          </w:rPr>
          <w:delText xml:space="preserve">presente nessa época, resulta na </w:delText>
        </w:r>
      </w:del>
      <w:ins w:id="2231" w:author="Patricia Sbrissa" w:date="2019-09-27T19:13:00Z">
        <w:r w:rsidR="005E348A">
          <w:rPr>
            <w:rFonts w:ascii="Arial" w:eastAsia="Times New Roman" w:hAnsi="Arial" w:cs="Arial"/>
            <w:sz w:val="24"/>
            <w:szCs w:val="24"/>
            <w:lang w:eastAsia="pt-BR"/>
          </w:rPr>
          <w:t xml:space="preserve">era necessário </w:t>
        </w:r>
        <w:r w:rsidR="00FE0793">
          <w:rPr>
            <w:rFonts w:ascii="Arial" w:eastAsia="Times New Roman" w:hAnsi="Arial" w:cs="Arial"/>
            <w:sz w:val="24"/>
            <w:szCs w:val="24"/>
            <w:lang w:eastAsia="pt-BR"/>
          </w:rPr>
          <w:t>o</w:t>
        </w:r>
        <w:r w:rsidR="005E348A">
          <w:rPr>
            <w:rFonts w:ascii="Arial" w:eastAsia="Times New Roman" w:hAnsi="Arial" w:cs="Arial"/>
            <w:sz w:val="24"/>
            <w:szCs w:val="24"/>
            <w:lang w:eastAsia="pt-BR"/>
          </w:rPr>
          <w:t xml:space="preserve"> imediato </w:t>
        </w:r>
      </w:ins>
      <w:del w:id="2232" w:author="Patricia Sbrissa" w:date="2019-09-27T19:13:00Z">
        <w:r w:rsidRPr="008E52F7" w:rsidDel="00FE0793">
          <w:rPr>
            <w:rFonts w:ascii="Arial" w:eastAsia="Times New Roman" w:hAnsi="Arial" w:cs="Arial"/>
            <w:sz w:val="24"/>
            <w:szCs w:val="24"/>
            <w:lang w:eastAsia="pt-BR"/>
          </w:rPr>
          <w:delText xml:space="preserve">necessidade imediata de </w:delText>
        </w:r>
      </w:del>
      <w:r w:rsidRPr="008E52F7">
        <w:rPr>
          <w:rFonts w:ascii="Arial" w:eastAsia="Times New Roman" w:hAnsi="Arial" w:cs="Arial"/>
          <w:sz w:val="24"/>
          <w:szCs w:val="24"/>
          <w:lang w:eastAsia="pt-BR"/>
        </w:rPr>
        <w:t xml:space="preserve">aperfeiçoamento do sistema fiscal do país. </w:t>
      </w:r>
    </w:p>
    <w:p w14:paraId="55FE8EA3" w14:textId="77777777" w:rsidR="008E52F7" w:rsidRDefault="008E52F7">
      <w:pPr>
        <w:ind w:firstLine="708"/>
        <w:rPr>
          <w:rFonts w:ascii="Arial" w:eastAsia="Times New Roman" w:hAnsi="Arial" w:cs="Arial"/>
          <w:sz w:val="24"/>
          <w:szCs w:val="24"/>
          <w:lang w:eastAsia="pt-BR"/>
        </w:rPr>
      </w:pPr>
    </w:p>
    <w:p w14:paraId="21B2EC6B" w14:textId="77777777" w:rsidR="00511BC2" w:rsidRPr="008E52F7" w:rsidDel="00A10030" w:rsidRDefault="00511BC2" w:rsidP="00511BC2">
      <w:pPr>
        <w:ind w:firstLine="708"/>
        <w:rPr>
          <w:del w:id="2233" w:author="Patricia Sbrissa" w:date="2019-09-27T19:03:00Z"/>
          <w:rFonts w:ascii="Arial" w:eastAsia="Times New Roman" w:hAnsi="Arial" w:cs="Arial"/>
          <w:sz w:val="24"/>
          <w:szCs w:val="24"/>
          <w:lang w:eastAsia="pt-BR"/>
        </w:rPr>
      </w:pPr>
      <w:r w:rsidRPr="008E52F7">
        <w:rPr>
          <w:rFonts w:ascii="Arial" w:eastAsia="Times New Roman" w:hAnsi="Arial" w:cs="Arial"/>
          <w:sz w:val="24"/>
          <w:szCs w:val="24"/>
          <w:lang w:eastAsia="pt-BR"/>
        </w:rPr>
        <w:t>Com todo esse cenário, identific</w:t>
      </w:r>
      <w:ins w:id="2234" w:author="Patricia Sbrissa" w:date="2019-09-27T19:13:00Z">
        <w:r w:rsidR="00FE0793">
          <w:rPr>
            <w:rFonts w:ascii="Arial" w:eastAsia="Times New Roman" w:hAnsi="Arial" w:cs="Arial"/>
            <w:sz w:val="24"/>
            <w:szCs w:val="24"/>
            <w:lang w:eastAsia="pt-BR"/>
          </w:rPr>
          <w:t>ou</w:t>
        </w:r>
      </w:ins>
      <w:del w:id="2235" w:author="Patricia Sbrissa" w:date="2019-09-27T19:13:00Z">
        <w:r w:rsidRPr="008E52F7" w:rsidDel="00FE0793">
          <w:rPr>
            <w:rFonts w:ascii="Arial" w:eastAsia="Times New Roman" w:hAnsi="Arial" w:cs="Arial"/>
            <w:sz w:val="24"/>
            <w:szCs w:val="24"/>
            <w:lang w:eastAsia="pt-BR"/>
          </w:rPr>
          <w:delText>a</w:delText>
        </w:r>
      </w:del>
      <w:r w:rsidRPr="008E52F7">
        <w:rPr>
          <w:rFonts w:ascii="Arial" w:eastAsia="Times New Roman" w:hAnsi="Arial" w:cs="Arial"/>
          <w:sz w:val="24"/>
          <w:szCs w:val="24"/>
          <w:lang w:eastAsia="pt-BR"/>
        </w:rPr>
        <w:t>-se a urgente necessidade d</w:t>
      </w:r>
      <w:ins w:id="2236" w:author="Patricia Sbrissa" w:date="2019-09-27T19:13:00Z">
        <w:r w:rsidR="00FE0793">
          <w:rPr>
            <w:rFonts w:ascii="Arial" w:eastAsia="Times New Roman" w:hAnsi="Arial" w:cs="Arial"/>
            <w:sz w:val="24"/>
            <w:szCs w:val="24"/>
            <w:lang w:eastAsia="pt-BR"/>
          </w:rPr>
          <w:t>a escrita de</w:t>
        </w:r>
      </w:ins>
      <w:del w:id="2237" w:author="Patricia Sbrissa" w:date="2019-09-27T19:13:00Z">
        <w:r w:rsidRPr="008E52F7" w:rsidDel="00FE0793">
          <w:rPr>
            <w:rFonts w:ascii="Arial" w:eastAsia="Times New Roman" w:hAnsi="Arial" w:cs="Arial"/>
            <w:sz w:val="24"/>
            <w:szCs w:val="24"/>
            <w:lang w:eastAsia="pt-BR"/>
          </w:rPr>
          <w:delText>e</w:delText>
        </w:r>
      </w:del>
      <w:r w:rsidRPr="008E52F7">
        <w:rPr>
          <w:rFonts w:ascii="Arial" w:eastAsia="Times New Roman" w:hAnsi="Arial" w:cs="Arial"/>
          <w:sz w:val="24"/>
          <w:szCs w:val="24"/>
          <w:lang w:eastAsia="pt-BR"/>
        </w:rPr>
        <w:t xml:space="preserve"> uma nova Constituição</w:t>
      </w:r>
      <w:ins w:id="2238" w:author="Patricia Sbrissa" w:date="2019-09-27T19:14:00Z">
        <w:r w:rsidR="00291928">
          <w:rPr>
            <w:rFonts w:ascii="Arial" w:eastAsia="Times New Roman" w:hAnsi="Arial" w:cs="Arial"/>
            <w:sz w:val="24"/>
            <w:szCs w:val="24"/>
            <w:lang w:eastAsia="pt-BR"/>
          </w:rPr>
          <w:t xml:space="preserve">. </w:t>
        </w:r>
      </w:ins>
      <w:ins w:id="2239" w:author="Patricia Sbrissa" w:date="2019-09-27T19:15:00Z">
        <w:r w:rsidR="00291928">
          <w:rPr>
            <w:rFonts w:ascii="Arial" w:eastAsia="Times New Roman" w:hAnsi="Arial" w:cs="Arial"/>
            <w:sz w:val="24"/>
            <w:szCs w:val="24"/>
            <w:lang w:eastAsia="pt-BR"/>
          </w:rPr>
          <w:t>Houve, então,</w:t>
        </w:r>
      </w:ins>
      <w:del w:id="2240" w:author="Patricia Sbrissa" w:date="2019-09-27T19:14:00Z">
        <w:r w:rsidRPr="008E52F7" w:rsidDel="00291928">
          <w:rPr>
            <w:rFonts w:ascii="Arial" w:eastAsia="Times New Roman" w:hAnsi="Arial" w:cs="Arial"/>
            <w:sz w:val="24"/>
            <w:szCs w:val="24"/>
            <w:lang w:eastAsia="pt-BR"/>
          </w:rPr>
          <w:delText>,</w:delText>
        </w:r>
      </w:del>
      <w:r w:rsidRPr="008E52F7">
        <w:rPr>
          <w:rFonts w:ascii="Arial" w:eastAsia="Times New Roman" w:hAnsi="Arial" w:cs="Arial"/>
          <w:sz w:val="24"/>
          <w:szCs w:val="24"/>
          <w:lang w:eastAsia="pt-BR"/>
        </w:rPr>
        <w:t xml:space="preserve"> </w:t>
      </w:r>
      <w:ins w:id="2241" w:author="Patricia Sbrissa" w:date="2019-09-27T19:15:00Z">
        <w:r w:rsidR="00291928">
          <w:rPr>
            <w:rFonts w:ascii="Arial" w:eastAsia="Times New Roman" w:hAnsi="Arial" w:cs="Arial"/>
            <w:sz w:val="24"/>
            <w:szCs w:val="24"/>
            <w:lang w:eastAsia="pt-BR"/>
          </w:rPr>
          <w:t>a</w:t>
        </w:r>
      </w:ins>
      <w:ins w:id="2242" w:author="Patricia Sbrissa" w:date="2019-09-27T19:14:00Z">
        <w:r w:rsidR="00FE0793">
          <w:rPr>
            <w:rFonts w:ascii="Arial" w:eastAsia="Times New Roman" w:hAnsi="Arial" w:cs="Arial"/>
            <w:sz w:val="24"/>
            <w:szCs w:val="24"/>
            <w:lang w:eastAsia="pt-BR"/>
          </w:rPr>
          <w:t xml:space="preserve"> convocação de uma </w:t>
        </w:r>
      </w:ins>
      <w:del w:id="2243" w:author="Patricia Sbrissa" w:date="2019-09-27T19:14:00Z">
        <w:r w:rsidRPr="008E52F7" w:rsidDel="00EC638B">
          <w:rPr>
            <w:rFonts w:ascii="Arial" w:eastAsia="Times New Roman" w:hAnsi="Arial" w:cs="Arial"/>
            <w:sz w:val="24"/>
            <w:szCs w:val="24"/>
            <w:lang w:eastAsia="pt-BR"/>
          </w:rPr>
          <w:delText xml:space="preserve">e assim uma </w:delText>
        </w:r>
      </w:del>
      <w:ins w:id="2244" w:author="Patricia Sbrissa" w:date="2019-09-27T19:14:00Z">
        <w:r w:rsidR="00EC638B">
          <w:rPr>
            <w:rFonts w:ascii="Arial" w:eastAsia="Times New Roman" w:hAnsi="Arial" w:cs="Arial"/>
            <w:sz w:val="24"/>
            <w:szCs w:val="24"/>
            <w:lang w:eastAsia="pt-BR"/>
          </w:rPr>
          <w:t>A</w:t>
        </w:r>
      </w:ins>
      <w:del w:id="2245" w:author="Patricia Sbrissa" w:date="2019-09-27T19:14:00Z">
        <w:r w:rsidRPr="008E52F7" w:rsidDel="00EC638B">
          <w:rPr>
            <w:rFonts w:ascii="Arial" w:eastAsia="Times New Roman" w:hAnsi="Arial" w:cs="Arial"/>
            <w:sz w:val="24"/>
            <w:szCs w:val="24"/>
            <w:lang w:eastAsia="pt-BR"/>
          </w:rPr>
          <w:delText>a</w:delText>
        </w:r>
      </w:del>
      <w:r w:rsidRPr="008E52F7">
        <w:rPr>
          <w:rFonts w:ascii="Arial" w:eastAsia="Times New Roman" w:hAnsi="Arial" w:cs="Arial"/>
          <w:sz w:val="24"/>
          <w:szCs w:val="24"/>
          <w:lang w:eastAsia="pt-BR"/>
        </w:rPr>
        <w:t>ssembl</w:t>
      </w:r>
      <w:ins w:id="2246" w:author="Patricia Sbrissa" w:date="2019-09-27T19:14:00Z">
        <w:r w:rsidR="00EC638B">
          <w:rPr>
            <w:rFonts w:ascii="Arial" w:eastAsia="Times New Roman" w:hAnsi="Arial" w:cs="Arial"/>
            <w:sz w:val="24"/>
            <w:szCs w:val="24"/>
            <w:lang w:eastAsia="pt-BR"/>
          </w:rPr>
          <w:t>e</w:t>
        </w:r>
      </w:ins>
      <w:del w:id="2247" w:author="Patricia Sbrissa" w:date="2019-09-27T19:14:00Z">
        <w:r w:rsidRPr="008E52F7" w:rsidDel="00EC638B">
          <w:rPr>
            <w:rFonts w:ascii="Arial" w:eastAsia="Times New Roman" w:hAnsi="Arial" w:cs="Arial"/>
            <w:sz w:val="24"/>
            <w:szCs w:val="24"/>
            <w:lang w:eastAsia="pt-BR"/>
          </w:rPr>
          <w:delText>é</w:delText>
        </w:r>
      </w:del>
      <w:r w:rsidRPr="008E52F7">
        <w:rPr>
          <w:rFonts w:ascii="Arial" w:eastAsia="Times New Roman" w:hAnsi="Arial" w:cs="Arial"/>
          <w:sz w:val="24"/>
          <w:szCs w:val="24"/>
          <w:lang w:eastAsia="pt-BR"/>
        </w:rPr>
        <w:t xml:space="preserve">ia </w:t>
      </w:r>
      <w:ins w:id="2248" w:author="Patricia Sbrissa" w:date="2019-09-27T19:14:00Z">
        <w:r w:rsidR="00EC638B">
          <w:rPr>
            <w:rFonts w:ascii="Arial" w:eastAsia="Times New Roman" w:hAnsi="Arial" w:cs="Arial"/>
            <w:sz w:val="24"/>
            <w:szCs w:val="24"/>
            <w:lang w:eastAsia="pt-BR"/>
          </w:rPr>
          <w:t>C</w:t>
        </w:r>
      </w:ins>
      <w:del w:id="2249" w:author="Patricia Sbrissa" w:date="2019-09-27T19:14:00Z">
        <w:r w:rsidRPr="008E52F7" w:rsidDel="00EC638B">
          <w:rPr>
            <w:rFonts w:ascii="Arial" w:eastAsia="Times New Roman" w:hAnsi="Arial" w:cs="Arial"/>
            <w:sz w:val="24"/>
            <w:szCs w:val="24"/>
            <w:lang w:eastAsia="pt-BR"/>
          </w:rPr>
          <w:delText>c</w:delText>
        </w:r>
      </w:del>
      <w:r w:rsidRPr="008E52F7">
        <w:rPr>
          <w:rFonts w:ascii="Arial" w:eastAsia="Times New Roman" w:hAnsi="Arial" w:cs="Arial"/>
          <w:sz w:val="24"/>
          <w:szCs w:val="24"/>
          <w:lang w:eastAsia="pt-BR"/>
        </w:rPr>
        <w:t xml:space="preserve">onstituinte </w:t>
      </w:r>
      <w:del w:id="2250" w:author="Patricia Sbrissa" w:date="2019-09-27T19:15:00Z">
        <w:r w:rsidRPr="008E52F7" w:rsidDel="00291928">
          <w:rPr>
            <w:rFonts w:ascii="Arial" w:eastAsia="Times New Roman" w:hAnsi="Arial" w:cs="Arial"/>
            <w:sz w:val="24"/>
            <w:szCs w:val="24"/>
            <w:lang w:eastAsia="pt-BR"/>
          </w:rPr>
          <w:delText>é convocada para esse fim, trazendo</w:delText>
        </w:r>
      </w:del>
      <w:ins w:id="2251" w:author="Patricia Sbrissa" w:date="2019-09-27T19:15:00Z">
        <w:r w:rsidR="00291928">
          <w:rPr>
            <w:rFonts w:ascii="Arial" w:eastAsia="Times New Roman" w:hAnsi="Arial" w:cs="Arial"/>
            <w:sz w:val="24"/>
            <w:szCs w:val="24"/>
            <w:lang w:eastAsia="pt-BR"/>
          </w:rPr>
          <w:t>que trouxe</w:t>
        </w:r>
      </w:ins>
      <w:r w:rsidRPr="008E52F7">
        <w:rPr>
          <w:rFonts w:ascii="Arial" w:eastAsia="Times New Roman" w:hAnsi="Arial" w:cs="Arial"/>
          <w:sz w:val="24"/>
          <w:szCs w:val="24"/>
          <w:lang w:eastAsia="pt-BR"/>
        </w:rPr>
        <w:t xml:space="preserve"> a necessária modernização do sistema tributário brasileiro. </w:t>
      </w:r>
    </w:p>
    <w:p w14:paraId="6824793E" w14:textId="77777777" w:rsidR="00511BC2" w:rsidRPr="008E52F7" w:rsidRDefault="00511BC2">
      <w:pPr>
        <w:ind w:firstLine="708"/>
        <w:rPr>
          <w:rFonts w:ascii="Arial" w:eastAsia="Times New Roman" w:hAnsi="Arial" w:cs="Arial"/>
          <w:sz w:val="24"/>
          <w:szCs w:val="24"/>
          <w:lang w:eastAsia="pt-BR"/>
        </w:rPr>
      </w:pPr>
    </w:p>
    <w:p w14:paraId="5A4C3E73" w14:textId="73813974" w:rsidR="00511BC2" w:rsidDel="006C12A4" w:rsidRDefault="00511BC2" w:rsidP="00511BC2">
      <w:pPr>
        <w:ind w:firstLine="708"/>
        <w:rPr>
          <w:del w:id="2252" w:author="Patricia Sbrissa" w:date="2019-09-27T19:03:00Z"/>
          <w:rFonts w:ascii="Arial" w:eastAsia="Times New Roman" w:hAnsi="Arial" w:cs="Arial"/>
          <w:sz w:val="24"/>
          <w:szCs w:val="24"/>
          <w:lang w:eastAsia="pt-BR"/>
        </w:rPr>
      </w:pPr>
      <w:r w:rsidRPr="008E52F7">
        <w:rPr>
          <w:rFonts w:ascii="Arial" w:eastAsia="Times New Roman" w:hAnsi="Arial" w:cs="Arial"/>
          <w:sz w:val="24"/>
          <w:szCs w:val="24"/>
          <w:lang w:eastAsia="pt-BR"/>
        </w:rPr>
        <w:t xml:space="preserve">A Constituição Federal de 1988, vigente até os dias atuais, promoveu uma ampla e contínua reestruturação do sistema tributário brasileiro, destacando em seu texto </w:t>
      </w:r>
      <w:del w:id="2253" w:author="Patricia Sbrissa" w:date="2019-09-27T19:15:00Z">
        <w:r w:rsidRPr="008E52F7" w:rsidDel="00807A62">
          <w:rPr>
            <w:rFonts w:ascii="Arial" w:eastAsia="Times New Roman" w:hAnsi="Arial" w:cs="Arial"/>
            <w:sz w:val="24"/>
            <w:szCs w:val="24"/>
            <w:lang w:eastAsia="pt-BR"/>
          </w:rPr>
          <w:delText>03</w:delText>
        </w:r>
      </w:del>
      <w:ins w:id="2254" w:author="Patricia Sbrissa" w:date="2019-09-27T19:16:00Z">
        <w:r w:rsidR="00807A62">
          <w:rPr>
            <w:rFonts w:ascii="Arial" w:eastAsia="Times New Roman" w:hAnsi="Arial" w:cs="Arial"/>
            <w:sz w:val="24"/>
            <w:szCs w:val="24"/>
            <w:lang w:eastAsia="pt-BR"/>
          </w:rPr>
          <w:t>três</w:t>
        </w:r>
      </w:ins>
      <w:r w:rsidRPr="008E52F7">
        <w:rPr>
          <w:rFonts w:ascii="Arial" w:eastAsia="Times New Roman" w:hAnsi="Arial" w:cs="Arial"/>
          <w:sz w:val="24"/>
          <w:szCs w:val="24"/>
          <w:lang w:eastAsia="pt-BR"/>
        </w:rPr>
        <w:t xml:space="preserve"> pilares fundamentais</w:t>
      </w:r>
      <w:ins w:id="2255" w:author="Patricia Sbrissa" w:date="2019-09-27T19:16:00Z">
        <w:r w:rsidR="000377D5">
          <w:rPr>
            <w:rFonts w:ascii="Arial" w:eastAsia="Times New Roman" w:hAnsi="Arial" w:cs="Arial"/>
            <w:sz w:val="24"/>
            <w:szCs w:val="24"/>
            <w:lang w:eastAsia="pt-BR"/>
          </w:rPr>
          <w:t>. Acompanhe</w:t>
        </w:r>
      </w:ins>
      <w:del w:id="2256" w:author="Patricia Sbrissa" w:date="2019-09-27T19:16:00Z">
        <w:r w:rsidRPr="008E52F7" w:rsidDel="000377D5">
          <w:rPr>
            <w:rFonts w:ascii="Arial" w:eastAsia="Times New Roman" w:hAnsi="Arial" w:cs="Arial"/>
            <w:sz w:val="24"/>
            <w:szCs w:val="24"/>
            <w:lang w:eastAsia="pt-BR"/>
          </w:rPr>
          <w:delText>, conforme segue</w:delText>
        </w:r>
      </w:del>
      <w:r w:rsidRPr="008E52F7">
        <w:rPr>
          <w:rFonts w:ascii="Arial" w:eastAsia="Times New Roman" w:hAnsi="Arial" w:cs="Arial"/>
          <w:sz w:val="24"/>
          <w:szCs w:val="24"/>
          <w:lang w:eastAsia="pt-BR"/>
        </w:rPr>
        <w:t xml:space="preserve">: </w:t>
      </w:r>
    </w:p>
    <w:p w14:paraId="3F861ED6" w14:textId="77777777" w:rsidR="006C12A4" w:rsidRDefault="006C12A4">
      <w:pPr>
        <w:ind w:firstLine="708"/>
        <w:rPr>
          <w:ins w:id="2257" w:author="Patricia Sbrissa" w:date="2019-09-27T23:31:00Z"/>
          <w:rFonts w:ascii="Arial" w:eastAsia="Times New Roman" w:hAnsi="Arial" w:cs="Arial"/>
          <w:sz w:val="24"/>
          <w:szCs w:val="24"/>
          <w:lang w:eastAsia="pt-BR"/>
        </w:rPr>
      </w:pPr>
    </w:p>
    <w:p w14:paraId="729FDEB4" w14:textId="7A2F9E04" w:rsidR="006C12A4" w:rsidRDefault="006C12A4" w:rsidP="00511BC2">
      <w:pPr>
        <w:ind w:firstLine="708"/>
        <w:rPr>
          <w:ins w:id="2258" w:author="Patricia Sbrissa" w:date="2019-09-27T23:31:00Z"/>
          <w:rFonts w:ascii="Arial" w:eastAsia="Times New Roman" w:hAnsi="Arial" w:cs="Arial"/>
          <w:sz w:val="24"/>
          <w:szCs w:val="24"/>
          <w:lang w:eastAsia="pt-BR"/>
        </w:rPr>
      </w:pPr>
    </w:p>
    <w:p w14:paraId="3A04B671" w14:textId="17069B51" w:rsidR="00511BC2" w:rsidRPr="006C12A4" w:rsidRDefault="006C12A4" w:rsidP="006C12A4">
      <w:pPr>
        <w:ind w:firstLine="0"/>
        <w:rPr>
          <w:rFonts w:ascii="Arial" w:eastAsia="Times New Roman" w:hAnsi="Arial" w:cs="Arial"/>
          <w:b/>
          <w:bCs/>
          <w:sz w:val="24"/>
          <w:szCs w:val="24"/>
          <w:lang w:eastAsia="pt-BR"/>
          <w:rPrChange w:id="2259" w:author="Patricia Sbrissa" w:date="2019-09-27T23:31:00Z">
            <w:rPr>
              <w:rFonts w:ascii="Arial" w:eastAsia="Times New Roman" w:hAnsi="Arial" w:cs="Arial"/>
              <w:sz w:val="24"/>
              <w:szCs w:val="24"/>
              <w:lang w:eastAsia="pt-BR"/>
            </w:rPr>
          </w:rPrChange>
        </w:rPr>
        <w:pPrChange w:id="2260" w:author="Patricia Sbrissa" w:date="2019-09-27T23:31:00Z">
          <w:pPr>
            <w:ind w:firstLine="708"/>
          </w:pPr>
        </w:pPrChange>
      </w:pPr>
      <w:ins w:id="2261" w:author="Patricia Sbrissa" w:date="2019-09-27T23:31:00Z">
        <w:r w:rsidRPr="006C12A4">
          <w:rPr>
            <w:rFonts w:ascii="Arial" w:eastAsia="Times New Roman" w:hAnsi="Arial" w:cs="Arial"/>
            <w:b/>
            <w:bCs/>
            <w:sz w:val="24"/>
            <w:szCs w:val="24"/>
            <w:highlight w:val="magenta"/>
            <w:lang w:eastAsia="pt-BR"/>
            <w:rPrChange w:id="2262" w:author="Patricia Sbrissa" w:date="2019-09-27T23:31:00Z">
              <w:rPr>
                <w:rFonts w:ascii="Arial" w:eastAsia="Times New Roman" w:hAnsi="Arial" w:cs="Arial"/>
                <w:sz w:val="24"/>
                <w:szCs w:val="24"/>
                <w:lang w:eastAsia="pt-BR"/>
              </w:rPr>
            </w:rPrChange>
          </w:rPr>
          <w:t>INÍCIO DO OBJETO DE APRENDIZAGEM SANFONA</w:t>
        </w:r>
      </w:ins>
    </w:p>
    <w:p w14:paraId="6B8515E7" w14:textId="77777777" w:rsidR="006C12A4" w:rsidRDefault="00511BC2">
      <w:pPr>
        <w:ind w:firstLine="0"/>
        <w:rPr>
          <w:ins w:id="2263" w:author="Patricia Sbrissa" w:date="2019-09-27T23:31:00Z"/>
          <w:rFonts w:ascii="Arial" w:eastAsia="Times New Roman" w:hAnsi="Arial" w:cs="Arial"/>
          <w:sz w:val="24"/>
          <w:szCs w:val="24"/>
          <w:highlight w:val="magenta"/>
          <w:lang w:eastAsia="pt-BR"/>
        </w:rPr>
      </w:pPr>
      <w:r w:rsidRPr="006C12A4">
        <w:rPr>
          <w:rFonts w:ascii="Arial" w:eastAsia="Times New Roman" w:hAnsi="Arial" w:cs="Arial"/>
          <w:b/>
          <w:bCs/>
          <w:sz w:val="24"/>
          <w:szCs w:val="24"/>
          <w:highlight w:val="magenta"/>
          <w:lang w:eastAsia="pt-BR"/>
          <w:rPrChange w:id="2264" w:author="Patricia Sbrissa" w:date="2019-09-27T23:31:00Z">
            <w:rPr>
              <w:rFonts w:ascii="Arial" w:eastAsia="Times New Roman" w:hAnsi="Arial" w:cs="Arial"/>
              <w:sz w:val="24"/>
              <w:szCs w:val="24"/>
              <w:lang w:eastAsia="pt-BR"/>
            </w:rPr>
          </w:rPrChange>
        </w:rPr>
        <w:t xml:space="preserve">1) </w:t>
      </w:r>
      <w:r w:rsidRPr="006C12A4">
        <w:rPr>
          <w:rFonts w:ascii="Arial" w:eastAsia="Times New Roman" w:hAnsi="Arial" w:cs="Arial"/>
          <w:b/>
          <w:bCs/>
          <w:sz w:val="24"/>
          <w:szCs w:val="24"/>
          <w:highlight w:val="magenta"/>
          <w:lang w:eastAsia="pt-BR"/>
          <w:rPrChange w:id="2265" w:author="Patricia Sbrissa" w:date="2019-09-27T23:31:00Z">
            <w:rPr>
              <w:rFonts w:ascii="Arial" w:eastAsia="Times New Roman" w:hAnsi="Arial" w:cs="Arial"/>
              <w:sz w:val="24"/>
              <w:szCs w:val="24"/>
              <w:u w:val="single"/>
              <w:lang w:eastAsia="pt-BR"/>
            </w:rPr>
          </w:rPrChange>
        </w:rPr>
        <w:t xml:space="preserve">Os </w:t>
      </w:r>
      <w:ins w:id="2266" w:author="Patricia Sbrissa" w:date="2019-09-27T19:16:00Z">
        <w:r w:rsidR="000377D5" w:rsidRPr="006C12A4">
          <w:rPr>
            <w:rFonts w:ascii="Arial" w:eastAsia="Times New Roman" w:hAnsi="Arial" w:cs="Arial"/>
            <w:b/>
            <w:bCs/>
            <w:sz w:val="24"/>
            <w:szCs w:val="24"/>
            <w:highlight w:val="magenta"/>
            <w:lang w:eastAsia="pt-BR"/>
            <w:rPrChange w:id="2267" w:author="Patricia Sbrissa" w:date="2019-09-27T23:31:00Z">
              <w:rPr>
                <w:rFonts w:ascii="Arial" w:eastAsia="Times New Roman" w:hAnsi="Arial" w:cs="Arial"/>
                <w:sz w:val="24"/>
                <w:szCs w:val="24"/>
                <w:u w:val="single"/>
                <w:lang w:eastAsia="pt-BR"/>
              </w:rPr>
            </w:rPrChange>
          </w:rPr>
          <w:t>p</w:t>
        </w:r>
      </w:ins>
      <w:del w:id="2268" w:author="Patricia Sbrissa" w:date="2019-09-27T19:16:00Z">
        <w:r w:rsidRPr="006C12A4" w:rsidDel="000377D5">
          <w:rPr>
            <w:rFonts w:ascii="Arial" w:eastAsia="Times New Roman" w:hAnsi="Arial" w:cs="Arial"/>
            <w:b/>
            <w:bCs/>
            <w:sz w:val="24"/>
            <w:szCs w:val="24"/>
            <w:highlight w:val="magenta"/>
            <w:lang w:eastAsia="pt-BR"/>
            <w:rPrChange w:id="2269" w:author="Patricia Sbrissa" w:date="2019-09-27T23:31:00Z">
              <w:rPr>
                <w:rFonts w:ascii="Arial" w:eastAsia="Times New Roman" w:hAnsi="Arial" w:cs="Arial"/>
                <w:sz w:val="24"/>
                <w:szCs w:val="24"/>
                <w:u w:val="single"/>
                <w:lang w:eastAsia="pt-BR"/>
              </w:rPr>
            </w:rPrChange>
          </w:rPr>
          <w:delText>P</w:delText>
        </w:r>
      </w:del>
      <w:r w:rsidRPr="006C12A4">
        <w:rPr>
          <w:rFonts w:ascii="Arial" w:eastAsia="Times New Roman" w:hAnsi="Arial" w:cs="Arial"/>
          <w:b/>
          <w:bCs/>
          <w:sz w:val="24"/>
          <w:szCs w:val="24"/>
          <w:highlight w:val="magenta"/>
          <w:lang w:eastAsia="pt-BR"/>
          <w:rPrChange w:id="2270" w:author="Patricia Sbrissa" w:date="2019-09-27T23:31:00Z">
            <w:rPr>
              <w:rFonts w:ascii="Arial" w:eastAsia="Times New Roman" w:hAnsi="Arial" w:cs="Arial"/>
              <w:sz w:val="24"/>
              <w:szCs w:val="24"/>
              <w:u w:val="single"/>
              <w:lang w:eastAsia="pt-BR"/>
            </w:rPr>
          </w:rPrChange>
        </w:rPr>
        <w:t xml:space="preserve">rincípios </w:t>
      </w:r>
      <w:ins w:id="2271" w:author="Patricia Sbrissa" w:date="2019-09-27T19:16:00Z">
        <w:r w:rsidR="000377D5" w:rsidRPr="006C12A4">
          <w:rPr>
            <w:rFonts w:ascii="Arial" w:eastAsia="Times New Roman" w:hAnsi="Arial" w:cs="Arial"/>
            <w:b/>
            <w:bCs/>
            <w:sz w:val="24"/>
            <w:szCs w:val="24"/>
            <w:highlight w:val="magenta"/>
            <w:lang w:eastAsia="pt-BR"/>
            <w:rPrChange w:id="2272" w:author="Patricia Sbrissa" w:date="2019-09-27T23:31:00Z">
              <w:rPr>
                <w:rFonts w:ascii="Arial" w:eastAsia="Times New Roman" w:hAnsi="Arial" w:cs="Arial"/>
                <w:sz w:val="24"/>
                <w:szCs w:val="24"/>
                <w:u w:val="single"/>
                <w:lang w:eastAsia="pt-BR"/>
              </w:rPr>
            </w:rPrChange>
          </w:rPr>
          <w:t>g</w:t>
        </w:r>
      </w:ins>
      <w:del w:id="2273" w:author="Patricia Sbrissa" w:date="2019-09-27T19:16:00Z">
        <w:r w:rsidRPr="006C12A4" w:rsidDel="000377D5">
          <w:rPr>
            <w:rFonts w:ascii="Arial" w:eastAsia="Times New Roman" w:hAnsi="Arial" w:cs="Arial"/>
            <w:b/>
            <w:bCs/>
            <w:sz w:val="24"/>
            <w:szCs w:val="24"/>
            <w:highlight w:val="magenta"/>
            <w:lang w:eastAsia="pt-BR"/>
            <w:rPrChange w:id="2274" w:author="Patricia Sbrissa" w:date="2019-09-27T23:31:00Z">
              <w:rPr>
                <w:rFonts w:ascii="Arial" w:eastAsia="Times New Roman" w:hAnsi="Arial" w:cs="Arial"/>
                <w:sz w:val="24"/>
                <w:szCs w:val="24"/>
                <w:u w:val="single"/>
                <w:lang w:eastAsia="pt-BR"/>
              </w:rPr>
            </w:rPrChange>
          </w:rPr>
          <w:delText>G</w:delText>
        </w:r>
      </w:del>
      <w:r w:rsidRPr="006C12A4">
        <w:rPr>
          <w:rFonts w:ascii="Arial" w:eastAsia="Times New Roman" w:hAnsi="Arial" w:cs="Arial"/>
          <w:b/>
          <w:bCs/>
          <w:sz w:val="24"/>
          <w:szCs w:val="24"/>
          <w:highlight w:val="magenta"/>
          <w:lang w:eastAsia="pt-BR"/>
          <w:rPrChange w:id="2275" w:author="Patricia Sbrissa" w:date="2019-09-27T23:31:00Z">
            <w:rPr>
              <w:rFonts w:ascii="Arial" w:eastAsia="Times New Roman" w:hAnsi="Arial" w:cs="Arial"/>
              <w:sz w:val="24"/>
              <w:szCs w:val="24"/>
              <w:u w:val="single"/>
              <w:lang w:eastAsia="pt-BR"/>
            </w:rPr>
          </w:rPrChange>
        </w:rPr>
        <w:t xml:space="preserve">erais de </w:t>
      </w:r>
      <w:ins w:id="2276" w:author="Patricia Sbrissa" w:date="2019-09-27T19:16:00Z">
        <w:r w:rsidR="000377D5" w:rsidRPr="006C12A4">
          <w:rPr>
            <w:rFonts w:ascii="Arial" w:eastAsia="Times New Roman" w:hAnsi="Arial" w:cs="Arial"/>
            <w:b/>
            <w:bCs/>
            <w:sz w:val="24"/>
            <w:szCs w:val="24"/>
            <w:highlight w:val="magenta"/>
            <w:lang w:eastAsia="pt-BR"/>
            <w:rPrChange w:id="2277" w:author="Patricia Sbrissa" w:date="2019-09-27T23:31:00Z">
              <w:rPr>
                <w:rFonts w:ascii="Arial" w:eastAsia="Times New Roman" w:hAnsi="Arial" w:cs="Arial"/>
                <w:sz w:val="24"/>
                <w:szCs w:val="24"/>
                <w:u w:val="single"/>
                <w:lang w:eastAsia="pt-BR"/>
              </w:rPr>
            </w:rPrChange>
          </w:rPr>
          <w:t>t</w:t>
        </w:r>
      </w:ins>
      <w:del w:id="2278" w:author="Patricia Sbrissa" w:date="2019-09-27T19:16:00Z">
        <w:r w:rsidRPr="006C12A4" w:rsidDel="000377D5">
          <w:rPr>
            <w:rFonts w:ascii="Arial" w:eastAsia="Times New Roman" w:hAnsi="Arial" w:cs="Arial"/>
            <w:b/>
            <w:bCs/>
            <w:sz w:val="24"/>
            <w:szCs w:val="24"/>
            <w:highlight w:val="magenta"/>
            <w:lang w:eastAsia="pt-BR"/>
            <w:rPrChange w:id="2279" w:author="Patricia Sbrissa" w:date="2019-09-27T23:31:00Z">
              <w:rPr>
                <w:rFonts w:ascii="Arial" w:eastAsia="Times New Roman" w:hAnsi="Arial" w:cs="Arial"/>
                <w:sz w:val="24"/>
                <w:szCs w:val="24"/>
                <w:u w:val="single"/>
                <w:lang w:eastAsia="pt-BR"/>
              </w:rPr>
            </w:rPrChange>
          </w:rPr>
          <w:delText>T</w:delText>
        </w:r>
      </w:del>
      <w:r w:rsidRPr="006C12A4">
        <w:rPr>
          <w:rFonts w:ascii="Arial" w:eastAsia="Times New Roman" w:hAnsi="Arial" w:cs="Arial"/>
          <w:b/>
          <w:bCs/>
          <w:sz w:val="24"/>
          <w:szCs w:val="24"/>
          <w:highlight w:val="magenta"/>
          <w:lang w:eastAsia="pt-BR"/>
          <w:rPrChange w:id="2280" w:author="Patricia Sbrissa" w:date="2019-09-27T23:31:00Z">
            <w:rPr>
              <w:rFonts w:ascii="Arial" w:eastAsia="Times New Roman" w:hAnsi="Arial" w:cs="Arial"/>
              <w:sz w:val="24"/>
              <w:szCs w:val="24"/>
              <w:u w:val="single"/>
              <w:lang w:eastAsia="pt-BR"/>
            </w:rPr>
          </w:rPrChange>
        </w:rPr>
        <w:t>ributação</w:t>
      </w:r>
    </w:p>
    <w:p w14:paraId="61D7DFC5" w14:textId="261144D6" w:rsidR="00511BC2" w:rsidRPr="006C12A4" w:rsidDel="00A10030" w:rsidRDefault="00511BC2" w:rsidP="00511BC2">
      <w:pPr>
        <w:ind w:left="708" w:firstLine="0"/>
        <w:rPr>
          <w:del w:id="2281" w:author="Patricia Sbrissa" w:date="2019-09-27T19:03:00Z"/>
          <w:rFonts w:ascii="Arial" w:eastAsia="Times New Roman" w:hAnsi="Arial" w:cs="Arial"/>
          <w:sz w:val="24"/>
          <w:szCs w:val="24"/>
          <w:highlight w:val="magenta"/>
          <w:lang w:eastAsia="pt-BR"/>
          <w:rPrChange w:id="2282" w:author="Patricia Sbrissa" w:date="2019-09-27T23:31:00Z">
            <w:rPr>
              <w:del w:id="2283" w:author="Patricia Sbrissa" w:date="2019-09-27T19:03:00Z"/>
              <w:rFonts w:ascii="Arial" w:eastAsia="Times New Roman" w:hAnsi="Arial" w:cs="Arial"/>
              <w:sz w:val="24"/>
              <w:szCs w:val="24"/>
              <w:lang w:eastAsia="pt-BR"/>
            </w:rPr>
          </w:rPrChange>
        </w:rPr>
      </w:pPr>
      <w:del w:id="2284" w:author="Patricia Sbrissa" w:date="2019-09-27T23:31:00Z">
        <w:r w:rsidRPr="006C12A4" w:rsidDel="006C12A4">
          <w:rPr>
            <w:rFonts w:ascii="Arial" w:eastAsia="Times New Roman" w:hAnsi="Arial" w:cs="Arial"/>
            <w:b/>
            <w:bCs/>
            <w:sz w:val="24"/>
            <w:szCs w:val="24"/>
            <w:highlight w:val="magenta"/>
            <w:lang w:eastAsia="pt-BR"/>
            <w:rPrChange w:id="2285" w:author="Patricia Sbrissa" w:date="2019-09-27T23:31:00Z">
              <w:rPr>
                <w:rFonts w:ascii="Arial" w:eastAsia="Times New Roman" w:hAnsi="Arial" w:cs="Arial"/>
                <w:sz w:val="24"/>
                <w:szCs w:val="24"/>
                <w:lang w:eastAsia="pt-BR"/>
              </w:rPr>
            </w:rPrChange>
          </w:rPr>
          <w:delText>:</w:delText>
        </w:r>
        <w:r w:rsidRPr="006C12A4" w:rsidDel="006C12A4">
          <w:rPr>
            <w:rFonts w:ascii="Arial" w:eastAsia="Times New Roman" w:hAnsi="Arial" w:cs="Arial"/>
            <w:sz w:val="24"/>
            <w:szCs w:val="24"/>
            <w:highlight w:val="magenta"/>
            <w:lang w:eastAsia="pt-BR"/>
            <w:rPrChange w:id="2286" w:author="Patricia Sbrissa" w:date="2019-09-27T23:31:00Z">
              <w:rPr>
                <w:rFonts w:ascii="Arial" w:eastAsia="Times New Roman" w:hAnsi="Arial" w:cs="Arial"/>
                <w:sz w:val="24"/>
                <w:szCs w:val="24"/>
                <w:lang w:eastAsia="pt-BR"/>
              </w:rPr>
            </w:rPrChange>
          </w:rPr>
          <w:delText xml:space="preserve"> </w:delText>
        </w:r>
      </w:del>
      <w:ins w:id="2287" w:author="Patricia Sbrissa" w:date="2019-09-27T23:32:00Z">
        <w:r w:rsidR="006C12A4">
          <w:rPr>
            <w:rFonts w:ascii="Arial" w:eastAsia="Times New Roman" w:hAnsi="Arial" w:cs="Arial"/>
            <w:sz w:val="24"/>
            <w:szCs w:val="24"/>
            <w:highlight w:val="magenta"/>
            <w:lang w:eastAsia="pt-BR"/>
          </w:rPr>
          <w:t>A</w:t>
        </w:r>
      </w:ins>
      <w:del w:id="2288" w:author="Patricia Sbrissa" w:date="2019-09-27T22:57:00Z">
        <w:r w:rsidRPr="006C12A4" w:rsidDel="00A33C1D">
          <w:rPr>
            <w:rFonts w:ascii="Arial" w:eastAsia="Times New Roman" w:hAnsi="Arial" w:cs="Arial"/>
            <w:sz w:val="24"/>
            <w:szCs w:val="24"/>
            <w:highlight w:val="magenta"/>
            <w:lang w:eastAsia="pt-BR"/>
            <w:rPrChange w:id="2289" w:author="Patricia Sbrissa" w:date="2019-09-27T23:31:00Z">
              <w:rPr>
                <w:rFonts w:ascii="Arial" w:eastAsia="Times New Roman" w:hAnsi="Arial" w:cs="Arial"/>
                <w:sz w:val="24"/>
                <w:szCs w:val="24"/>
                <w:lang w:eastAsia="pt-BR"/>
              </w:rPr>
            </w:rPrChange>
          </w:rPr>
          <w:delText>A</w:delText>
        </w:r>
      </w:del>
      <w:r w:rsidRPr="006C12A4">
        <w:rPr>
          <w:rFonts w:ascii="Arial" w:eastAsia="Times New Roman" w:hAnsi="Arial" w:cs="Arial"/>
          <w:sz w:val="24"/>
          <w:szCs w:val="24"/>
          <w:highlight w:val="magenta"/>
          <w:lang w:eastAsia="pt-BR"/>
          <w:rPrChange w:id="2290" w:author="Patricia Sbrissa" w:date="2019-09-27T23:31:00Z">
            <w:rPr>
              <w:rFonts w:ascii="Arial" w:eastAsia="Times New Roman" w:hAnsi="Arial" w:cs="Arial"/>
              <w:sz w:val="24"/>
              <w:szCs w:val="24"/>
              <w:lang w:eastAsia="pt-BR"/>
            </w:rPr>
          </w:rPrChange>
        </w:rPr>
        <w:t xml:space="preserve">dmite-se uma figura gênero com a denominação de tributo e seus tipos, como o </w:t>
      </w:r>
      <w:ins w:id="2291" w:author="Patricia Sbrissa" w:date="2019-09-27T19:16:00Z">
        <w:r w:rsidR="00A879CE" w:rsidRPr="006C12A4">
          <w:rPr>
            <w:rFonts w:ascii="Arial" w:eastAsia="Times New Roman" w:hAnsi="Arial" w:cs="Arial"/>
            <w:sz w:val="24"/>
            <w:szCs w:val="24"/>
            <w:highlight w:val="magenta"/>
            <w:lang w:eastAsia="pt-BR"/>
            <w:rPrChange w:id="2292" w:author="Patricia Sbrissa" w:date="2019-09-27T23:31:00Z">
              <w:rPr>
                <w:rFonts w:ascii="Arial" w:eastAsia="Times New Roman" w:hAnsi="Arial" w:cs="Arial"/>
                <w:sz w:val="24"/>
                <w:szCs w:val="24"/>
                <w:lang w:eastAsia="pt-BR"/>
              </w:rPr>
            </w:rPrChange>
          </w:rPr>
          <w:t>i</w:t>
        </w:r>
      </w:ins>
      <w:del w:id="2293" w:author="Patricia Sbrissa" w:date="2019-09-27T19:16:00Z">
        <w:r w:rsidRPr="006C12A4" w:rsidDel="00A879CE">
          <w:rPr>
            <w:rFonts w:ascii="Arial" w:eastAsia="Times New Roman" w:hAnsi="Arial" w:cs="Arial"/>
            <w:sz w:val="24"/>
            <w:szCs w:val="24"/>
            <w:highlight w:val="magenta"/>
            <w:lang w:eastAsia="pt-BR"/>
            <w:rPrChange w:id="2294" w:author="Patricia Sbrissa" w:date="2019-09-27T23:31:00Z">
              <w:rPr>
                <w:rFonts w:ascii="Arial" w:eastAsia="Times New Roman" w:hAnsi="Arial" w:cs="Arial"/>
                <w:sz w:val="24"/>
                <w:szCs w:val="24"/>
                <w:lang w:eastAsia="pt-BR"/>
              </w:rPr>
            </w:rPrChange>
          </w:rPr>
          <w:delText>I</w:delText>
        </w:r>
      </w:del>
      <w:r w:rsidRPr="006C12A4">
        <w:rPr>
          <w:rFonts w:ascii="Arial" w:eastAsia="Times New Roman" w:hAnsi="Arial" w:cs="Arial"/>
          <w:sz w:val="24"/>
          <w:szCs w:val="24"/>
          <w:highlight w:val="magenta"/>
          <w:lang w:eastAsia="pt-BR"/>
          <w:rPrChange w:id="2295" w:author="Patricia Sbrissa" w:date="2019-09-27T23:31:00Z">
            <w:rPr>
              <w:rFonts w:ascii="Arial" w:eastAsia="Times New Roman" w:hAnsi="Arial" w:cs="Arial"/>
              <w:sz w:val="24"/>
              <w:szCs w:val="24"/>
              <w:lang w:eastAsia="pt-BR"/>
            </w:rPr>
          </w:rPrChange>
        </w:rPr>
        <w:t xml:space="preserve">mposto (sendo vedada sua vinculação a qualquer órgão, fundo ou despesa), as </w:t>
      </w:r>
      <w:ins w:id="2296" w:author="Patricia Sbrissa" w:date="2019-09-27T19:17:00Z">
        <w:r w:rsidR="00A879CE" w:rsidRPr="006C12A4">
          <w:rPr>
            <w:rFonts w:ascii="Arial" w:eastAsia="Times New Roman" w:hAnsi="Arial" w:cs="Arial"/>
            <w:sz w:val="24"/>
            <w:szCs w:val="24"/>
            <w:highlight w:val="magenta"/>
            <w:lang w:eastAsia="pt-BR"/>
            <w:rPrChange w:id="2297" w:author="Patricia Sbrissa" w:date="2019-09-27T23:31:00Z">
              <w:rPr>
                <w:rFonts w:ascii="Arial" w:eastAsia="Times New Roman" w:hAnsi="Arial" w:cs="Arial"/>
                <w:sz w:val="24"/>
                <w:szCs w:val="24"/>
                <w:lang w:eastAsia="pt-BR"/>
              </w:rPr>
            </w:rPrChange>
          </w:rPr>
          <w:t>t</w:t>
        </w:r>
      </w:ins>
      <w:del w:id="2298" w:author="Patricia Sbrissa" w:date="2019-09-27T19:17:00Z">
        <w:r w:rsidRPr="006C12A4" w:rsidDel="00A879CE">
          <w:rPr>
            <w:rFonts w:ascii="Arial" w:eastAsia="Times New Roman" w:hAnsi="Arial" w:cs="Arial"/>
            <w:sz w:val="24"/>
            <w:szCs w:val="24"/>
            <w:highlight w:val="magenta"/>
            <w:lang w:eastAsia="pt-BR"/>
            <w:rPrChange w:id="2299" w:author="Patricia Sbrissa" w:date="2019-09-27T23:31:00Z">
              <w:rPr>
                <w:rFonts w:ascii="Arial" w:eastAsia="Times New Roman" w:hAnsi="Arial" w:cs="Arial"/>
                <w:sz w:val="24"/>
                <w:szCs w:val="24"/>
                <w:lang w:eastAsia="pt-BR"/>
              </w:rPr>
            </w:rPrChange>
          </w:rPr>
          <w:delText>T</w:delText>
        </w:r>
      </w:del>
      <w:r w:rsidRPr="006C12A4">
        <w:rPr>
          <w:rFonts w:ascii="Arial" w:eastAsia="Times New Roman" w:hAnsi="Arial" w:cs="Arial"/>
          <w:sz w:val="24"/>
          <w:szCs w:val="24"/>
          <w:highlight w:val="magenta"/>
          <w:lang w:eastAsia="pt-BR"/>
          <w:rPrChange w:id="2300" w:author="Patricia Sbrissa" w:date="2019-09-27T23:31:00Z">
            <w:rPr>
              <w:rFonts w:ascii="Arial" w:eastAsia="Times New Roman" w:hAnsi="Arial" w:cs="Arial"/>
              <w:sz w:val="24"/>
              <w:szCs w:val="24"/>
              <w:lang w:eastAsia="pt-BR"/>
            </w:rPr>
          </w:rPrChange>
        </w:rPr>
        <w:t xml:space="preserve">axas (justificadas no poder de polícia e na utilização em serviços públicos específicos ou divisíveis), as </w:t>
      </w:r>
      <w:del w:id="2301" w:author="Patricia Sbrissa" w:date="2019-09-27T19:18:00Z">
        <w:r w:rsidRPr="006C12A4" w:rsidDel="00641E88">
          <w:rPr>
            <w:rFonts w:ascii="Arial" w:eastAsia="Times New Roman" w:hAnsi="Arial" w:cs="Arial"/>
            <w:sz w:val="24"/>
            <w:szCs w:val="24"/>
            <w:highlight w:val="magenta"/>
            <w:lang w:eastAsia="pt-BR"/>
            <w:rPrChange w:id="2302" w:author="Patricia Sbrissa" w:date="2019-09-27T23:31:00Z">
              <w:rPr>
                <w:rFonts w:ascii="Arial" w:eastAsia="Times New Roman" w:hAnsi="Arial" w:cs="Arial"/>
                <w:sz w:val="24"/>
                <w:szCs w:val="24"/>
                <w:lang w:eastAsia="pt-BR"/>
              </w:rPr>
            </w:rPrChange>
          </w:rPr>
          <w:delText>C</w:delText>
        </w:r>
      </w:del>
      <w:ins w:id="2303" w:author="Patricia Sbrissa" w:date="2019-09-27T19:18:00Z">
        <w:r w:rsidR="00641E88" w:rsidRPr="006C12A4">
          <w:rPr>
            <w:rFonts w:ascii="Arial" w:eastAsia="Times New Roman" w:hAnsi="Arial" w:cs="Arial"/>
            <w:sz w:val="24"/>
            <w:szCs w:val="24"/>
            <w:highlight w:val="magenta"/>
            <w:lang w:eastAsia="pt-BR"/>
            <w:rPrChange w:id="2304" w:author="Patricia Sbrissa" w:date="2019-09-27T23:31:00Z">
              <w:rPr>
                <w:rFonts w:ascii="Arial" w:eastAsia="Times New Roman" w:hAnsi="Arial" w:cs="Arial"/>
                <w:sz w:val="24"/>
                <w:szCs w:val="24"/>
                <w:lang w:eastAsia="pt-BR"/>
              </w:rPr>
            </w:rPrChange>
          </w:rPr>
          <w:t>c</w:t>
        </w:r>
      </w:ins>
      <w:r w:rsidRPr="006C12A4">
        <w:rPr>
          <w:rFonts w:ascii="Arial" w:eastAsia="Times New Roman" w:hAnsi="Arial" w:cs="Arial"/>
          <w:sz w:val="24"/>
          <w:szCs w:val="24"/>
          <w:highlight w:val="magenta"/>
          <w:lang w:eastAsia="pt-BR"/>
          <w:rPrChange w:id="2305" w:author="Patricia Sbrissa" w:date="2019-09-27T23:31:00Z">
            <w:rPr>
              <w:rFonts w:ascii="Arial" w:eastAsia="Times New Roman" w:hAnsi="Arial" w:cs="Arial"/>
              <w:sz w:val="24"/>
              <w:szCs w:val="24"/>
              <w:lang w:eastAsia="pt-BR"/>
            </w:rPr>
          </w:rPrChange>
        </w:rPr>
        <w:t xml:space="preserve">ontribuições de </w:t>
      </w:r>
      <w:ins w:id="2306" w:author="Patricia Sbrissa" w:date="2019-09-27T19:18:00Z">
        <w:r w:rsidR="00641E88" w:rsidRPr="006C12A4">
          <w:rPr>
            <w:rFonts w:ascii="Arial" w:eastAsia="Times New Roman" w:hAnsi="Arial" w:cs="Arial"/>
            <w:sz w:val="24"/>
            <w:szCs w:val="24"/>
            <w:highlight w:val="magenta"/>
            <w:lang w:eastAsia="pt-BR"/>
            <w:rPrChange w:id="2307" w:author="Patricia Sbrissa" w:date="2019-09-27T23:31:00Z">
              <w:rPr>
                <w:rFonts w:ascii="Arial" w:eastAsia="Times New Roman" w:hAnsi="Arial" w:cs="Arial"/>
                <w:sz w:val="24"/>
                <w:szCs w:val="24"/>
                <w:lang w:eastAsia="pt-BR"/>
              </w:rPr>
            </w:rPrChange>
          </w:rPr>
          <w:t>m</w:t>
        </w:r>
      </w:ins>
      <w:del w:id="2308" w:author="Patricia Sbrissa" w:date="2019-09-27T19:18:00Z">
        <w:r w:rsidRPr="006C12A4" w:rsidDel="00641E88">
          <w:rPr>
            <w:rFonts w:ascii="Arial" w:eastAsia="Times New Roman" w:hAnsi="Arial" w:cs="Arial"/>
            <w:sz w:val="24"/>
            <w:szCs w:val="24"/>
            <w:highlight w:val="magenta"/>
            <w:lang w:eastAsia="pt-BR"/>
            <w:rPrChange w:id="2309" w:author="Patricia Sbrissa" w:date="2019-09-27T23:31:00Z">
              <w:rPr>
                <w:rFonts w:ascii="Arial" w:eastAsia="Times New Roman" w:hAnsi="Arial" w:cs="Arial"/>
                <w:sz w:val="24"/>
                <w:szCs w:val="24"/>
                <w:lang w:eastAsia="pt-BR"/>
              </w:rPr>
            </w:rPrChange>
          </w:rPr>
          <w:delText>M</w:delText>
        </w:r>
      </w:del>
      <w:r w:rsidRPr="006C12A4">
        <w:rPr>
          <w:rFonts w:ascii="Arial" w:eastAsia="Times New Roman" w:hAnsi="Arial" w:cs="Arial"/>
          <w:sz w:val="24"/>
          <w:szCs w:val="24"/>
          <w:highlight w:val="magenta"/>
          <w:lang w:eastAsia="pt-BR"/>
          <w:rPrChange w:id="2310" w:author="Patricia Sbrissa" w:date="2019-09-27T23:31:00Z">
            <w:rPr>
              <w:rFonts w:ascii="Arial" w:eastAsia="Times New Roman" w:hAnsi="Arial" w:cs="Arial"/>
              <w:sz w:val="24"/>
              <w:szCs w:val="24"/>
              <w:lang w:eastAsia="pt-BR"/>
            </w:rPr>
          </w:rPrChange>
        </w:rPr>
        <w:t xml:space="preserve">elhoria (decorrentes de obras públicas), os </w:t>
      </w:r>
      <w:ins w:id="2311" w:author="Patricia Sbrissa" w:date="2019-09-27T19:19:00Z">
        <w:r w:rsidR="00B72571" w:rsidRPr="006C12A4">
          <w:rPr>
            <w:rFonts w:ascii="Arial" w:eastAsia="Times New Roman" w:hAnsi="Arial" w:cs="Arial"/>
            <w:sz w:val="24"/>
            <w:szCs w:val="24"/>
            <w:highlight w:val="magenta"/>
            <w:lang w:eastAsia="pt-BR"/>
            <w:rPrChange w:id="2312" w:author="Patricia Sbrissa" w:date="2019-09-27T23:31:00Z">
              <w:rPr>
                <w:rFonts w:ascii="Arial" w:eastAsia="Times New Roman" w:hAnsi="Arial" w:cs="Arial"/>
                <w:sz w:val="24"/>
                <w:szCs w:val="24"/>
                <w:lang w:eastAsia="pt-BR"/>
              </w:rPr>
            </w:rPrChange>
          </w:rPr>
          <w:t>e</w:t>
        </w:r>
      </w:ins>
      <w:del w:id="2313" w:author="Patricia Sbrissa" w:date="2019-09-27T19:19:00Z">
        <w:r w:rsidRPr="006C12A4" w:rsidDel="00B72571">
          <w:rPr>
            <w:rFonts w:ascii="Arial" w:eastAsia="Times New Roman" w:hAnsi="Arial" w:cs="Arial"/>
            <w:sz w:val="24"/>
            <w:szCs w:val="24"/>
            <w:highlight w:val="magenta"/>
            <w:lang w:eastAsia="pt-BR"/>
            <w:rPrChange w:id="2314" w:author="Patricia Sbrissa" w:date="2019-09-27T23:31:00Z">
              <w:rPr>
                <w:rFonts w:ascii="Arial" w:eastAsia="Times New Roman" w:hAnsi="Arial" w:cs="Arial"/>
                <w:sz w:val="24"/>
                <w:szCs w:val="24"/>
                <w:lang w:eastAsia="pt-BR"/>
              </w:rPr>
            </w:rPrChange>
          </w:rPr>
          <w:delText>E</w:delText>
        </w:r>
      </w:del>
      <w:r w:rsidRPr="006C12A4">
        <w:rPr>
          <w:rFonts w:ascii="Arial" w:eastAsia="Times New Roman" w:hAnsi="Arial" w:cs="Arial"/>
          <w:sz w:val="24"/>
          <w:szCs w:val="24"/>
          <w:highlight w:val="magenta"/>
          <w:lang w:eastAsia="pt-BR"/>
          <w:rPrChange w:id="2315" w:author="Patricia Sbrissa" w:date="2019-09-27T23:31:00Z">
            <w:rPr>
              <w:rFonts w:ascii="Arial" w:eastAsia="Times New Roman" w:hAnsi="Arial" w:cs="Arial"/>
              <w:sz w:val="24"/>
              <w:szCs w:val="24"/>
              <w:lang w:eastAsia="pt-BR"/>
            </w:rPr>
          </w:rPrChange>
        </w:rPr>
        <w:t xml:space="preserve">mpréstimos </w:t>
      </w:r>
      <w:ins w:id="2316" w:author="Patricia Sbrissa" w:date="2019-09-27T19:19:00Z">
        <w:r w:rsidR="00B72571" w:rsidRPr="006C12A4">
          <w:rPr>
            <w:rFonts w:ascii="Arial" w:eastAsia="Times New Roman" w:hAnsi="Arial" w:cs="Arial"/>
            <w:sz w:val="24"/>
            <w:szCs w:val="24"/>
            <w:highlight w:val="magenta"/>
            <w:lang w:eastAsia="pt-BR"/>
            <w:rPrChange w:id="2317" w:author="Patricia Sbrissa" w:date="2019-09-27T23:31:00Z">
              <w:rPr>
                <w:rFonts w:ascii="Arial" w:eastAsia="Times New Roman" w:hAnsi="Arial" w:cs="Arial"/>
                <w:sz w:val="24"/>
                <w:szCs w:val="24"/>
                <w:lang w:eastAsia="pt-BR"/>
              </w:rPr>
            </w:rPrChange>
          </w:rPr>
          <w:t>c</w:t>
        </w:r>
      </w:ins>
      <w:del w:id="2318" w:author="Patricia Sbrissa" w:date="2019-09-27T19:19:00Z">
        <w:r w:rsidRPr="006C12A4" w:rsidDel="00B72571">
          <w:rPr>
            <w:rFonts w:ascii="Arial" w:eastAsia="Times New Roman" w:hAnsi="Arial" w:cs="Arial"/>
            <w:sz w:val="24"/>
            <w:szCs w:val="24"/>
            <w:highlight w:val="magenta"/>
            <w:lang w:eastAsia="pt-BR"/>
            <w:rPrChange w:id="2319" w:author="Patricia Sbrissa" w:date="2019-09-27T23:31:00Z">
              <w:rPr>
                <w:rFonts w:ascii="Arial" w:eastAsia="Times New Roman" w:hAnsi="Arial" w:cs="Arial"/>
                <w:sz w:val="24"/>
                <w:szCs w:val="24"/>
                <w:lang w:eastAsia="pt-BR"/>
              </w:rPr>
            </w:rPrChange>
          </w:rPr>
          <w:delText>C</w:delText>
        </w:r>
      </w:del>
      <w:r w:rsidRPr="006C12A4">
        <w:rPr>
          <w:rFonts w:ascii="Arial" w:eastAsia="Times New Roman" w:hAnsi="Arial" w:cs="Arial"/>
          <w:sz w:val="24"/>
          <w:szCs w:val="24"/>
          <w:highlight w:val="magenta"/>
          <w:lang w:eastAsia="pt-BR"/>
          <w:rPrChange w:id="2320" w:author="Patricia Sbrissa" w:date="2019-09-27T23:31:00Z">
            <w:rPr>
              <w:rFonts w:ascii="Arial" w:eastAsia="Times New Roman" w:hAnsi="Arial" w:cs="Arial"/>
              <w:sz w:val="24"/>
              <w:szCs w:val="24"/>
              <w:lang w:eastAsia="pt-BR"/>
            </w:rPr>
          </w:rPrChange>
        </w:rPr>
        <w:t>ompulsórios (em caso de despesas extraordinárias</w:t>
      </w:r>
      <w:del w:id="2321" w:author="Patricia Sbrissa" w:date="2019-09-27T19:19:00Z">
        <w:r w:rsidRPr="006C12A4" w:rsidDel="00B72571">
          <w:rPr>
            <w:rFonts w:ascii="Arial" w:eastAsia="Times New Roman" w:hAnsi="Arial" w:cs="Arial"/>
            <w:sz w:val="24"/>
            <w:szCs w:val="24"/>
            <w:highlight w:val="magenta"/>
            <w:lang w:eastAsia="pt-BR"/>
            <w:rPrChange w:id="2322" w:author="Patricia Sbrissa" w:date="2019-09-27T23:31:00Z">
              <w:rPr>
                <w:rFonts w:ascii="Arial" w:eastAsia="Times New Roman" w:hAnsi="Arial" w:cs="Arial"/>
                <w:sz w:val="24"/>
                <w:szCs w:val="24"/>
                <w:lang w:eastAsia="pt-BR"/>
              </w:rPr>
            </w:rPrChange>
          </w:rPr>
          <w:delText>,</w:delText>
        </w:r>
      </w:del>
      <w:r w:rsidRPr="006C12A4">
        <w:rPr>
          <w:rFonts w:ascii="Arial" w:eastAsia="Times New Roman" w:hAnsi="Arial" w:cs="Arial"/>
          <w:sz w:val="24"/>
          <w:szCs w:val="24"/>
          <w:highlight w:val="magenta"/>
          <w:lang w:eastAsia="pt-BR"/>
          <w:rPrChange w:id="2323" w:author="Patricia Sbrissa" w:date="2019-09-27T23:31:00Z">
            <w:rPr>
              <w:rFonts w:ascii="Arial" w:eastAsia="Times New Roman" w:hAnsi="Arial" w:cs="Arial"/>
              <w:sz w:val="24"/>
              <w:szCs w:val="24"/>
              <w:lang w:eastAsia="pt-BR"/>
            </w:rPr>
          </w:rPrChange>
        </w:rPr>
        <w:t xml:space="preserve"> decorrentes de calamidades públicas, guerras ou sua iminência) e</w:t>
      </w:r>
      <w:ins w:id="2324" w:author="Patricia Sbrissa" w:date="2019-09-27T19:19:00Z">
        <w:r w:rsidR="00B72571" w:rsidRPr="006C12A4">
          <w:rPr>
            <w:rFonts w:ascii="Arial" w:eastAsia="Times New Roman" w:hAnsi="Arial" w:cs="Arial"/>
            <w:sz w:val="24"/>
            <w:szCs w:val="24"/>
            <w:highlight w:val="magenta"/>
            <w:lang w:eastAsia="pt-BR"/>
            <w:rPrChange w:id="2325" w:author="Patricia Sbrissa" w:date="2019-09-27T23:31:00Z">
              <w:rPr>
                <w:rFonts w:ascii="Arial" w:eastAsia="Times New Roman" w:hAnsi="Arial" w:cs="Arial"/>
                <w:sz w:val="24"/>
                <w:szCs w:val="24"/>
                <w:lang w:eastAsia="pt-BR"/>
              </w:rPr>
            </w:rPrChange>
          </w:rPr>
          <w:t>,</w:t>
        </w:r>
      </w:ins>
      <w:r w:rsidRPr="006C12A4">
        <w:rPr>
          <w:rFonts w:ascii="Arial" w:eastAsia="Times New Roman" w:hAnsi="Arial" w:cs="Arial"/>
          <w:sz w:val="24"/>
          <w:szCs w:val="24"/>
          <w:highlight w:val="magenta"/>
          <w:lang w:eastAsia="pt-BR"/>
          <w:rPrChange w:id="2326" w:author="Patricia Sbrissa" w:date="2019-09-27T23:31:00Z">
            <w:rPr>
              <w:rFonts w:ascii="Arial" w:eastAsia="Times New Roman" w:hAnsi="Arial" w:cs="Arial"/>
              <w:sz w:val="24"/>
              <w:szCs w:val="24"/>
              <w:lang w:eastAsia="pt-BR"/>
            </w:rPr>
          </w:rPrChange>
        </w:rPr>
        <w:t xml:space="preserve"> por fim</w:t>
      </w:r>
      <w:ins w:id="2327" w:author="Patricia Sbrissa" w:date="2019-09-27T19:19:00Z">
        <w:r w:rsidR="00B72571" w:rsidRPr="006C12A4">
          <w:rPr>
            <w:rFonts w:ascii="Arial" w:eastAsia="Times New Roman" w:hAnsi="Arial" w:cs="Arial"/>
            <w:sz w:val="24"/>
            <w:szCs w:val="24"/>
            <w:highlight w:val="magenta"/>
            <w:lang w:eastAsia="pt-BR"/>
            <w:rPrChange w:id="2328" w:author="Patricia Sbrissa" w:date="2019-09-27T23:31:00Z">
              <w:rPr>
                <w:rFonts w:ascii="Arial" w:eastAsia="Times New Roman" w:hAnsi="Arial" w:cs="Arial"/>
                <w:sz w:val="24"/>
                <w:szCs w:val="24"/>
                <w:lang w:eastAsia="pt-BR"/>
              </w:rPr>
            </w:rPrChange>
          </w:rPr>
          <w:t>,</w:t>
        </w:r>
      </w:ins>
      <w:r w:rsidRPr="006C12A4">
        <w:rPr>
          <w:rFonts w:ascii="Arial" w:eastAsia="Times New Roman" w:hAnsi="Arial" w:cs="Arial"/>
          <w:sz w:val="24"/>
          <w:szCs w:val="24"/>
          <w:highlight w:val="magenta"/>
          <w:lang w:eastAsia="pt-BR"/>
          <w:rPrChange w:id="2329" w:author="Patricia Sbrissa" w:date="2019-09-27T23:31:00Z">
            <w:rPr>
              <w:rFonts w:ascii="Arial" w:eastAsia="Times New Roman" w:hAnsi="Arial" w:cs="Arial"/>
              <w:sz w:val="24"/>
              <w:szCs w:val="24"/>
              <w:lang w:eastAsia="pt-BR"/>
            </w:rPr>
          </w:rPrChange>
        </w:rPr>
        <w:t xml:space="preserve"> as </w:t>
      </w:r>
      <w:ins w:id="2330" w:author="Patricia Sbrissa" w:date="2019-09-27T19:19:00Z">
        <w:r w:rsidR="00B72571" w:rsidRPr="006C12A4">
          <w:rPr>
            <w:rFonts w:ascii="Arial" w:eastAsia="Times New Roman" w:hAnsi="Arial" w:cs="Arial"/>
            <w:sz w:val="24"/>
            <w:szCs w:val="24"/>
            <w:highlight w:val="magenta"/>
            <w:lang w:eastAsia="pt-BR"/>
            <w:rPrChange w:id="2331" w:author="Patricia Sbrissa" w:date="2019-09-27T23:31:00Z">
              <w:rPr>
                <w:rFonts w:ascii="Arial" w:eastAsia="Times New Roman" w:hAnsi="Arial" w:cs="Arial"/>
                <w:sz w:val="24"/>
                <w:szCs w:val="24"/>
                <w:lang w:eastAsia="pt-BR"/>
              </w:rPr>
            </w:rPrChange>
          </w:rPr>
          <w:t>c</w:t>
        </w:r>
      </w:ins>
      <w:del w:id="2332" w:author="Patricia Sbrissa" w:date="2019-09-27T19:19:00Z">
        <w:r w:rsidRPr="006C12A4" w:rsidDel="00B72571">
          <w:rPr>
            <w:rFonts w:ascii="Arial" w:eastAsia="Times New Roman" w:hAnsi="Arial" w:cs="Arial"/>
            <w:sz w:val="24"/>
            <w:szCs w:val="24"/>
            <w:highlight w:val="magenta"/>
            <w:lang w:eastAsia="pt-BR"/>
            <w:rPrChange w:id="2333" w:author="Patricia Sbrissa" w:date="2019-09-27T23:31:00Z">
              <w:rPr>
                <w:rFonts w:ascii="Arial" w:eastAsia="Times New Roman" w:hAnsi="Arial" w:cs="Arial"/>
                <w:sz w:val="24"/>
                <w:szCs w:val="24"/>
                <w:lang w:eastAsia="pt-BR"/>
              </w:rPr>
            </w:rPrChange>
          </w:rPr>
          <w:delText>C</w:delText>
        </w:r>
      </w:del>
      <w:r w:rsidRPr="006C12A4">
        <w:rPr>
          <w:rFonts w:ascii="Arial" w:eastAsia="Times New Roman" w:hAnsi="Arial" w:cs="Arial"/>
          <w:sz w:val="24"/>
          <w:szCs w:val="24"/>
          <w:highlight w:val="magenta"/>
          <w:lang w:eastAsia="pt-BR"/>
          <w:rPrChange w:id="2334" w:author="Patricia Sbrissa" w:date="2019-09-27T23:31:00Z">
            <w:rPr>
              <w:rFonts w:ascii="Arial" w:eastAsia="Times New Roman" w:hAnsi="Arial" w:cs="Arial"/>
              <w:sz w:val="24"/>
              <w:szCs w:val="24"/>
              <w:lang w:eastAsia="pt-BR"/>
            </w:rPr>
          </w:rPrChange>
        </w:rPr>
        <w:t>ontribuições (</w:t>
      </w:r>
      <w:del w:id="2335" w:author="Patricia Sbrissa" w:date="2019-09-27T19:19:00Z">
        <w:r w:rsidRPr="006C12A4" w:rsidDel="002B42FC">
          <w:rPr>
            <w:rFonts w:ascii="Arial" w:eastAsia="Times New Roman" w:hAnsi="Arial" w:cs="Arial"/>
            <w:sz w:val="24"/>
            <w:szCs w:val="24"/>
            <w:highlight w:val="magenta"/>
            <w:lang w:eastAsia="pt-BR"/>
            <w:rPrChange w:id="2336" w:author="Patricia Sbrissa" w:date="2019-09-27T23:31:00Z">
              <w:rPr>
                <w:rFonts w:ascii="Arial" w:eastAsia="Times New Roman" w:hAnsi="Arial" w:cs="Arial"/>
                <w:sz w:val="24"/>
                <w:szCs w:val="24"/>
                <w:lang w:eastAsia="pt-BR"/>
              </w:rPr>
            </w:rPrChange>
          </w:rPr>
          <w:delText>sendo: Contribuições</w:delText>
        </w:r>
      </w:del>
      <w:ins w:id="2337" w:author="Patricia Sbrissa" w:date="2019-09-27T19:19:00Z">
        <w:r w:rsidR="002B42FC" w:rsidRPr="006C12A4">
          <w:rPr>
            <w:rFonts w:ascii="Arial" w:eastAsia="Times New Roman" w:hAnsi="Arial" w:cs="Arial"/>
            <w:sz w:val="24"/>
            <w:szCs w:val="24"/>
            <w:highlight w:val="magenta"/>
            <w:lang w:eastAsia="pt-BR"/>
            <w:rPrChange w:id="2338" w:author="Patricia Sbrissa" w:date="2019-09-27T23:31:00Z">
              <w:rPr>
                <w:rFonts w:ascii="Arial" w:eastAsia="Times New Roman" w:hAnsi="Arial" w:cs="Arial"/>
                <w:sz w:val="24"/>
                <w:szCs w:val="24"/>
                <w:lang w:eastAsia="pt-BR"/>
              </w:rPr>
            </w:rPrChange>
          </w:rPr>
          <w:t>s</w:t>
        </w:r>
      </w:ins>
      <w:del w:id="2339" w:author="Patricia Sbrissa" w:date="2019-09-27T19:19:00Z">
        <w:r w:rsidRPr="006C12A4" w:rsidDel="002B42FC">
          <w:rPr>
            <w:rFonts w:ascii="Arial" w:eastAsia="Times New Roman" w:hAnsi="Arial" w:cs="Arial"/>
            <w:sz w:val="24"/>
            <w:szCs w:val="24"/>
            <w:highlight w:val="magenta"/>
            <w:lang w:eastAsia="pt-BR"/>
            <w:rPrChange w:id="2340" w:author="Patricia Sbrissa" w:date="2019-09-27T23:31:00Z">
              <w:rPr>
                <w:rFonts w:ascii="Arial" w:eastAsia="Times New Roman" w:hAnsi="Arial" w:cs="Arial"/>
                <w:sz w:val="24"/>
                <w:szCs w:val="24"/>
                <w:lang w:eastAsia="pt-BR"/>
              </w:rPr>
            </w:rPrChange>
          </w:rPr>
          <w:delText xml:space="preserve"> S</w:delText>
        </w:r>
      </w:del>
      <w:r w:rsidRPr="006C12A4">
        <w:rPr>
          <w:rFonts w:ascii="Arial" w:eastAsia="Times New Roman" w:hAnsi="Arial" w:cs="Arial"/>
          <w:sz w:val="24"/>
          <w:szCs w:val="24"/>
          <w:highlight w:val="magenta"/>
          <w:lang w:eastAsia="pt-BR"/>
          <w:rPrChange w:id="2341" w:author="Patricia Sbrissa" w:date="2019-09-27T23:31:00Z">
            <w:rPr>
              <w:rFonts w:ascii="Arial" w:eastAsia="Times New Roman" w:hAnsi="Arial" w:cs="Arial"/>
              <w:sz w:val="24"/>
              <w:szCs w:val="24"/>
              <w:lang w:eastAsia="pt-BR"/>
            </w:rPr>
          </w:rPrChange>
        </w:rPr>
        <w:t>ociais</w:t>
      </w:r>
      <w:ins w:id="2342" w:author="Patricia Sbrissa" w:date="2019-09-27T19:19:00Z">
        <w:r w:rsidR="002B42FC" w:rsidRPr="006C12A4">
          <w:rPr>
            <w:rFonts w:ascii="Arial" w:eastAsia="Times New Roman" w:hAnsi="Arial" w:cs="Arial"/>
            <w:sz w:val="24"/>
            <w:szCs w:val="24"/>
            <w:highlight w:val="magenta"/>
            <w:lang w:eastAsia="pt-BR"/>
            <w:rPrChange w:id="2343" w:author="Patricia Sbrissa" w:date="2019-09-27T23:31:00Z">
              <w:rPr>
                <w:rFonts w:ascii="Arial" w:eastAsia="Times New Roman" w:hAnsi="Arial" w:cs="Arial"/>
                <w:sz w:val="24"/>
                <w:szCs w:val="24"/>
                <w:lang w:eastAsia="pt-BR"/>
              </w:rPr>
            </w:rPrChange>
          </w:rPr>
          <w:t xml:space="preserve"> </w:t>
        </w:r>
      </w:ins>
      <w:del w:id="2344" w:author="Patricia Sbrissa" w:date="2019-09-27T19:19:00Z">
        <w:r w:rsidRPr="006C12A4" w:rsidDel="002B42FC">
          <w:rPr>
            <w:rFonts w:ascii="Arial" w:eastAsia="Times New Roman" w:hAnsi="Arial" w:cs="Arial"/>
            <w:sz w:val="24"/>
            <w:szCs w:val="24"/>
            <w:highlight w:val="magenta"/>
            <w:lang w:eastAsia="pt-BR"/>
            <w:rPrChange w:id="2345" w:author="Patricia Sbrissa" w:date="2019-09-27T23:31:00Z">
              <w:rPr>
                <w:rFonts w:ascii="Arial" w:eastAsia="Times New Roman" w:hAnsi="Arial" w:cs="Arial"/>
                <w:sz w:val="24"/>
                <w:szCs w:val="24"/>
                <w:lang w:eastAsia="pt-BR"/>
              </w:rPr>
            </w:rPrChange>
          </w:rPr>
          <w:delText xml:space="preserve">, </w:delText>
        </w:r>
      </w:del>
      <w:r w:rsidRPr="006C12A4">
        <w:rPr>
          <w:rFonts w:ascii="Arial" w:eastAsia="Times New Roman" w:hAnsi="Arial" w:cs="Arial"/>
          <w:sz w:val="24"/>
          <w:szCs w:val="24"/>
          <w:highlight w:val="magenta"/>
          <w:lang w:eastAsia="pt-BR"/>
          <w:rPrChange w:id="2346" w:author="Patricia Sbrissa" w:date="2019-09-27T23:31:00Z">
            <w:rPr>
              <w:rFonts w:ascii="Arial" w:eastAsia="Times New Roman" w:hAnsi="Arial" w:cs="Arial"/>
              <w:sz w:val="24"/>
              <w:szCs w:val="24"/>
              <w:lang w:eastAsia="pt-BR"/>
            </w:rPr>
          </w:rPrChange>
        </w:rPr>
        <w:t xml:space="preserve">e de </w:t>
      </w:r>
      <w:ins w:id="2347" w:author="Patricia Sbrissa" w:date="2019-09-27T19:19:00Z">
        <w:r w:rsidR="002B42FC" w:rsidRPr="006C12A4">
          <w:rPr>
            <w:rFonts w:ascii="Arial" w:eastAsia="Times New Roman" w:hAnsi="Arial" w:cs="Arial"/>
            <w:sz w:val="24"/>
            <w:szCs w:val="24"/>
            <w:highlight w:val="magenta"/>
            <w:lang w:eastAsia="pt-BR"/>
            <w:rPrChange w:id="2348" w:author="Patricia Sbrissa" w:date="2019-09-27T23:31:00Z">
              <w:rPr>
                <w:rFonts w:ascii="Arial" w:eastAsia="Times New Roman" w:hAnsi="Arial" w:cs="Arial"/>
                <w:sz w:val="24"/>
                <w:szCs w:val="24"/>
                <w:lang w:eastAsia="pt-BR"/>
              </w:rPr>
            </w:rPrChange>
          </w:rPr>
          <w:t>i</w:t>
        </w:r>
      </w:ins>
      <w:del w:id="2349" w:author="Patricia Sbrissa" w:date="2019-09-27T19:19:00Z">
        <w:r w:rsidRPr="006C12A4" w:rsidDel="002B42FC">
          <w:rPr>
            <w:rFonts w:ascii="Arial" w:eastAsia="Times New Roman" w:hAnsi="Arial" w:cs="Arial"/>
            <w:sz w:val="24"/>
            <w:szCs w:val="24"/>
            <w:highlight w:val="magenta"/>
            <w:lang w:eastAsia="pt-BR"/>
            <w:rPrChange w:id="2350" w:author="Patricia Sbrissa" w:date="2019-09-27T23:31:00Z">
              <w:rPr>
                <w:rFonts w:ascii="Arial" w:eastAsia="Times New Roman" w:hAnsi="Arial" w:cs="Arial"/>
                <w:sz w:val="24"/>
                <w:szCs w:val="24"/>
                <w:lang w:eastAsia="pt-BR"/>
              </w:rPr>
            </w:rPrChange>
          </w:rPr>
          <w:delText>I</w:delText>
        </w:r>
      </w:del>
      <w:r w:rsidRPr="006C12A4">
        <w:rPr>
          <w:rFonts w:ascii="Arial" w:eastAsia="Times New Roman" w:hAnsi="Arial" w:cs="Arial"/>
          <w:sz w:val="24"/>
          <w:szCs w:val="24"/>
          <w:highlight w:val="magenta"/>
          <w:lang w:eastAsia="pt-BR"/>
          <w:rPrChange w:id="2351" w:author="Patricia Sbrissa" w:date="2019-09-27T23:31:00Z">
            <w:rPr>
              <w:rFonts w:ascii="Arial" w:eastAsia="Times New Roman" w:hAnsi="Arial" w:cs="Arial"/>
              <w:sz w:val="24"/>
              <w:szCs w:val="24"/>
              <w:lang w:eastAsia="pt-BR"/>
            </w:rPr>
          </w:rPrChange>
        </w:rPr>
        <w:t xml:space="preserve">ntervenção no </w:t>
      </w:r>
      <w:ins w:id="2352" w:author="Patricia Sbrissa" w:date="2019-09-27T19:19:00Z">
        <w:r w:rsidR="002B42FC" w:rsidRPr="006C12A4">
          <w:rPr>
            <w:rFonts w:ascii="Arial" w:eastAsia="Times New Roman" w:hAnsi="Arial" w:cs="Arial"/>
            <w:sz w:val="24"/>
            <w:szCs w:val="24"/>
            <w:highlight w:val="magenta"/>
            <w:lang w:eastAsia="pt-BR"/>
            <w:rPrChange w:id="2353" w:author="Patricia Sbrissa" w:date="2019-09-27T23:31:00Z">
              <w:rPr>
                <w:rFonts w:ascii="Arial" w:eastAsia="Times New Roman" w:hAnsi="Arial" w:cs="Arial"/>
                <w:sz w:val="24"/>
                <w:szCs w:val="24"/>
                <w:lang w:eastAsia="pt-BR"/>
              </w:rPr>
            </w:rPrChange>
          </w:rPr>
          <w:t>d</w:t>
        </w:r>
      </w:ins>
      <w:del w:id="2354" w:author="Patricia Sbrissa" w:date="2019-09-27T19:19:00Z">
        <w:r w:rsidRPr="006C12A4" w:rsidDel="002B42FC">
          <w:rPr>
            <w:rFonts w:ascii="Arial" w:eastAsia="Times New Roman" w:hAnsi="Arial" w:cs="Arial"/>
            <w:sz w:val="24"/>
            <w:szCs w:val="24"/>
            <w:highlight w:val="magenta"/>
            <w:lang w:eastAsia="pt-BR"/>
            <w:rPrChange w:id="2355" w:author="Patricia Sbrissa" w:date="2019-09-27T23:31:00Z">
              <w:rPr>
                <w:rFonts w:ascii="Arial" w:eastAsia="Times New Roman" w:hAnsi="Arial" w:cs="Arial"/>
                <w:sz w:val="24"/>
                <w:szCs w:val="24"/>
                <w:lang w:eastAsia="pt-BR"/>
              </w:rPr>
            </w:rPrChange>
          </w:rPr>
          <w:delText>D</w:delText>
        </w:r>
      </w:del>
      <w:r w:rsidRPr="006C12A4">
        <w:rPr>
          <w:rFonts w:ascii="Arial" w:eastAsia="Times New Roman" w:hAnsi="Arial" w:cs="Arial"/>
          <w:sz w:val="24"/>
          <w:szCs w:val="24"/>
          <w:highlight w:val="magenta"/>
          <w:lang w:eastAsia="pt-BR"/>
          <w:rPrChange w:id="2356" w:author="Patricia Sbrissa" w:date="2019-09-27T23:31:00Z">
            <w:rPr>
              <w:rFonts w:ascii="Arial" w:eastAsia="Times New Roman" w:hAnsi="Arial" w:cs="Arial"/>
              <w:sz w:val="24"/>
              <w:szCs w:val="24"/>
              <w:lang w:eastAsia="pt-BR"/>
            </w:rPr>
          </w:rPrChange>
        </w:rPr>
        <w:t xml:space="preserve">omínio </w:t>
      </w:r>
      <w:ins w:id="2357" w:author="Patricia Sbrissa" w:date="2019-09-27T19:19:00Z">
        <w:r w:rsidR="002B42FC" w:rsidRPr="006C12A4">
          <w:rPr>
            <w:rFonts w:ascii="Arial" w:eastAsia="Times New Roman" w:hAnsi="Arial" w:cs="Arial"/>
            <w:sz w:val="24"/>
            <w:szCs w:val="24"/>
            <w:highlight w:val="magenta"/>
            <w:lang w:eastAsia="pt-BR"/>
            <w:rPrChange w:id="2358" w:author="Patricia Sbrissa" w:date="2019-09-27T23:31:00Z">
              <w:rPr>
                <w:rFonts w:ascii="Arial" w:eastAsia="Times New Roman" w:hAnsi="Arial" w:cs="Arial"/>
                <w:sz w:val="24"/>
                <w:szCs w:val="24"/>
                <w:lang w:eastAsia="pt-BR"/>
              </w:rPr>
            </w:rPrChange>
          </w:rPr>
          <w:t>e</w:t>
        </w:r>
      </w:ins>
      <w:del w:id="2359" w:author="Patricia Sbrissa" w:date="2019-09-27T19:19:00Z">
        <w:r w:rsidRPr="006C12A4" w:rsidDel="002B42FC">
          <w:rPr>
            <w:rFonts w:ascii="Arial" w:eastAsia="Times New Roman" w:hAnsi="Arial" w:cs="Arial"/>
            <w:sz w:val="24"/>
            <w:szCs w:val="24"/>
            <w:highlight w:val="magenta"/>
            <w:lang w:eastAsia="pt-BR"/>
            <w:rPrChange w:id="2360" w:author="Patricia Sbrissa" w:date="2019-09-27T23:31:00Z">
              <w:rPr>
                <w:rFonts w:ascii="Arial" w:eastAsia="Times New Roman" w:hAnsi="Arial" w:cs="Arial"/>
                <w:sz w:val="24"/>
                <w:szCs w:val="24"/>
                <w:lang w:eastAsia="pt-BR"/>
              </w:rPr>
            </w:rPrChange>
          </w:rPr>
          <w:delText>E</w:delText>
        </w:r>
      </w:del>
      <w:r w:rsidRPr="006C12A4">
        <w:rPr>
          <w:rFonts w:ascii="Arial" w:eastAsia="Times New Roman" w:hAnsi="Arial" w:cs="Arial"/>
          <w:sz w:val="24"/>
          <w:szCs w:val="24"/>
          <w:highlight w:val="magenta"/>
          <w:lang w:eastAsia="pt-BR"/>
          <w:rPrChange w:id="2361" w:author="Patricia Sbrissa" w:date="2019-09-27T23:31:00Z">
            <w:rPr>
              <w:rFonts w:ascii="Arial" w:eastAsia="Times New Roman" w:hAnsi="Arial" w:cs="Arial"/>
              <w:sz w:val="24"/>
              <w:szCs w:val="24"/>
              <w:lang w:eastAsia="pt-BR"/>
            </w:rPr>
          </w:rPrChange>
        </w:rPr>
        <w:t>conômico)</w:t>
      </w:r>
      <w:ins w:id="2362" w:author="Patricia Sbrissa" w:date="2019-09-27T19:20:00Z">
        <w:r w:rsidR="002B42FC" w:rsidRPr="006C12A4">
          <w:rPr>
            <w:rFonts w:ascii="Arial" w:eastAsia="Times New Roman" w:hAnsi="Arial" w:cs="Arial"/>
            <w:sz w:val="24"/>
            <w:szCs w:val="24"/>
            <w:highlight w:val="magenta"/>
            <w:lang w:eastAsia="pt-BR"/>
            <w:rPrChange w:id="2363" w:author="Patricia Sbrissa" w:date="2019-09-27T23:31:00Z">
              <w:rPr>
                <w:rFonts w:ascii="Arial" w:eastAsia="Times New Roman" w:hAnsi="Arial" w:cs="Arial"/>
                <w:sz w:val="24"/>
                <w:szCs w:val="24"/>
                <w:lang w:eastAsia="pt-BR"/>
              </w:rPr>
            </w:rPrChange>
          </w:rPr>
          <w:t>.</w:t>
        </w:r>
      </w:ins>
      <w:del w:id="2364" w:author="Patricia Sbrissa" w:date="2019-09-27T19:20:00Z">
        <w:r w:rsidRPr="006C12A4" w:rsidDel="002B42FC">
          <w:rPr>
            <w:rFonts w:ascii="Arial" w:eastAsia="Times New Roman" w:hAnsi="Arial" w:cs="Arial"/>
            <w:sz w:val="24"/>
            <w:szCs w:val="24"/>
            <w:highlight w:val="magenta"/>
            <w:lang w:eastAsia="pt-BR"/>
            <w:rPrChange w:id="2365" w:author="Patricia Sbrissa" w:date="2019-09-27T23:31:00Z">
              <w:rPr>
                <w:rFonts w:ascii="Arial" w:eastAsia="Times New Roman" w:hAnsi="Arial" w:cs="Arial"/>
                <w:sz w:val="24"/>
                <w:szCs w:val="24"/>
                <w:lang w:eastAsia="pt-BR"/>
              </w:rPr>
            </w:rPrChange>
          </w:rPr>
          <w:delText xml:space="preserve">; </w:delText>
        </w:r>
      </w:del>
    </w:p>
    <w:p w14:paraId="31B076CA" w14:textId="77777777" w:rsidR="00511BC2" w:rsidRPr="006C12A4" w:rsidRDefault="00511BC2">
      <w:pPr>
        <w:ind w:firstLine="0"/>
        <w:rPr>
          <w:rFonts w:ascii="Arial" w:eastAsia="Times New Roman" w:hAnsi="Arial" w:cs="Arial"/>
          <w:sz w:val="24"/>
          <w:szCs w:val="24"/>
          <w:highlight w:val="magenta"/>
          <w:lang w:eastAsia="pt-BR"/>
          <w:rPrChange w:id="2366" w:author="Patricia Sbrissa" w:date="2019-09-27T23:31:00Z">
            <w:rPr>
              <w:rFonts w:ascii="Arial" w:eastAsia="Times New Roman" w:hAnsi="Arial" w:cs="Arial"/>
              <w:sz w:val="24"/>
              <w:szCs w:val="24"/>
              <w:lang w:eastAsia="pt-BR"/>
            </w:rPr>
          </w:rPrChange>
        </w:rPr>
        <w:pPrChange w:id="2367" w:author="Patricia Sbrissa" w:date="2019-09-27T19:20:00Z">
          <w:pPr>
            <w:ind w:firstLine="708"/>
          </w:pPr>
        </w:pPrChange>
      </w:pPr>
    </w:p>
    <w:p w14:paraId="7E678A5E" w14:textId="77777777" w:rsidR="006C12A4" w:rsidRDefault="00511BC2" w:rsidP="00F86FB8">
      <w:pPr>
        <w:ind w:firstLine="0"/>
        <w:rPr>
          <w:ins w:id="2368" w:author="Patricia Sbrissa" w:date="2019-09-27T23:32:00Z"/>
          <w:rFonts w:ascii="Arial" w:eastAsia="Times New Roman" w:hAnsi="Arial" w:cs="Arial"/>
          <w:b/>
          <w:bCs/>
          <w:sz w:val="24"/>
          <w:szCs w:val="24"/>
          <w:highlight w:val="magenta"/>
          <w:lang w:eastAsia="pt-BR"/>
        </w:rPr>
      </w:pPr>
      <w:r w:rsidRPr="006C12A4">
        <w:rPr>
          <w:rFonts w:ascii="Arial" w:eastAsia="Times New Roman" w:hAnsi="Arial" w:cs="Arial"/>
          <w:b/>
          <w:bCs/>
          <w:sz w:val="24"/>
          <w:szCs w:val="24"/>
          <w:highlight w:val="magenta"/>
          <w:lang w:eastAsia="pt-BR"/>
          <w:rPrChange w:id="2369" w:author="Patricia Sbrissa" w:date="2019-09-27T23:31:00Z">
            <w:rPr>
              <w:rFonts w:ascii="Arial" w:eastAsia="Times New Roman" w:hAnsi="Arial" w:cs="Arial"/>
              <w:sz w:val="24"/>
              <w:szCs w:val="24"/>
              <w:lang w:eastAsia="pt-BR"/>
            </w:rPr>
          </w:rPrChange>
        </w:rPr>
        <w:t xml:space="preserve">2) </w:t>
      </w:r>
      <w:r w:rsidRPr="006C12A4">
        <w:rPr>
          <w:rFonts w:ascii="Arial" w:eastAsia="Times New Roman" w:hAnsi="Arial" w:cs="Arial"/>
          <w:b/>
          <w:bCs/>
          <w:sz w:val="24"/>
          <w:szCs w:val="24"/>
          <w:highlight w:val="magenta"/>
          <w:lang w:eastAsia="pt-BR"/>
          <w:rPrChange w:id="2370" w:author="Patricia Sbrissa" w:date="2019-09-27T23:31:00Z">
            <w:rPr>
              <w:rFonts w:ascii="Arial" w:eastAsia="Times New Roman" w:hAnsi="Arial" w:cs="Arial"/>
              <w:sz w:val="24"/>
              <w:szCs w:val="24"/>
              <w:u w:val="single"/>
              <w:lang w:eastAsia="pt-BR"/>
            </w:rPr>
          </w:rPrChange>
        </w:rPr>
        <w:t xml:space="preserve">As </w:t>
      </w:r>
      <w:ins w:id="2371" w:author="Patricia Sbrissa" w:date="2019-09-27T19:20:00Z">
        <w:r w:rsidR="00242AAD" w:rsidRPr="006C12A4">
          <w:rPr>
            <w:rFonts w:ascii="Arial" w:eastAsia="Times New Roman" w:hAnsi="Arial" w:cs="Arial"/>
            <w:b/>
            <w:bCs/>
            <w:sz w:val="24"/>
            <w:szCs w:val="24"/>
            <w:highlight w:val="magenta"/>
            <w:lang w:eastAsia="pt-BR"/>
            <w:rPrChange w:id="2372" w:author="Patricia Sbrissa" w:date="2019-09-27T23:31:00Z">
              <w:rPr>
                <w:rFonts w:ascii="Arial" w:eastAsia="Times New Roman" w:hAnsi="Arial" w:cs="Arial"/>
                <w:b/>
                <w:bCs/>
                <w:sz w:val="24"/>
                <w:szCs w:val="24"/>
                <w:lang w:eastAsia="pt-BR"/>
              </w:rPr>
            </w:rPrChange>
          </w:rPr>
          <w:t>l</w:t>
        </w:r>
      </w:ins>
      <w:del w:id="2373" w:author="Patricia Sbrissa" w:date="2019-09-27T19:20:00Z">
        <w:r w:rsidRPr="006C12A4" w:rsidDel="00242AAD">
          <w:rPr>
            <w:rFonts w:ascii="Arial" w:eastAsia="Times New Roman" w:hAnsi="Arial" w:cs="Arial"/>
            <w:b/>
            <w:bCs/>
            <w:sz w:val="24"/>
            <w:szCs w:val="24"/>
            <w:highlight w:val="magenta"/>
            <w:lang w:eastAsia="pt-BR"/>
            <w:rPrChange w:id="2374" w:author="Patricia Sbrissa" w:date="2019-09-27T23:31:00Z">
              <w:rPr>
                <w:rFonts w:ascii="Arial" w:eastAsia="Times New Roman" w:hAnsi="Arial" w:cs="Arial"/>
                <w:sz w:val="24"/>
                <w:szCs w:val="24"/>
                <w:u w:val="single"/>
                <w:lang w:eastAsia="pt-BR"/>
              </w:rPr>
            </w:rPrChange>
          </w:rPr>
          <w:delText>L</w:delText>
        </w:r>
      </w:del>
      <w:r w:rsidRPr="006C12A4">
        <w:rPr>
          <w:rFonts w:ascii="Arial" w:eastAsia="Times New Roman" w:hAnsi="Arial" w:cs="Arial"/>
          <w:b/>
          <w:bCs/>
          <w:sz w:val="24"/>
          <w:szCs w:val="24"/>
          <w:highlight w:val="magenta"/>
          <w:lang w:eastAsia="pt-BR"/>
          <w:rPrChange w:id="2375" w:author="Patricia Sbrissa" w:date="2019-09-27T23:31:00Z">
            <w:rPr>
              <w:rFonts w:ascii="Arial" w:eastAsia="Times New Roman" w:hAnsi="Arial" w:cs="Arial"/>
              <w:sz w:val="24"/>
              <w:szCs w:val="24"/>
              <w:u w:val="single"/>
              <w:lang w:eastAsia="pt-BR"/>
            </w:rPr>
          </w:rPrChange>
        </w:rPr>
        <w:t xml:space="preserve">imitações ao </w:t>
      </w:r>
      <w:ins w:id="2376" w:author="Patricia Sbrissa" w:date="2019-09-27T19:20:00Z">
        <w:r w:rsidR="00242AAD" w:rsidRPr="006C12A4">
          <w:rPr>
            <w:rFonts w:ascii="Arial" w:eastAsia="Times New Roman" w:hAnsi="Arial" w:cs="Arial"/>
            <w:b/>
            <w:bCs/>
            <w:sz w:val="24"/>
            <w:szCs w:val="24"/>
            <w:highlight w:val="magenta"/>
            <w:lang w:eastAsia="pt-BR"/>
            <w:rPrChange w:id="2377" w:author="Patricia Sbrissa" w:date="2019-09-27T23:31:00Z">
              <w:rPr>
                <w:rFonts w:ascii="Arial" w:eastAsia="Times New Roman" w:hAnsi="Arial" w:cs="Arial"/>
                <w:b/>
                <w:bCs/>
                <w:sz w:val="24"/>
                <w:szCs w:val="24"/>
                <w:lang w:eastAsia="pt-BR"/>
              </w:rPr>
            </w:rPrChange>
          </w:rPr>
          <w:t>p</w:t>
        </w:r>
      </w:ins>
      <w:del w:id="2378" w:author="Patricia Sbrissa" w:date="2019-09-27T19:20:00Z">
        <w:r w:rsidRPr="006C12A4" w:rsidDel="00242AAD">
          <w:rPr>
            <w:rFonts w:ascii="Arial" w:eastAsia="Times New Roman" w:hAnsi="Arial" w:cs="Arial"/>
            <w:b/>
            <w:bCs/>
            <w:sz w:val="24"/>
            <w:szCs w:val="24"/>
            <w:highlight w:val="magenta"/>
            <w:lang w:eastAsia="pt-BR"/>
            <w:rPrChange w:id="2379" w:author="Patricia Sbrissa" w:date="2019-09-27T23:31:00Z">
              <w:rPr>
                <w:rFonts w:ascii="Arial" w:eastAsia="Times New Roman" w:hAnsi="Arial" w:cs="Arial"/>
                <w:sz w:val="24"/>
                <w:szCs w:val="24"/>
                <w:u w:val="single"/>
                <w:lang w:eastAsia="pt-BR"/>
              </w:rPr>
            </w:rPrChange>
          </w:rPr>
          <w:delText>P</w:delText>
        </w:r>
      </w:del>
      <w:r w:rsidRPr="006C12A4">
        <w:rPr>
          <w:rFonts w:ascii="Arial" w:eastAsia="Times New Roman" w:hAnsi="Arial" w:cs="Arial"/>
          <w:b/>
          <w:bCs/>
          <w:sz w:val="24"/>
          <w:szCs w:val="24"/>
          <w:highlight w:val="magenta"/>
          <w:lang w:eastAsia="pt-BR"/>
          <w:rPrChange w:id="2380" w:author="Patricia Sbrissa" w:date="2019-09-27T23:31:00Z">
            <w:rPr>
              <w:rFonts w:ascii="Arial" w:eastAsia="Times New Roman" w:hAnsi="Arial" w:cs="Arial"/>
              <w:sz w:val="24"/>
              <w:szCs w:val="24"/>
              <w:u w:val="single"/>
              <w:lang w:eastAsia="pt-BR"/>
            </w:rPr>
          </w:rPrChange>
        </w:rPr>
        <w:t xml:space="preserve">oder de </w:t>
      </w:r>
      <w:ins w:id="2381" w:author="Patricia Sbrissa" w:date="2019-09-27T19:20:00Z">
        <w:r w:rsidR="00242AAD" w:rsidRPr="006C12A4">
          <w:rPr>
            <w:rFonts w:ascii="Arial" w:eastAsia="Times New Roman" w:hAnsi="Arial" w:cs="Arial"/>
            <w:b/>
            <w:bCs/>
            <w:sz w:val="24"/>
            <w:szCs w:val="24"/>
            <w:highlight w:val="magenta"/>
            <w:lang w:eastAsia="pt-BR"/>
            <w:rPrChange w:id="2382" w:author="Patricia Sbrissa" w:date="2019-09-27T23:31:00Z">
              <w:rPr>
                <w:rFonts w:ascii="Arial" w:eastAsia="Times New Roman" w:hAnsi="Arial" w:cs="Arial"/>
                <w:b/>
                <w:bCs/>
                <w:sz w:val="24"/>
                <w:szCs w:val="24"/>
                <w:lang w:eastAsia="pt-BR"/>
              </w:rPr>
            </w:rPrChange>
          </w:rPr>
          <w:t>t</w:t>
        </w:r>
      </w:ins>
      <w:del w:id="2383" w:author="Patricia Sbrissa" w:date="2019-09-27T19:20:00Z">
        <w:r w:rsidRPr="006C12A4" w:rsidDel="00242AAD">
          <w:rPr>
            <w:rFonts w:ascii="Arial" w:eastAsia="Times New Roman" w:hAnsi="Arial" w:cs="Arial"/>
            <w:b/>
            <w:bCs/>
            <w:sz w:val="24"/>
            <w:szCs w:val="24"/>
            <w:highlight w:val="magenta"/>
            <w:lang w:eastAsia="pt-BR"/>
            <w:rPrChange w:id="2384" w:author="Patricia Sbrissa" w:date="2019-09-27T23:31:00Z">
              <w:rPr>
                <w:rFonts w:ascii="Arial" w:eastAsia="Times New Roman" w:hAnsi="Arial" w:cs="Arial"/>
                <w:sz w:val="24"/>
                <w:szCs w:val="24"/>
                <w:u w:val="single"/>
                <w:lang w:eastAsia="pt-BR"/>
              </w:rPr>
            </w:rPrChange>
          </w:rPr>
          <w:delText>T</w:delText>
        </w:r>
      </w:del>
      <w:r w:rsidRPr="006C12A4">
        <w:rPr>
          <w:rFonts w:ascii="Arial" w:eastAsia="Times New Roman" w:hAnsi="Arial" w:cs="Arial"/>
          <w:b/>
          <w:bCs/>
          <w:sz w:val="24"/>
          <w:szCs w:val="24"/>
          <w:highlight w:val="magenta"/>
          <w:lang w:eastAsia="pt-BR"/>
          <w:rPrChange w:id="2385" w:author="Patricia Sbrissa" w:date="2019-09-27T23:31:00Z">
            <w:rPr>
              <w:rFonts w:ascii="Arial" w:eastAsia="Times New Roman" w:hAnsi="Arial" w:cs="Arial"/>
              <w:sz w:val="24"/>
              <w:szCs w:val="24"/>
              <w:u w:val="single"/>
              <w:lang w:eastAsia="pt-BR"/>
            </w:rPr>
          </w:rPrChange>
        </w:rPr>
        <w:t>ributar</w:t>
      </w:r>
    </w:p>
    <w:p w14:paraId="59C9DE46" w14:textId="09944C07" w:rsidR="00511BC2" w:rsidRPr="006C12A4" w:rsidDel="00A10030" w:rsidRDefault="00511BC2" w:rsidP="00F86FB8">
      <w:pPr>
        <w:ind w:firstLine="0"/>
        <w:rPr>
          <w:del w:id="2386" w:author="Patricia Sbrissa" w:date="2019-09-27T19:03:00Z"/>
          <w:rFonts w:ascii="Arial" w:eastAsia="Times New Roman" w:hAnsi="Arial" w:cs="Arial"/>
          <w:sz w:val="24"/>
          <w:szCs w:val="24"/>
          <w:highlight w:val="magenta"/>
          <w:lang w:eastAsia="pt-BR"/>
          <w:rPrChange w:id="2387" w:author="Patricia Sbrissa" w:date="2019-09-27T23:31:00Z">
            <w:rPr>
              <w:del w:id="2388" w:author="Patricia Sbrissa" w:date="2019-09-27T19:03:00Z"/>
              <w:rFonts w:ascii="Arial" w:eastAsia="Times New Roman" w:hAnsi="Arial" w:cs="Arial"/>
              <w:sz w:val="24"/>
              <w:szCs w:val="24"/>
              <w:lang w:eastAsia="pt-BR"/>
            </w:rPr>
          </w:rPrChange>
        </w:rPr>
        <w:pPrChange w:id="2389" w:author="Patricia Sbrissa" w:date="2019-09-27T22:51:00Z">
          <w:pPr>
            <w:ind w:left="708" w:firstLine="0"/>
          </w:pPr>
        </w:pPrChange>
      </w:pPr>
      <w:del w:id="2390" w:author="Patricia Sbrissa" w:date="2019-09-27T23:32:00Z">
        <w:r w:rsidRPr="006C12A4" w:rsidDel="006C12A4">
          <w:rPr>
            <w:rFonts w:ascii="Arial" w:eastAsia="Times New Roman" w:hAnsi="Arial" w:cs="Arial"/>
            <w:b/>
            <w:bCs/>
            <w:sz w:val="24"/>
            <w:szCs w:val="24"/>
            <w:highlight w:val="magenta"/>
            <w:lang w:eastAsia="pt-BR"/>
            <w:rPrChange w:id="2391" w:author="Patricia Sbrissa" w:date="2019-09-27T23:31:00Z">
              <w:rPr>
                <w:rFonts w:ascii="Arial" w:eastAsia="Times New Roman" w:hAnsi="Arial" w:cs="Arial"/>
                <w:sz w:val="24"/>
                <w:szCs w:val="24"/>
                <w:lang w:eastAsia="pt-BR"/>
              </w:rPr>
            </w:rPrChange>
          </w:rPr>
          <w:delText xml:space="preserve">: </w:delText>
        </w:r>
        <w:r w:rsidRPr="006C12A4" w:rsidDel="006C12A4">
          <w:rPr>
            <w:rFonts w:ascii="Arial" w:eastAsia="Times New Roman" w:hAnsi="Arial" w:cs="Arial"/>
            <w:sz w:val="24"/>
            <w:szCs w:val="24"/>
            <w:highlight w:val="magenta"/>
            <w:lang w:eastAsia="pt-BR"/>
            <w:rPrChange w:id="2392" w:author="Patricia Sbrissa" w:date="2019-09-27T23:31:00Z">
              <w:rPr>
                <w:rFonts w:ascii="Arial" w:eastAsia="Times New Roman" w:hAnsi="Arial" w:cs="Arial"/>
                <w:sz w:val="24"/>
                <w:szCs w:val="24"/>
                <w:lang w:eastAsia="pt-BR"/>
              </w:rPr>
            </w:rPrChange>
          </w:rPr>
          <w:delText>s</w:delText>
        </w:r>
      </w:del>
      <w:ins w:id="2393" w:author="Patricia Sbrissa" w:date="2019-09-27T23:32:00Z">
        <w:r w:rsidR="006C12A4">
          <w:rPr>
            <w:rFonts w:ascii="Arial" w:eastAsia="Times New Roman" w:hAnsi="Arial" w:cs="Arial"/>
            <w:sz w:val="24"/>
            <w:szCs w:val="24"/>
            <w:highlight w:val="magenta"/>
            <w:lang w:eastAsia="pt-BR"/>
          </w:rPr>
          <w:t>S</w:t>
        </w:r>
      </w:ins>
      <w:r w:rsidRPr="006C12A4">
        <w:rPr>
          <w:rFonts w:ascii="Arial" w:eastAsia="Times New Roman" w:hAnsi="Arial" w:cs="Arial"/>
          <w:sz w:val="24"/>
          <w:szCs w:val="24"/>
          <w:highlight w:val="magenta"/>
          <w:lang w:eastAsia="pt-BR"/>
          <w:rPrChange w:id="2394" w:author="Patricia Sbrissa" w:date="2019-09-27T23:31:00Z">
            <w:rPr>
              <w:rFonts w:ascii="Arial" w:eastAsia="Times New Roman" w:hAnsi="Arial" w:cs="Arial"/>
              <w:sz w:val="24"/>
              <w:szCs w:val="24"/>
              <w:lang w:eastAsia="pt-BR"/>
            </w:rPr>
          </w:rPrChange>
        </w:rPr>
        <w:t>ão regras de competência</w:t>
      </w:r>
      <w:del w:id="2395" w:author="Patricia Sbrissa" w:date="2019-09-27T19:20:00Z">
        <w:r w:rsidRPr="006C12A4" w:rsidDel="00242AAD">
          <w:rPr>
            <w:rFonts w:ascii="Arial" w:eastAsia="Times New Roman" w:hAnsi="Arial" w:cs="Arial"/>
            <w:sz w:val="24"/>
            <w:szCs w:val="24"/>
            <w:highlight w:val="magenta"/>
            <w:lang w:eastAsia="pt-BR"/>
            <w:rPrChange w:id="2396" w:author="Patricia Sbrissa" w:date="2019-09-27T23:31:00Z">
              <w:rPr>
                <w:rFonts w:ascii="Arial" w:eastAsia="Times New Roman" w:hAnsi="Arial" w:cs="Arial"/>
                <w:sz w:val="24"/>
                <w:szCs w:val="24"/>
                <w:lang w:eastAsia="pt-BR"/>
              </w:rPr>
            </w:rPrChange>
          </w:rPr>
          <w:delText>,</w:delText>
        </w:r>
      </w:del>
      <w:r w:rsidRPr="006C12A4">
        <w:rPr>
          <w:rFonts w:ascii="Arial" w:eastAsia="Times New Roman" w:hAnsi="Arial" w:cs="Arial"/>
          <w:sz w:val="24"/>
          <w:szCs w:val="24"/>
          <w:highlight w:val="magenta"/>
          <w:lang w:eastAsia="pt-BR"/>
          <w:rPrChange w:id="2397" w:author="Patricia Sbrissa" w:date="2019-09-27T23:31:00Z">
            <w:rPr>
              <w:rFonts w:ascii="Arial" w:eastAsia="Times New Roman" w:hAnsi="Arial" w:cs="Arial"/>
              <w:sz w:val="24"/>
              <w:szCs w:val="24"/>
              <w:lang w:eastAsia="pt-BR"/>
            </w:rPr>
          </w:rPrChange>
        </w:rPr>
        <w:t xml:space="preserve"> previstas nos arts. 150</w:t>
      </w:r>
      <w:ins w:id="2398" w:author="Patricia Sbrissa" w:date="2019-09-27T19:20:00Z">
        <w:r w:rsidR="00242AAD" w:rsidRPr="006C12A4">
          <w:rPr>
            <w:rFonts w:ascii="Arial" w:eastAsia="Times New Roman" w:hAnsi="Arial" w:cs="Arial"/>
            <w:sz w:val="24"/>
            <w:szCs w:val="24"/>
            <w:highlight w:val="magenta"/>
            <w:lang w:eastAsia="pt-BR"/>
            <w:rPrChange w:id="2399" w:author="Patricia Sbrissa" w:date="2019-09-27T23:31:00Z">
              <w:rPr>
                <w:rFonts w:ascii="Arial" w:eastAsia="Times New Roman" w:hAnsi="Arial" w:cs="Arial"/>
                <w:sz w:val="24"/>
                <w:szCs w:val="24"/>
                <w:lang w:eastAsia="pt-BR"/>
              </w:rPr>
            </w:rPrChange>
          </w:rPr>
          <w:t>, 151 e</w:t>
        </w:r>
      </w:ins>
      <w:del w:id="2400" w:author="Patricia Sbrissa" w:date="2019-09-27T19:20:00Z">
        <w:r w:rsidRPr="006C12A4" w:rsidDel="00242AAD">
          <w:rPr>
            <w:rFonts w:ascii="Arial" w:eastAsia="Times New Roman" w:hAnsi="Arial" w:cs="Arial"/>
            <w:sz w:val="24"/>
            <w:szCs w:val="24"/>
            <w:highlight w:val="magenta"/>
            <w:lang w:eastAsia="pt-BR"/>
            <w:rPrChange w:id="2401" w:author="Patricia Sbrissa" w:date="2019-09-27T23:31:00Z">
              <w:rPr>
                <w:rFonts w:ascii="Arial" w:eastAsia="Times New Roman" w:hAnsi="Arial" w:cs="Arial"/>
                <w:sz w:val="24"/>
                <w:szCs w:val="24"/>
                <w:lang w:eastAsia="pt-BR"/>
              </w:rPr>
            </w:rPrChange>
          </w:rPr>
          <w:delText xml:space="preserve"> a</w:delText>
        </w:r>
      </w:del>
      <w:r w:rsidRPr="006C12A4">
        <w:rPr>
          <w:rFonts w:ascii="Arial" w:eastAsia="Times New Roman" w:hAnsi="Arial" w:cs="Arial"/>
          <w:sz w:val="24"/>
          <w:szCs w:val="24"/>
          <w:highlight w:val="magenta"/>
          <w:lang w:eastAsia="pt-BR"/>
          <w:rPrChange w:id="2402" w:author="Patricia Sbrissa" w:date="2019-09-27T23:31:00Z">
            <w:rPr>
              <w:rFonts w:ascii="Arial" w:eastAsia="Times New Roman" w:hAnsi="Arial" w:cs="Arial"/>
              <w:sz w:val="24"/>
              <w:szCs w:val="24"/>
              <w:lang w:eastAsia="pt-BR"/>
            </w:rPr>
          </w:rPrChange>
        </w:rPr>
        <w:t xml:space="preserve"> 152 da</w:t>
      </w:r>
      <w:ins w:id="2403" w:author="Patricia Sbrissa" w:date="2019-09-27T19:20:00Z">
        <w:r w:rsidR="00242AAD" w:rsidRPr="006C12A4">
          <w:rPr>
            <w:rFonts w:ascii="Arial" w:eastAsia="Times New Roman" w:hAnsi="Arial" w:cs="Arial"/>
            <w:sz w:val="24"/>
            <w:szCs w:val="24"/>
            <w:highlight w:val="magenta"/>
            <w:lang w:eastAsia="pt-BR"/>
            <w:rPrChange w:id="2404" w:author="Patricia Sbrissa" w:date="2019-09-27T23:31:00Z">
              <w:rPr>
                <w:rFonts w:ascii="Arial" w:eastAsia="Times New Roman" w:hAnsi="Arial" w:cs="Arial"/>
                <w:sz w:val="24"/>
                <w:szCs w:val="24"/>
                <w:lang w:eastAsia="pt-BR"/>
              </w:rPr>
            </w:rPrChange>
          </w:rPr>
          <w:t xml:space="preserve"> Constituição de 1988</w:t>
        </w:r>
      </w:ins>
      <w:ins w:id="2405" w:author="Patricia Sbrissa" w:date="2019-09-27T19:21:00Z">
        <w:r w:rsidR="00D31314" w:rsidRPr="006C12A4">
          <w:rPr>
            <w:rFonts w:ascii="Arial" w:eastAsia="Times New Roman" w:hAnsi="Arial" w:cs="Arial"/>
            <w:sz w:val="24"/>
            <w:szCs w:val="24"/>
            <w:highlight w:val="magenta"/>
            <w:lang w:eastAsia="pt-BR"/>
            <w:rPrChange w:id="2406" w:author="Patricia Sbrissa" w:date="2019-09-27T23:31:00Z">
              <w:rPr>
                <w:rFonts w:ascii="Arial" w:eastAsia="Times New Roman" w:hAnsi="Arial" w:cs="Arial"/>
                <w:sz w:val="24"/>
                <w:szCs w:val="24"/>
                <w:lang w:eastAsia="pt-BR"/>
              </w:rPr>
            </w:rPrChange>
          </w:rPr>
          <w:t xml:space="preserve">, as quais preveem </w:t>
        </w:r>
      </w:ins>
      <w:del w:id="2407" w:author="Patricia Sbrissa" w:date="2019-09-27T19:20:00Z">
        <w:r w:rsidRPr="006C12A4" w:rsidDel="00242AAD">
          <w:rPr>
            <w:rFonts w:ascii="Arial" w:eastAsia="Times New Roman" w:hAnsi="Arial" w:cs="Arial"/>
            <w:sz w:val="24"/>
            <w:szCs w:val="24"/>
            <w:highlight w:val="magenta"/>
            <w:lang w:eastAsia="pt-BR"/>
            <w:rPrChange w:id="2408" w:author="Patricia Sbrissa" w:date="2019-09-27T23:31:00Z">
              <w:rPr>
                <w:rFonts w:ascii="Arial" w:eastAsia="Times New Roman" w:hAnsi="Arial" w:cs="Arial"/>
                <w:sz w:val="24"/>
                <w:szCs w:val="24"/>
                <w:lang w:eastAsia="pt-BR"/>
              </w:rPr>
            </w:rPrChange>
          </w:rPr>
          <w:delText xml:space="preserve"> </w:delText>
        </w:r>
      </w:del>
      <w:ins w:id="2409" w:author="Patricia Sbrissa" w:date="2019-09-27T19:21:00Z">
        <w:r w:rsidR="00D31314" w:rsidRPr="006C12A4">
          <w:rPr>
            <w:rFonts w:ascii="Arial" w:eastAsia="Times New Roman" w:hAnsi="Arial" w:cs="Arial"/>
            <w:sz w:val="24"/>
            <w:szCs w:val="24"/>
            <w:highlight w:val="magenta"/>
            <w:lang w:eastAsia="pt-BR"/>
            <w:rPrChange w:id="2410" w:author="Patricia Sbrissa" w:date="2019-09-27T23:31:00Z">
              <w:rPr>
                <w:rFonts w:ascii="Arial" w:eastAsia="Times New Roman" w:hAnsi="Arial" w:cs="Arial"/>
                <w:sz w:val="24"/>
                <w:szCs w:val="24"/>
                <w:lang w:eastAsia="pt-BR"/>
              </w:rPr>
            </w:rPrChange>
          </w:rPr>
          <w:t xml:space="preserve">uma espécie de </w:t>
        </w:r>
      </w:ins>
      <w:del w:id="2411" w:author="Patricia Sbrissa" w:date="2019-09-27T19:21:00Z">
        <w:r w:rsidRPr="006C12A4" w:rsidDel="00D31314">
          <w:rPr>
            <w:rFonts w:ascii="Arial" w:eastAsia="Times New Roman" w:hAnsi="Arial" w:cs="Arial"/>
            <w:sz w:val="24"/>
            <w:szCs w:val="24"/>
            <w:highlight w:val="magenta"/>
            <w:lang w:eastAsia="pt-BR"/>
            <w:rPrChange w:id="2412" w:author="Patricia Sbrissa" w:date="2019-09-27T23:31:00Z">
              <w:rPr>
                <w:rFonts w:ascii="Arial" w:eastAsia="Times New Roman" w:hAnsi="Arial" w:cs="Arial"/>
                <w:sz w:val="24"/>
                <w:szCs w:val="24"/>
                <w:lang w:eastAsia="pt-BR"/>
              </w:rPr>
            </w:rPrChange>
          </w:rPr>
          <w:delText>CF/88, prevendo o</w:delText>
        </w:r>
      </w:del>
      <w:ins w:id="2413" w:author="Patricia Sbrissa" w:date="2019-09-27T19:21:00Z">
        <w:r w:rsidR="00D31314" w:rsidRPr="006C12A4">
          <w:rPr>
            <w:rFonts w:ascii="Arial" w:eastAsia="Times New Roman" w:hAnsi="Arial" w:cs="Arial"/>
            <w:sz w:val="24"/>
            <w:szCs w:val="24"/>
            <w:highlight w:val="magenta"/>
            <w:lang w:eastAsia="pt-BR"/>
            <w:rPrChange w:id="2414" w:author="Patricia Sbrissa" w:date="2019-09-27T23:31:00Z">
              <w:rPr>
                <w:rFonts w:ascii="Arial" w:eastAsia="Times New Roman" w:hAnsi="Arial" w:cs="Arial"/>
                <w:sz w:val="24"/>
                <w:szCs w:val="24"/>
                <w:lang w:eastAsia="pt-BR"/>
              </w:rPr>
            </w:rPrChange>
          </w:rPr>
          <w:t>“</w:t>
        </w:r>
      </w:ins>
      <w:del w:id="2415" w:author="Patricia Sbrissa" w:date="2019-09-27T19:21:00Z">
        <w:r w:rsidRPr="006C12A4" w:rsidDel="00D31314">
          <w:rPr>
            <w:rFonts w:ascii="Arial" w:eastAsia="Times New Roman" w:hAnsi="Arial" w:cs="Arial"/>
            <w:sz w:val="24"/>
            <w:szCs w:val="24"/>
            <w:highlight w:val="magenta"/>
            <w:lang w:eastAsia="pt-BR"/>
            <w:rPrChange w:id="2416" w:author="Patricia Sbrissa" w:date="2019-09-27T23:31:00Z">
              <w:rPr>
                <w:rFonts w:ascii="Arial" w:eastAsia="Times New Roman" w:hAnsi="Arial" w:cs="Arial"/>
                <w:sz w:val="24"/>
                <w:szCs w:val="24"/>
                <w:lang w:eastAsia="pt-BR"/>
              </w:rPr>
            </w:rPrChange>
          </w:rPr>
          <w:delText xml:space="preserve"> </w:delText>
        </w:r>
      </w:del>
      <w:r w:rsidRPr="006C12A4">
        <w:rPr>
          <w:rFonts w:ascii="Arial" w:eastAsia="Times New Roman" w:hAnsi="Arial" w:cs="Arial"/>
          <w:sz w:val="24"/>
          <w:szCs w:val="24"/>
          <w:highlight w:val="magenta"/>
          <w:lang w:eastAsia="pt-BR"/>
          <w:rPrChange w:id="2417" w:author="Patricia Sbrissa" w:date="2019-09-27T23:31:00Z">
            <w:rPr>
              <w:rFonts w:ascii="Arial" w:eastAsia="Times New Roman" w:hAnsi="Arial" w:cs="Arial"/>
              <w:sz w:val="24"/>
              <w:szCs w:val="24"/>
              <w:lang w:eastAsia="pt-BR"/>
            </w:rPr>
          </w:rPrChange>
        </w:rPr>
        <w:t>freio</w:t>
      </w:r>
      <w:ins w:id="2418" w:author="Patricia Sbrissa" w:date="2019-09-27T19:21:00Z">
        <w:r w:rsidR="00D31314" w:rsidRPr="006C12A4">
          <w:rPr>
            <w:rFonts w:ascii="Arial" w:eastAsia="Times New Roman" w:hAnsi="Arial" w:cs="Arial"/>
            <w:sz w:val="24"/>
            <w:szCs w:val="24"/>
            <w:highlight w:val="magenta"/>
            <w:lang w:eastAsia="pt-BR"/>
            <w:rPrChange w:id="2419" w:author="Patricia Sbrissa" w:date="2019-09-27T23:31:00Z">
              <w:rPr>
                <w:rFonts w:ascii="Arial" w:eastAsia="Times New Roman" w:hAnsi="Arial" w:cs="Arial"/>
                <w:sz w:val="24"/>
                <w:szCs w:val="24"/>
                <w:lang w:eastAsia="pt-BR"/>
              </w:rPr>
            </w:rPrChange>
          </w:rPr>
          <w:t>”</w:t>
        </w:r>
      </w:ins>
      <w:r w:rsidRPr="006C12A4">
        <w:rPr>
          <w:rFonts w:ascii="Arial" w:eastAsia="Times New Roman" w:hAnsi="Arial" w:cs="Arial"/>
          <w:sz w:val="24"/>
          <w:szCs w:val="24"/>
          <w:highlight w:val="magenta"/>
          <w:lang w:eastAsia="pt-BR"/>
          <w:rPrChange w:id="2420" w:author="Patricia Sbrissa" w:date="2019-09-27T23:31:00Z">
            <w:rPr>
              <w:rFonts w:ascii="Arial" w:eastAsia="Times New Roman" w:hAnsi="Arial" w:cs="Arial"/>
              <w:sz w:val="24"/>
              <w:szCs w:val="24"/>
              <w:lang w:eastAsia="pt-BR"/>
            </w:rPr>
          </w:rPrChange>
        </w:rPr>
        <w:t>, quando necessário,</w:t>
      </w:r>
      <w:del w:id="2421" w:author="Patricia Sbrissa" w:date="2019-09-27T19:21:00Z">
        <w:r w:rsidRPr="006C12A4" w:rsidDel="006E5C83">
          <w:rPr>
            <w:rFonts w:ascii="Arial" w:eastAsia="Times New Roman" w:hAnsi="Arial" w:cs="Arial"/>
            <w:sz w:val="24"/>
            <w:szCs w:val="24"/>
            <w:highlight w:val="magenta"/>
            <w:lang w:eastAsia="pt-BR"/>
            <w:rPrChange w:id="2422" w:author="Patricia Sbrissa" w:date="2019-09-27T23:31:00Z">
              <w:rPr>
                <w:rFonts w:ascii="Arial" w:eastAsia="Times New Roman" w:hAnsi="Arial" w:cs="Arial"/>
                <w:sz w:val="24"/>
                <w:szCs w:val="24"/>
                <w:lang w:eastAsia="pt-BR"/>
              </w:rPr>
            </w:rPrChange>
          </w:rPr>
          <w:delText xml:space="preserve"> na atividade do estado </w:delText>
        </w:r>
      </w:del>
      <w:ins w:id="2423" w:author="Patricia Sbrissa" w:date="2019-09-27T19:22:00Z">
        <w:r w:rsidR="006E5C83" w:rsidRPr="006C12A4">
          <w:rPr>
            <w:rFonts w:ascii="Arial" w:eastAsia="Times New Roman" w:hAnsi="Arial" w:cs="Arial"/>
            <w:sz w:val="24"/>
            <w:szCs w:val="24"/>
            <w:highlight w:val="magenta"/>
            <w:lang w:eastAsia="pt-BR"/>
            <w:rPrChange w:id="2424" w:author="Patricia Sbrissa" w:date="2019-09-27T23:31:00Z">
              <w:rPr>
                <w:rFonts w:ascii="Arial" w:eastAsia="Times New Roman" w:hAnsi="Arial" w:cs="Arial"/>
                <w:sz w:val="24"/>
                <w:szCs w:val="24"/>
                <w:lang w:eastAsia="pt-BR"/>
              </w:rPr>
            </w:rPrChange>
          </w:rPr>
          <w:t xml:space="preserve"> </w:t>
        </w:r>
      </w:ins>
      <w:r w:rsidRPr="006C12A4">
        <w:rPr>
          <w:rFonts w:ascii="Arial" w:eastAsia="Times New Roman" w:hAnsi="Arial" w:cs="Arial"/>
          <w:sz w:val="24"/>
          <w:szCs w:val="24"/>
          <w:highlight w:val="magenta"/>
          <w:lang w:eastAsia="pt-BR"/>
          <w:rPrChange w:id="2425" w:author="Patricia Sbrissa" w:date="2019-09-27T23:31:00Z">
            <w:rPr>
              <w:rFonts w:ascii="Arial" w:eastAsia="Times New Roman" w:hAnsi="Arial" w:cs="Arial"/>
              <w:sz w:val="24"/>
              <w:szCs w:val="24"/>
              <w:lang w:eastAsia="pt-BR"/>
            </w:rPr>
          </w:rPrChange>
        </w:rPr>
        <w:t>na arrecadação de tributos</w:t>
      </w:r>
      <w:ins w:id="2426" w:author="Patricia Sbrissa" w:date="2019-09-27T19:22:00Z">
        <w:r w:rsidR="006E5C83" w:rsidRPr="006C12A4">
          <w:rPr>
            <w:rFonts w:ascii="Arial" w:eastAsia="Times New Roman" w:hAnsi="Arial" w:cs="Arial"/>
            <w:sz w:val="24"/>
            <w:szCs w:val="24"/>
            <w:highlight w:val="magenta"/>
            <w:lang w:eastAsia="pt-BR"/>
            <w:rPrChange w:id="2427" w:author="Patricia Sbrissa" w:date="2019-09-27T23:31:00Z">
              <w:rPr>
                <w:rFonts w:ascii="Arial" w:eastAsia="Times New Roman" w:hAnsi="Arial" w:cs="Arial"/>
                <w:sz w:val="24"/>
                <w:szCs w:val="24"/>
                <w:lang w:eastAsia="pt-BR"/>
              </w:rPr>
            </w:rPrChange>
          </w:rPr>
          <w:t>.</w:t>
        </w:r>
      </w:ins>
      <w:del w:id="2428" w:author="Patricia Sbrissa" w:date="2019-09-27T19:22:00Z">
        <w:r w:rsidRPr="006C12A4" w:rsidDel="006E5C83">
          <w:rPr>
            <w:rFonts w:ascii="Arial" w:eastAsia="Times New Roman" w:hAnsi="Arial" w:cs="Arial"/>
            <w:sz w:val="24"/>
            <w:szCs w:val="24"/>
            <w:highlight w:val="magenta"/>
            <w:lang w:eastAsia="pt-BR"/>
            <w:rPrChange w:id="2429" w:author="Patricia Sbrissa" w:date="2019-09-27T23:31:00Z">
              <w:rPr>
                <w:rFonts w:ascii="Arial" w:eastAsia="Times New Roman" w:hAnsi="Arial" w:cs="Arial"/>
                <w:sz w:val="24"/>
                <w:szCs w:val="24"/>
                <w:lang w:eastAsia="pt-BR"/>
              </w:rPr>
            </w:rPrChange>
          </w:rPr>
          <w:delText xml:space="preserve">; </w:delText>
        </w:r>
      </w:del>
    </w:p>
    <w:p w14:paraId="30611ACB" w14:textId="77777777" w:rsidR="00511BC2" w:rsidRPr="006C12A4" w:rsidRDefault="00511BC2" w:rsidP="00F86FB8">
      <w:pPr>
        <w:ind w:firstLine="0"/>
        <w:rPr>
          <w:rFonts w:ascii="Arial" w:eastAsia="Times New Roman" w:hAnsi="Arial" w:cs="Arial"/>
          <w:sz w:val="24"/>
          <w:szCs w:val="24"/>
          <w:highlight w:val="magenta"/>
          <w:lang w:eastAsia="pt-BR"/>
          <w:rPrChange w:id="2430" w:author="Patricia Sbrissa" w:date="2019-09-27T23:31:00Z">
            <w:rPr>
              <w:rFonts w:ascii="Arial" w:eastAsia="Times New Roman" w:hAnsi="Arial" w:cs="Arial"/>
              <w:sz w:val="24"/>
              <w:szCs w:val="24"/>
              <w:lang w:eastAsia="pt-BR"/>
            </w:rPr>
          </w:rPrChange>
        </w:rPr>
        <w:pPrChange w:id="2431" w:author="Patricia Sbrissa" w:date="2019-09-27T22:51:00Z">
          <w:pPr>
            <w:ind w:firstLine="708"/>
          </w:pPr>
        </w:pPrChange>
      </w:pPr>
    </w:p>
    <w:p w14:paraId="2E43470F" w14:textId="77777777" w:rsidR="006C12A4" w:rsidRDefault="00511BC2" w:rsidP="006C12A4">
      <w:pPr>
        <w:ind w:firstLine="0"/>
        <w:rPr>
          <w:ins w:id="2432" w:author="Patricia Sbrissa" w:date="2019-09-27T23:32:00Z"/>
          <w:rFonts w:ascii="Arial" w:eastAsia="Times New Roman" w:hAnsi="Arial" w:cs="Arial"/>
          <w:sz w:val="24"/>
          <w:szCs w:val="24"/>
          <w:highlight w:val="magenta"/>
          <w:lang w:eastAsia="pt-BR"/>
        </w:rPr>
        <w:pPrChange w:id="2433" w:author="Patricia Sbrissa" w:date="2019-09-27T23:32:00Z">
          <w:pPr>
            <w:spacing w:after="240"/>
            <w:ind w:firstLine="0"/>
          </w:pPr>
        </w:pPrChange>
      </w:pPr>
      <w:r w:rsidRPr="006C12A4">
        <w:rPr>
          <w:rFonts w:ascii="Arial" w:eastAsia="Times New Roman" w:hAnsi="Arial" w:cs="Arial"/>
          <w:b/>
          <w:bCs/>
          <w:sz w:val="24"/>
          <w:szCs w:val="24"/>
          <w:highlight w:val="magenta"/>
          <w:lang w:eastAsia="pt-BR"/>
          <w:rPrChange w:id="2434" w:author="Patricia Sbrissa" w:date="2019-09-27T23:31:00Z">
            <w:rPr>
              <w:rFonts w:ascii="Arial" w:eastAsia="Times New Roman" w:hAnsi="Arial" w:cs="Arial"/>
              <w:sz w:val="24"/>
              <w:szCs w:val="24"/>
              <w:lang w:eastAsia="pt-BR"/>
            </w:rPr>
          </w:rPrChange>
        </w:rPr>
        <w:t xml:space="preserve">3) </w:t>
      </w:r>
      <w:r w:rsidRPr="006C12A4">
        <w:rPr>
          <w:rFonts w:ascii="Arial" w:eastAsia="Times New Roman" w:hAnsi="Arial" w:cs="Arial"/>
          <w:b/>
          <w:bCs/>
          <w:sz w:val="24"/>
          <w:szCs w:val="24"/>
          <w:highlight w:val="magenta"/>
          <w:lang w:eastAsia="pt-BR"/>
          <w:rPrChange w:id="2435" w:author="Patricia Sbrissa" w:date="2019-09-27T23:31:00Z">
            <w:rPr>
              <w:rFonts w:ascii="Arial" w:eastAsia="Times New Roman" w:hAnsi="Arial" w:cs="Arial"/>
              <w:sz w:val="24"/>
              <w:szCs w:val="24"/>
              <w:u w:val="single"/>
              <w:lang w:eastAsia="pt-BR"/>
            </w:rPr>
          </w:rPrChange>
        </w:rPr>
        <w:t xml:space="preserve">A </w:t>
      </w:r>
      <w:ins w:id="2436" w:author="Patricia Sbrissa" w:date="2019-09-27T19:22:00Z">
        <w:r w:rsidR="004C01D1" w:rsidRPr="006C12A4">
          <w:rPr>
            <w:rFonts w:ascii="Arial" w:eastAsia="Times New Roman" w:hAnsi="Arial" w:cs="Arial"/>
            <w:b/>
            <w:bCs/>
            <w:sz w:val="24"/>
            <w:szCs w:val="24"/>
            <w:highlight w:val="magenta"/>
            <w:lang w:eastAsia="pt-BR"/>
            <w:rPrChange w:id="2437" w:author="Patricia Sbrissa" w:date="2019-09-27T23:31:00Z">
              <w:rPr>
                <w:rFonts w:ascii="Arial" w:eastAsia="Times New Roman" w:hAnsi="Arial" w:cs="Arial"/>
                <w:b/>
                <w:bCs/>
                <w:sz w:val="24"/>
                <w:szCs w:val="24"/>
                <w:lang w:eastAsia="pt-BR"/>
              </w:rPr>
            </w:rPrChange>
          </w:rPr>
          <w:t>d</w:t>
        </w:r>
      </w:ins>
      <w:del w:id="2438" w:author="Patricia Sbrissa" w:date="2019-09-27T19:22:00Z">
        <w:r w:rsidRPr="006C12A4" w:rsidDel="004C01D1">
          <w:rPr>
            <w:rFonts w:ascii="Arial" w:eastAsia="Times New Roman" w:hAnsi="Arial" w:cs="Arial"/>
            <w:b/>
            <w:bCs/>
            <w:sz w:val="24"/>
            <w:szCs w:val="24"/>
            <w:highlight w:val="magenta"/>
            <w:lang w:eastAsia="pt-BR"/>
            <w:rPrChange w:id="2439" w:author="Patricia Sbrissa" w:date="2019-09-27T23:31:00Z">
              <w:rPr>
                <w:rFonts w:ascii="Arial" w:eastAsia="Times New Roman" w:hAnsi="Arial" w:cs="Arial"/>
                <w:sz w:val="24"/>
                <w:szCs w:val="24"/>
                <w:u w:val="single"/>
                <w:lang w:eastAsia="pt-BR"/>
              </w:rPr>
            </w:rPrChange>
          </w:rPr>
          <w:delText>D</w:delText>
        </w:r>
      </w:del>
      <w:r w:rsidRPr="006C12A4">
        <w:rPr>
          <w:rFonts w:ascii="Arial" w:eastAsia="Times New Roman" w:hAnsi="Arial" w:cs="Arial"/>
          <w:b/>
          <w:bCs/>
          <w:sz w:val="24"/>
          <w:szCs w:val="24"/>
          <w:highlight w:val="magenta"/>
          <w:lang w:eastAsia="pt-BR"/>
          <w:rPrChange w:id="2440" w:author="Patricia Sbrissa" w:date="2019-09-27T23:31:00Z">
            <w:rPr>
              <w:rFonts w:ascii="Arial" w:eastAsia="Times New Roman" w:hAnsi="Arial" w:cs="Arial"/>
              <w:sz w:val="24"/>
              <w:szCs w:val="24"/>
              <w:u w:val="single"/>
              <w:lang w:eastAsia="pt-BR"/>
            </w:rPr>
          </w:rPrChange>
        </w:rPr>
        <w:t xml:space="preserve">istribuição das </w:t>
      </w:r>
      <w:ins w:id="2441" w:author="Patricia Sbrissa" w:date="2019-09-27T19:22:00Z">
        <w:r w:rsidR="004C01D1" w:rsidRPr="006C12A4">
          <w:rPr>
            <w:rFonts w:ascii="Arial" w:eastAsia="Times New Roman" w:hAnsi="Arial" w:cs="Arial"/>
            <w:b/>
            <w:bCs/>
            <w:sz w:val="24"/>
            <w:szCs w:val="24"/>
            <w:highlight w:val="magenta"/>
            <w:lang w:eastAsia="pt-BR"/>
            <w:rPrChange w:id="2442" w:author="Patricia Sbrissa" w:date="2019-09-27T23:31:00Z">
              <w:rPr>
                <w:rFonts w:ascii="Arial" w:eastAsia="Times New Roman" w:hAnsi="Arial" w:cs="Arial"/>
                <w:b/>
                <w:bCs/>
                <w:sz w:val="24"/>
                <w:szCs w:val="24"/>
                <w:lang w:eastAsia="pt-BR"/>
              </w:rPr>
            </w:rPrChange>
          </w:rPr>
          <w:t>c</w:t>
        </w:r>
      </w:ins>
      <w:del w:id="2443" w:author="Patricia Sbrissa" w:date="2019-09-27T19:22:00Z">
        <w:r w:rsidRPr="006C12A4" w:rsidDel="004C01D1">
          <w:rPr>
            <w:rFonts w:ascii="Arial" w:eastAsia="Times New Roman" w:hAnsi="Arial" w:cs="Arial"/>
            <w:b/>
            <w:bCs/>
            <w:sz w:val="24"/>
            <w:szCs w:val="24"/>
            <w:highlight w:val="magenta"/>
            <w:lang w:eastAsia="pt-BR"/>
            <w:rPrChange w:id="2444" w:author="Patricia Sbrissa" w:date="2019-09-27T23:31:00Z">
              <w:rPr>
                <w:rFonts w:ascii="Arial" w:eastAsia="Times New Roman" w:hAnsi="Arial" w:cs="Arial"/>
                <w:sz w:val="24"/>
                <w:szCs w:val="24"/>
                <w:u w:val="single"/>
                <w:lang w:eastAsia="pt-BR"/>
              </w:rPr>
            </w:rPrChange>
          </w:rPr>
          <w:delText>C</w:delText>
        </w:r>
      </w:del>
      <w:r w:rsidRPr="006C12A4">
        <w:rPr>
          <w:rFonts w:ascii="Arial" w:eastAsia="Times New Roman" w:hAnsi="Arial" w:cs="Arial"/>
          <w:b/>
          <w:bCs/>
          <w:sz w:val="24"/>
          <w:szCs w:val="24"/>
          <w:highlight w:val="magenta"/>
          <w:lang w:eastAsia="pt-BR"/>
          <w:rPrChange w:id="2445" w:author="Patricia Sbrissa" w:date="2019-09-27T23:31:00Z">
            <w:rPr>
              <w:rFonts w:ascii="Arial" w:eastAsia="Times New Roman" w:hAnsi="Arial" w:cs="Arial"/>
              <w:sz w:val="24"/>
              <w:szCs w:val="24"/>
              <w:u w:val="single"/>
              <w:lang w:eastAsia="pt-BR"/>
            </w:rPr>
          </w:rPrChange>
        </w:rPr>
        <w:t xml:space="preserve">ompetências </w:t>
      </w:r>
      <w:ins w:id="2446" w:author="Patricia Sbrissa" w:date="2019-09-27T19:22:00Z">
        <w:r w:rsidR="004C01D1" w:rsidRPr="006C12A4">
          <w:rPr>
            <w:rFonts w:ascii="Arial" w:eastAsia="Times New Roman" w:hAnsi="Arial" w:cs="Arial"/>
            <w:b/>
            <w:bCs/>
            <w:sz w:val="24"/>
            <w:szCs w:val="24"/>
            <w:highlight w:val="magenta"/>
            <w:lang w:eastAsia="pt-BR"/>
            <w:rPrChange w:id="2447" w:author="Patricia Sbrissa" w:date="2019-09-27T23:31:00Z">
              <w:rPr>
                <w:rFonts w:ascii="Arial" w:eastAsia="Times New Roman" w:hAnsi="Arial" w:cs="Arial"/>
                <w:b/>
                <w:bCs/>
                <w:sz w:val="24"/>
                <w:szCs w:val="24"/>
                <w:lang w:eastAsia="pt-BR"/>
              </w:rPr>
            </w:rPrChange>
          </w:rPr>
          <w:t>t</w:t>
        </w:r>
      </w:ins>
      <w:del w:id="2448" w:author="Patricia Sbrissa" w:date="2019-09-27T19:22:00Z">
        <w:r w:rsidRPr="006C12A4" w:rsidDel="004C01D1">
          <w:rPr>
            <w:rFonts w:ascii="Arial" w:eastAsia="Times New Roman" w:hAnsi="Arial" w:cs="Arial"/>
            <w:b/>
            <w:bCs/>
            <w:sz w:val="24"/>
            <w:szCs w:val="24"/>
            <w:highlight w:val="magenta"/>
            <w:lang w:eastAsia="pt-BR"/>
            <w:rPrChange w:id="2449" w:author="Patricia Sbrissa" w:date="2019-09-27T23:31:00Z">
              <w:rPr>
                <w:rFonts w:ascii="Arial" w:eastAsia="Times New Roman" w:hAnsi="Arial" w:cs="Arial"/>
                <w:sz w:val="24"/>
                <w:szCs w:val="24"/>
                <w:u w:val="single"/>
                <w:lang w:eastAsia="pt-BR"/>
              </w:rPr>
            </w:rPrChange>
          </w:rPr>
          <w:delText>T</w:delText>
        </w:r>
      </w:del>
      <w:r w:rsidRPr="006C12A4">
        <w:rPr>
          <w:rFonts w:ascii="Arial" w:eastAsia="Times New Roman" w:hAnsi="Arial" w:cs="Arial"/>
          <w:b/>
          <w:bCs/>
          <w:sz w:val="24"/>
          <w:szCs w:val="24"/>
          <w:highlight w:val="magenta"/>
          <w:lang w:eastAsia="pt-BR"/>
          <w:rPrChange w:id="2450" w:author="Patricia Sbrissa" w:date="2019-09-27T23:31:00Z">
            <w:rPr>
              <w:rFonts w:ascii="Arial" w:eastAsia="Times New Roman" w:hAnsi="Arial" w:cs="Arial"/>
              <w:sz w:val="24"/>
              <w:szCs w:val="24"/>
              <w:u w:val="single"/>
              <w:lang w:eastAsia="pt-BR"/>
            </w:rPr>
          </w:rPrChange>
        </w:rPr>
        <w:t>ributárias</w:t>
      </w:r>
      <w:del w:id="2451" w:author="Patricia Sbrissa" w:date="2019-09-27T23:32:00Z">
        <w:r w:rsidRPr="006C12A4" w:rsidDel="006C12A4">
          <w:rPr>
            <w:rFonts w:ascii="Arial" w:eastAsia="Times New Roman" w:hAnsi="Arial" w:cs="Arial"/>
            <w:b/>
            <w:bCs/>
            <w:sz w:val="24"/>
            <w:szCs w:val="24"/>
            <w:highlight w:val="magenta"/>
            <w:lang w:eastAsia="pt-BR"/>
            <w:rPrChange w:id="2452" w:author="Patricia Sbrissa" w:date="2019-09-27T23:31:00Z">
              <w:rPr>
                <w:rFonts w:ascii="Arial" w:eastAsia="Times New Roman" w:hAnsi="Arial" w:cs="Arial"/>
                <w:sz w:val="24"/>
                <w:szCs w:val="24"/>
                <w:lang w:eastAsia="pt-BR"/>
              </w:rPr>
            </w:rPrChange>
          </w:rPr>
          <w:delText>:</w:delText>
        </w:r>
      </w:del>
      <w:r w:rsidRPr="006C12A4">
        <w:rPr>
          <w:rFonts w:ascii="Arial" w:eastAsia="Times New Roman" w:hAnsi="Arial" w:cs="Arial"/>
          <w:b/>
          <w:bCs/>
          <w:sz w:val="24"/>
          <w:szCs w:val="24"/>
          <w:highlight w:val="magenta"/>
          <w:lang w:eastAsia="pt-BR"/>
          <w:rPrChange w:id="2453" w:author="Patricia Sbrissa" w:date="2019-09-27T23:31:00Z">
            <w:rPr>
              <w:rFonts w:ascii="Arial" w:eastAsia="Times New Roman" w:hAnsi="Arial" w:cs="Arial"/>
              <w:sz w:val="24"/>
              <w:szCs w:val="24"/>
              <w:lang w:eastAsia="pt-BR"/>
            </w:rPr>
          </w:rPrChange>
        </w:rPr>
        <w:t xml:space="preserve"> </w:t>
      </w:r>
    </w:p>
    <w:p w14:paraId="184D9EC9" w14:textId="6609E1E3" w:rsidR="00511BC2" w:rsidRPr="008E52F7" w:rsidDel="00F86FB8" w:rsidRDefault="006C12A4" w:rsidP="00F86FB8">
      <w:pPr>
        <w:spacing w:after="240"/>
        <w:ind w:firstLine="0"/>
        <w:rPr>
          <w:del w:id="2454" w:author="Patricia Sbrissa" w:date="2019-09-27T22:52:00Z"/>
          <w:rFonts w:ascii="Arial" w:eastAsia="Times New Roman" w:hAnsi="Arial" w:cs="Arial"/>
          <w:sz w:val="24"/>
          <w:szCs w:val="24"/>
          <w:lang w:eastAsia="pt-BR"/>
        </w:rPr>
        <w:pPrChange w:id="2455" w:author="Patricia Sbrissa" w:date="2019-09-27T22:52:00Z">
          <w:pPr>
            <w:ind w:left="708" w:firstLine="0"/>
          </w:pPr>
        </w:pPrChange>
      </w:pPr>
      <w:ins w:id="2456" w:author="Patricia Sbrissa" w:date="2019-09-27T23:32:00Z">
        <w:r>
          <w:rPr>
            <w:rFonts w:ascii="Arial" w:eastAsia="Times New Roman" w:hAnsi="Arial" w:cs="Arial"/>
            <w:sz w:val="24"/>
            <w:szCs w:val="24"/>
            <w:highlight w:val="magenta"/>
            <w:lang w:eastAsia="pt-BR"/>
          </w:rPr>
          <w:t>T</w:t>
        </w:r>
      </w:ins>
      <w:del w:id="2457" w:author="Patricia Sbrissa" w:date="2019-09-27T23:32:00Z">
        <w:r w:rsidR="00511BC2" w:rsidRPr="006C12A4" w:rsidDel="006C12A4">
          <w:rPr>
            <w:rFonts w:ascii="Arial" w:eastAsia="Times New Roman" w:hAnsi="Arial" w:cs="Arial"/>
            <w:sz w:val="24"/>
            <w:szCs w:val="24"/>
            <w:highlight w:val="magenta"/>
            <w:lang w:eastAsia="pt-BR"/>
            <w:rPrChange w:id="2458" w:author="Patricia Sbrissa" w:date="2019-09-27T23:31:00Z">
              <w:rPr>
                <w:rFonts w:ascii="Arial" w:eastAsia="Times New Roman" w:hAnsi="Arial" w:cs="Arial"/>
                <w:sz w:val="24"/>
                <w:szCs w:val="24"/>
                <w:lang w:eastAsia="pt-BR"/>
              </w:rPr>
            </w:rPrChange>
          </w:rPr>
          <w:delText>t</w:delText>
        </w:r>
      </w:del>
      <w:r w:rsidR="00511BC2" w:rsidRPr="006C12A4">
        <w:rPr>
          <w:rFonts w:ascii="Arial" w:eastAsia="Times New Roman" w:hAnsi="Arial" w:cs="Arial"/>
          <w:sz w:val="24"/>
          <w:szCs w:val="24"/>
          <w:highlight w:val="magenta"/>
          <w:lang w:eastAsia="pt-BR"/>
          <w:rPrChange w:id="2459" w:author="Patricia Sbrissa" w:date="2019-09-27T23:31:00Z">
            <w:rPr>
              <w:rFonts w:ascii="Arial" w:eastAsia="Times New Roman" w:hAnsi="Arial" w:cs="Arial"/>
              <w:sz w:val="24"/>
              <w:szCs w:val="24"/>
              <w:lang w:eastAsia="pt-BR"/>
            </w:rPr>
          </w:rPrChange>
        </w:rPr>
        <w:t xml:space="preserve">rata-se da atribuição aos entes políticos do Estado (União, </w:t>
      </w:r>
      <w:ins w:id="2460" w:author="Patricia Sbrissa" w:date="2019-09-27T19:25:00Z">
        <w:r w:rsidR="000B4D5C" w:rsidRPr="006C12A4">
          <w:rPr>
            <w:rFonts w:ascii="Arial" w:eastAsia="Times New Roman" w:hAnsi="Arial" w:cs="Arial"/>
            <w:sz w:val="24"/>
            <w:szCs w:val="24"/>
            <w:highlight w:val="magenta"/>
            <w:lang w:eastAsia="pt-BR"/>
            <w:rPrChange w:id="2461" w:author="Patricia Sbrissa" w:date="2019-09-27T23:31:00Z">
              <w:rPr>
                <w:rFonts w:ascii="Arial" w:eastAsia="Times New Roman" w:hAnsi="Arial" w:cs="Arial"/>
                <w:sz w:val="24"/>
                <w:szCs w:val="24"/>
                <w:lang w:eastAsia="pt-BR"/>
              </w:rPr>
            </w:rPrChange>
          </w:rPr>
          <w:t>e</w:t>
        </w:r>
      </w:ins>
      <w:del w:id="2462" w:author="Patricia Sbrissa" w:date="2019-09-27T19:25:00Z">
        <w:r w:rsidR="00511BC2" w:rsidRPr="006C12A4" w:rsidDel="000B4D5C">
          <w:rPr>
            <w:rFonts w:ascii="Arial" w:eastAsia="Times New Roman" w:hAnsi="Arial" w:cs="Arial"/>
            <w:sz w:val="24"/>
            <w:szCs w:val="24"/>
            <w:highlight w:val="magenta"/>
            <w:lang w:eastAsia="pt-BR"/>
            <w:rPrChange w:id="2463" w:author="Patricia Sbrissa" w:date="2019-09-27T23:31:00Z">
              <w:rPr>
                <w:rFonts w:ascii="Arial" w:eastAsia="Times New Roman" w:hAnsi="Arial" w:cs="Arial"/>
                <w:sz w:val="24"/>
                <w:szCs w:val="24"/>
                <w:lang w:eastAsia="pt-BR"/>
              </w:rPr>
            </w:rPrChange>
          </w:rPr>
          <w:delText>E</w:delText>
        </w:r>
      </w:del>
      <w:r w:rsidR="00511BC2" w:rsidRPr="006C12A4">
        <w:rPr>
          <w:rFonts w:ascii="Arial" w:eastAsia="Times New Roman" w:hAnsi="Arial" w:cs="Arial"/>
          <w:sz w:val="24"/>
          <w:szCs w:val="24"/>
          <w:highlight w:val="magenta"/>
          <w:lang w:eastAsia="pt-BR"/>
          <w:rPrChange w:id="2464" w:author="Patricia Sbrissa" w:date="2019-09-27T23:31:00Z">
            <w:rPr>
              <w:rFonts w:ascii="Arial" w:eastAsia="Times New Roman" w:hAnsi="Arial" w:cs="Arial"/>
              <w:sz w:val="24"/>
              <w:szCs w:val="24"/>
              <w:lang w:eastAsia="pt-BR"/>
            </w:rPr>
          </w:rPrChange>
        </w:rPr>
        <w:t xml:space="preserve">stados, Distrito Federal e </w:t>
      </w:r>
      <w:ins w:id="2465" w:author="Patricia Sbrissa" w:date="2019-09-27T19:25:00Z">
        <w:r w:rsidR="00EB4E37" w:rsidRPr="006C12A4">
          <w:rPr>
            <w:rFonts w:ascii="Arial" w:eastAsia="Times New Roman" w:hAnsi="Arial" w:cs="Arial"/>
            <w:sz w:val="24"/>
            <w:szCs w:val="24"/>
            <w:highlight w:val="magenta"/>
            <w:lang w:eastAsia="pt-BR"/>
            <w:rPrChange w:id="2466" w:author="Patricia Sbrissa" w:date="2019-09-27T23:31:00Z">
              <w:rPr>
                <w:rFonts w:ascii="Arial" w:eastAsia="Times New Roman" w:hAnsi="Arial" w:cs="Arial"/>
                <w:sz w:val="24"/>
                <w:szCs w:val="24"/>
                <w:lang w:eastAsia="pt-BR"/>
              </w:rPr>
            </w:rPrChange>
          </w:rPr>
          <w:t>m</w:t>
        </w:r>
      </w:ins>
      <w:del w:id="2467" w:author="Patricia Sbrissa" w:date="2019-09-27T19:25:00Z">
        <w:r w:rsidR="00511BC2" w:rsidRPr="006C12A4" w:rsidDel="00EB4E37">
          <w:rPr>
            <w:rFonts w:ascii="Arial" w:eastAsia="Times New Roman" w:hAnsi="Arial" w:cs="Arial"/>
            <w:sz w:val="24"/>
            <w:szCs w:val="24"/>
            <w:highlight w:val="magenta"/>
            <w:lang w:eastAsia="pt-BR"/>
            <w:rPrChange w:id="2468" w:author="Patricia Sbrissa" w:date="2019-09-27T23:31:00Z">
              <w:rPr>
                <w:rFonts w:ascii="Arial" w:eastAsia="Times New Roman" w:hAnsi="Arial" w:cs="Arial"/>
                <w:sz w:val="24"/>
                <w:szCs w:val="24"/>
                <w:lang w:eastAsia="pt-BR"/>
              </w:rPr>
            </w:rPrChange>
          </w:rPr>
          <w:delText>M</w:delText>
        </w:r>
      </w:del>
      <w:r w:rsidR="00511BC2" w:rsidRPr="006C12A4">
        <w:rPr>
          <w:rFonts w:ascii="Arial" w:eastAsia="Times New Roman" w:hAnsi="Arial" w:cs="Arial"/>
          <w:sz w:val="24"/>
          <w:szCs w:val="24"/>
          <w:highlight w:val="magenta"/>
          <w:lang w:eastAsia="pt-BR"/>
          <w:rPrChange w:id="2469" w:author="Patricia Sbrissa" w:date="2019-09-27T23:31:00Z">
            <w:rPr>
              <w:rFonts w:ascii="Arial" w:eastAsia="Times New Roman" w:hAnsi="Arial" w:cs="Arial"/>
              <w:sz w:val="24"/>
              <w:szCs w:val="24"/>
              <w:lang w:eastAsia="pt-BR"/>
            </w:rPr>
          </w:rPrChange>
        </w:rPr>
        <w:t>unicípios) da</w:t>
      </w:r>
      <w:r w:rsidR="008E52F7" w:rsidRPr="006C12A4">
        <w:rPr>
          <w:rFonts w:ascii="Arial" w:eastAsia="Times New Roman" w:hAnsi="Arial" w:cs="Arial"/>
          <w:sz w:val="24"/>
          <w:szCs w:val="24"/>
          <w:highlight w:val="magenta"/>
          <w:lang w:eastAsia="pt-BR"/>
          <w:rPrChange w:id="2470" w:author="Patricia Sbrissa" w:date="2019-09-27T23:31:00Z">
            <w:rPr>
              <w:rFonts w:ascii="Arial" w:eastAsia="Times New Roman" w:hAnsi="Arial" w:cs="Arial"/>
              <w:sz w:val="24"/>
              <w:szCs w:val="24"/>
              <w:lang w:eastAsia="pt-BR"/>
            </w:rPr>
          </w:rPrChange>
        </w:rPr>
        <w:t xml:space="preserve"> </w:t>
      </w:r>
      <w:r w:rsidR="00511BC2" w:rsidRPr="006C12A4">
        <w:rPr>
          <w:rFonts w:ascii="Arial" w:eastAsia="Times New Roman" w:hAnsi="Arial" w:cs="Arial"/>
          <w:sz w:val="24"/>
          <w:szCs w:val="24"/>
          <w:highlight w:val="magenta"/>
          <w:lang w:eastAsia="pt-BR"/>
          <w:rPrChange w:id="2471" w:author="Patricia Sbrissa" w:date="2019-09-27T23:31:00Z">
            <w:rPr>
              <w:rFonts w:ascii="Arial" w:eastAsia="Times New Roman" w:hAnsi="Arial" w:cs="Arial"/>
              <w:sz w:val="24"/>
              <w:szCs w:val="24"/>
              <w:lang w:eastAsia="pt-BR"/>
            </w:rPr>
          </w:rPrChange>
        </w:rPr>
        <w:t xml:space="preserve">prerrogativa da instituição dos tributos, </w:t>
      </w:r>
      <w:del w:id="2472" w:author="Patricia Sbrissa" w:date="2019-09-27T19:26:00Z">
        <w:r w:rsidR="00511BC2" w:rsidRPr="006C12A4" w:rsidDel="00EB4E37">
          <w:rPr>
            <w:rFonts w:ascii="Arial" w:eastAsia="Times New Roman" w:hAnsi="Arial" w:cs="Arial"/>
            <w:sz w:val="24"/>
            <w:szCs w:val="24"/>
            <w:highlight w:val="magenta"/>
            <w:lang w:eastAsia="pt-BR"/>
            <w:rPrChange w:id="2473" w:author="Patricia Sbrissa" w:date="2019-09-27T23:31:00Z">
              <w:rPr>
                <w:rFonts w:ascii="Arial" w:eastAsia="Times New Roman" w:hAnsi="Arial" w:cs="Arial"/>
                <w:sz w:val="24"/>
                <w:szCs w:val="24"/>
                <w:lang w:eastAsia="pt-BR"/>
              </w:rPr>
            </w:rPrChange>
          </w:rPr>
          <w:delText>onde</w:delText>
        </w:r>
      </w:del>
      <w:ins w:id="2474" w:author="Patricia Sbrissa" w:date="2019-09-27T19:26:00Z">
        <w:r w:rsidR="00EB4E37" w:rsidRPr="006C12A4">
          <w:rPr>
            <w:rFonts w:ascii="Arial" w:eastAsia="Times New Roman" w:hAnsi="Arial" w:cs="Arial"/>
            <w:sz w:val="24"/>
            <w:szCs w:val="24"/>
            <w:highlight w:val="magenta"/>
            <w:lang w:eastAsia="pt-BR"/>
            <w:rPrChange w:id="2475" w:author="Patricia Sbrissa" w:date="2019-09-27T23:31:00Z">
              <w:rPr>
                <w:rFonts w:ascii="Arial" w:eastAsia="Times New Roman" w:hAnsi="Arial" w:cs="Arial"/>
                <w:sz w:val="24"/>
                <w:szCs w:val="24"/>
                <w:lang w:eastAsia="pt-BR"/>
              </w:rPr>
            </w:rPrChange>
          </w:rPr>
          <w:t>em que se</w:t>
        </w:r>
      </w:ins>
      <w:r w:rsidR="00511BC2" w:rsidRPr="006C12A4">
        <w:rPr>
          <w:rFonts w:ascii="Arial" w:eastAsia="Times New Roman" w:hAnsi="Arial" w:cs="Arial"/>
          <w:sz w:val="24"/>
          <w:szCs w:val="24"/>
          <w:highlight w:val="magenta"/>
          <w:lang w:eastAsia="pt-BR"/>
          <w:rPrChange w:id="2476" w:author="Patricia Sbrissa" w:date="2019-09-27T23:31:00Z">
            <w:rPr>
              <w:rFonts w:ascii="Arial" w:eastAsia="Times New Roman" w:hAnsi="Arial" w:cs="Arial"/>
              <w:sz w:val="24"/>
              <w:szCs w:val="24"/>
              <w:lang w:eastAsia="pt-BR"/>
            </w:rPr>
          </w:rPrChange>
        </w:rPr>
        <w:t xml:space="preserve"> </w:t>
      </w:r>
      <w:r w:rsidR="00511BC2" w:rsidRPr="006C12A4">
        <w:rPr>
          <w:rFonts w:ascii="Arial" w:eastAsia="Times New Roman" w:hAnsi="Arial" w:cs="Arial"/>
          <w:sz w:val="24"/>
          <w:szCs w:val="24"/>
          <w:highlight w:val="magenta"/>
          <w:lang w:eastAsia="pt-BR"/>
          <w:rPrChange w:id="2477" w:author="Patricia Sbrissa" w:date="2019-09-27T23:31:00Z">
            <w:rPr>
              <w:rFonts w:ascii="Arial" w:eastAsia="Times New Roman" w:hAnsi="Arial" w:cs="Arial"/>
              <w:sz w:val="24"/>
              <w:szCs w:val="24"/>
              <w:lang w:eastAsia="pt-BR"/>
            </w:rPr>
          </w:rPrChange>
        </w:rPr>
        <w:lastRenderedPageBreak/>
        <w:t>encontra</w:t>
      </w:r>
      <w:del w:id="2478" w:author="Patricia Sbrissa" w:date="2019-09-27T19:26:00Z">
        <w:r w:rsidR="00511BC2" w:rsidRPr="006C12A4" w:rsidDel="00EB4E37">
          <w:rPr>
            <w:rFonts w:ascii="Arial" w:eastAsia="Times New Roman" w:hAnsi="Arial" w:cs="Arial"/>
            <w:sz w:val="24"/>
            <w:szCs w:val="24"/>
            <w:highlight w:val="magenta"/>
            <w:lang w:eastAsia="pt-BR"/>
            <w:rPrChange w:id="2479" w:author="Patricia Sbrissa" w:date="2019-09-27T23:31:00Z">
              <w:rPr>
                <w:rFonts w:ascii="Arial" w:eastAsia="Times New Roman" w:hAnsi="Arial" w:cs="Arial"/>
                <w:sz w:val="24"/>
                <w:szCs w:val="24"/>
                <w:lang w:eastAsia="pt-BR"/>
              </w:rPr>
            </w:rPrChange>
          </w:rPr>
          <w:delText>mos</w:delText>
        </w:r>
      </w:del>
      <w:r w:rsidR="00511BC2" w:rsidRPr="006C12A4">
        <w:rPr>
          <w:rFonts w:ascii="Arial" w:eastAsia="Times New Roman" w:hAnsi="Arial" w:cs="Arial"/>
          <w:sz w:val="24"/>
          <w:szCs w:val="24"/>
          <w:highlight w:val="magenta"/>
          <w:lang w:eastAsia="pt-BR"/>
          <w:rPrChange w:id="2480" w:author="Patricia Sbrissa" w:date="2019-09-27T23:31:00Z">
            <w:rPr>
              <w:rFonts w:ascii="Arial" w:eastAsia="Times New Roman" w:hAnsi="Arial" w:cs="Arial"/>
              <w:sz w:val="24"/>
              <w:szCs w:val="24"/>
              <w:lang w:eastAsia="pt-BR"/>
            </w:rPr>
          </w:rPrChange>
        </w:rPr>
        <w:t xml:space="preserve"> o campo exato </w:t>
      </w:r>
      <w:del w:id="2481" w:author="Patricia Sbrissa" w:date="2019-09-27T19:26:00Z">
        <w:r w:rsidR="00511BC2" w:rsidRPr="006C12A4" w:rsidDel="00EB4E37">
          <w:rPr>
            <w:rFonts w:ascii="Arial" w:eastAsia="Times New Roman" w:hAnsi="Arial" w:cs="Arial"/>
            <w:sz w:val="24"/>
            <w:szCs w:val="24"/>
            <w:highlight w:val="magenta"/>
            <w:lang w:eastAsia="pt-BR"/>
            <w:rPrChange w:id="2482" w:author="Patricia Sbrissa" w:date="2019-09-27T23:31:00Z">
              <w:rPr>
                <w:rFonts w:ascii="Arial" w:eastAsia="Times New Roman" w:hAnsi="Arial" w:cs="Arial"/>
                <w:sz w:val="24"/>
                <w:szCs w:val="24"/>
                <w:lang w:eastAsia="pt-BR"/>
              </w:rPr>
            </w:rPrChange>
          </w:rPr>
          <w:delText>d</w:delText>
        </w:r>
      </w:del>
      <w:ins w:id="2483" w:author="Patricia Sbrissa" w:date="2019-09-27T19:26:00Z">
        <w:r w:rsidR="00EB4E37" w:rsidRPr="006C12A4">
          <w:rPr>
            <w:rFonts w:ascii="Arial" w:eastAsia="Times New Roman" w:hAnsi="Arial" w:cs="Arial"/>
            <w:sz w:val="24"/>
            <w:szCs w:val="24"/>
            <w:highlight w:val="magenta"/>
            <w:lang w:eastAsia="pt-BR"/>
            <w:rPrChange w:id="2484" w:author="Patricia Sbrissa" w:date="2019-09-27T23:31:00Z">
              <w:rPr>
                <w:rFonts w:ascii="Arial" w:eastAsia="Times New Roman" w:hAnsi="Arial" w:cs="Arial"/>
                <w:sz w:val="24"/>
                <w:szCs w:val="24"/>
                <w:lang w:eastAsia="pt-BR"/>
              </w:rPr>
            </w:rPrChange>
          </w:rPr>
          <w:t>das</w:t>
        </w:r>
      </w:ins>
      <w:del w:id="2485" w:author="Patricia Sbrissa" w:date="2019-09-27T19:26:00Z">
        <w:r w:rsidR="00511BC2" w:rsidRPr="006C12A4" w:rsidDel="00EB4E37">
          <w:rPr>
            <w:rFonts w:ascii="Arial" w:eastAsia="Times New Roman" w:hAnsi="Arial" w:cs="Arial"/>
            <w:sz w:val="24"/>
            <w:szCs w:val="24"/>
            <w:highlight w:val="magenta"/>
            <w:lang w:eastAsia="pt-BR"/>
            <w:rPrChange w:id="2486" w:author="Patricia Sbrissa" w:date="2019-09-27T23:31:00Z">
              <w:rPr>
                <w:rFonts w:ascii="Arial" w:eastAsia="Times New Roman" w:hAnsi="Arial" w:cs="Arial"/>
                <w:sz w:val="24"/>
                <w:szCs w:val="24"/>
                <w:lang w:eastAsia="pt-BR"/>
              </w:rPr>
            </w:rPrChange>
          </w:rPr>
          <w:delText>e</w:delText>
        </w:r>
      </w:del>
      <w:r w:rsidR="00511BC2" w:rsidRPr="006C12A4">
        <w:rPr>
          <w:rFonts w:ascii="Arial" w:eastAsia="Times New Roman" w:hAnsi="Arial" w:cs="Arial"/>
          <w:sz w:val="24"/>
          <w:szCs w:val="24"/>
          <w:highlight w:val="magenta"/>
          <w:lang w:eastAsia="pt-BR"/>
          <w:rPrChange w:id="2487" w:author="Patricia Sbrissa" w:date="2019-09-27T23:31:00Z">
            <w:rPr>
              <w:rFonts w:ascii="Arial" w:eastAsia="Times New Roman" w:hAnsi="Arial" w:cs="Arial"/>
              <w:sz w:val="24"/>
              <w:szCs w:val="24"/>
              <w:lang w:eastAsia="pt-BR"/>
            </w:rPr>
          </w:rPrChange>
        </w:rPr>
        <w:t xml:space="preserve"> atribuições da</w:t>
      </w:r>
      <w:ins w:id="2488" w:author="Patricia Sbrissa" w:date="2019-09-27T19:26:00Z">
        <w:r w:rsidR="00EB4E37" w:rsidRPr="006C12A4">
          <w:rPr>
            <w:rFonts w:ascii="Arial" w:eastAsia="Times New Roman" w:hAnsi="Arial" w:cs="Arial"/>
            <w:sz w:val="24"/>
            <w:szCs w:val="24"/>
            <w:highlight w:val="magenta"/>
            <w:lang w:eastAsia="pt-BR"/>
            <w:rPrChange w:id="2489" w:author="Patricia Sbrissa" w:date="2019-09-27T23:31:00Z">
              <w:rPr>
                <w:rFonts w:ascii="Arial" w:eastAsia="Times New Roman" w:hAnsi="Arial" w:cs="Arial"/>
                <w:sz w:val="24"/>
                <w:szCs w:val="24"/>
                <w:lang w:eastAsia="pt-BR"/>
              </w:rPr>
            </w:rPrChange>
          </w:rPr>
          <w:t>s</w:t>
        </w:r>
      </w:ins>
      <w:r w:rsidR="00511BC2" w:rsidRPr="006C12A4">
        <w:rPr>
          <w:rFonts w:ascii="Arial" w:eastAsia="Times New Roman" w:hAnsi="Arial" w:cs="Arial"/>
          <w:sz w:val="24"/>
          <w:szCs w:val="24"/>
          <w:highlight w:val="magenta"/>
          <w:lang w:eastAsia="pt-BR"/>
          <w:rPrChange w:id="2490" w:author="Patricia Sbrissa" w:date="2019-09-27T23:31:00Z">
            <w:rPr>
              <w:rFonts w:ascii="Arial" w:eastAsia="Times New Roman" w:hAnsi="Arial" w:cs="Arial"/>
              <w:sz w:val="24"/>
              <w:szCs w:val="24"/>
              <w:lang w:eastAsia="pt-BR"/>
            </w:rPr>
          </w:rPrChange>
        </w:rPr>
        <w:t xml:space="preserve"> lei</w:t>
      </w:r>
      <w:ins w:id="2491" w:author="Patricia Sbrissa" w:date="2019-09-27T19:26:00Z">
        <w:r w:rsidR="002E7329" w:rsidRPr="006C12A4">
          <w:rPr>
            <w:rFonts w:ascii="Arial" w:eastAsia="Times New Roman" w:hAnsi="Arial" w:cs="Arial"/>
            <w:sz w:val="24"/>
            <w:szCs w:val="24"/>
            <w:highlight w:val="magenta"/>
            <w:lang w:eastAsia="pt-BR"/>
            <w:rPrChange w:id="2492" w:author="Patricia Sbrissa" w:date="2019-09-27T23:31:00Z">
              <w:rPr>
                <w:rFonts w:ascii="Arial" w:eastAsia="Times New Roman" w:hAnsi="Arial" w:cs="Arial"/>
                <w:sz w:val="24"/>
                <w:szCs w:val="24"/>
                <w:lang w:eastAsia="pt-BR"/>
              </w:rPr>
            </w:rPrChange>
          </w:rPr>
          <w:t>s</w:t>
        </w:r>
      </w:ins>
      <w:r w:rsidR="00511BC2" w:rsidRPr="006C12A4">
        <w:rPr>
          <w:rFonts w:ascii="Arial" w:eastAsia="Times New Roman" w:hAnsi="Arial" w:cs="Arial"/>
          <w:sz w:val="24"/>
          <w:szCs w:val="24"/>
          <w:highlight w:val="magenta"/>
          <w:lang w:eastAsia="pt-BR"/>
          <w:rPrChange w:id="2493" w:author="Patricia Sbrissa" w:date="2019-09-27T23:31:00Z">
            <w:rPr>
              <w:rFonts w:ascii="Arial" w:eastAsia="Times New Roman" w:hAnsi="Arial" w:cs="Arial"/>
              <w:sz w:val="24"/>
              <w:szCs w:val="24"/>
              <w:lang w:eastAsia="pt-BR"/>
            </w:rPr>
          </w:rPrChange>
        </w:rPr>
        <w:t xml:space="preserve"> </w:t>
      </w:r>
      <w:del w:id="2494" w:author="Patricia Sbrissa" w:date="2019-09-27T19:26:00Z">
        <w:r w:rsidR="00511BC2" w:rsidRPr="006C12A4" w:rsidDel="002E7329">
          <w:rPr>
            <w:rFonts w:ascii="Arial" w:eastAsia="Times New Roman" w:hAnsi="Arial" w:cs="Arial"/>
            <w:sz w:val="24"/>
            <w:szCs w:val="24"/>
            <w:highlight w:val="magenta"/>
            <w:lang w:eastAsia="pt-BR"/>
            <w:rPrChange w:id="2495" w:author="Patricia Sbrissa" w:date="2019-09-27T23:31:00Z">
              <w:rPr>
                <w:rFonts w:ascii="Arial" w:eastAsia="Times New Roman" w:hAnsi="Arial" w:cs="Arial"/>
                <w:sz w:val="24"/>
                <w:szCs w:val="24"/>
                <w:lang w:eastAsia="pt-BR"/>
              </w:rPr>
            </w:rPrChange>
          </w:rPr>
          <w:delText>complementar</w:delText>
        </w:r>
      </w:del>
      <w:ins w:id="2496" w:author="Patricia Sbrissa" w:date="2019-09-27T19:26:00Z">
        <w:r w:rsidR="002E7329" w:rsidRPr="006C12A4">
          <w:rPr>
            <w:rFonts w:ascii="Arial" w:eastAsia="Times New Roman" w:hAnsi="Arial" w:cs="Arial"/>
            <w:sz w:val="24"/>
            <w:szCs w:val="24"/>
            <w:highlight w:val="magenta"/>
            <w:lang w:eastAsia="pt-BR"/>
            <w:rPrChange w:id="2497" w:author="Patricia Sbrissa" w:date="2019-09-27T23:31:00Z">
              <w:rPr>
                <w:rFonts w:ascii="Arial" w:eastAsia="Times New Roman" w:hAnsi="Arial" w:cs="Arial"/>
                <w:sz w:val="24"/>
                <w:szCs w:val="24"/>
                <w:lang w:eastAsia="pt-BR"/>
              </w:rPr>
            </w:rPrChange>
          </w:rPr>
          <w:t>complementares</w:t>
        </w:r>
      </w:ins>
      <w:r w:rsidR="00511BC2" w:rsidRPr="006C12A4">
        <w:rPr>
          <w:rFonts w:ascii="Arial" w:eastAsia="Times New Roman" w:hAnsi="Arial" w:cs="Arial"/>
          <w:sz w:val="24"/>
          <w:szCs w:val="24"/>
          <w:highlight w:val="magenta"/>
          <w:lang w:eastAsia="pt-BR"/>
          <w:rPrChange w:id="2498" w:author="Patricia Sbrissa" w:date="2019-09-27T23:31:00Z">
            <w:rPr>
              <w:rFonts w:ascii="Arial" w:eastAsia="Times New Roman" w:hAnsi="Arial" w:cs="Arial"/>
              <w:sz w:val="24"/>
              <w:szCs w:val="24"/>
              <w:lang w:eastAsia="pt-BR"/>
            </w:rPr>
          </w:rPrChange>
        </w:rPr>
        <w:t>, como a definição de tributos</w:t>
      </w:r>
      <w:ins w:id="2499" w:author="Patricia Sbrissa" w:date="2019-09-27T19:26:00Z">
        <w:r w:rsidR="002E7329" w:rsidRPr="006C12A4">
          <w:rPr>
            <w:rFonts w:ascii="Arial" w:eastAsia="Times New Roman" w:hAnsi="Arial" w:cs="Arial"/>
            <w:sz w:val="24"/>
            <w:szCs w:val="24"/>
            <w:highlight w:val="magenta"/>
            <w:lang w:eastAsia="pt-BR"/>
            <w:rPrChange w:id="2500" w:author="Patricia Sbrissa" w:date="2019-09-27T23:31:00Z">
              <w:rPr>
                <w:rFonts w:ascii="Arial" w:eastAsia="Times New Roman" w:hAnsi="Arial" w:cs="Arial"/>
                <w:sz w:val="24"/>
                <w:szCs w:val="24"/>
                <w:lang w:eastAsia="pt-BR"/>
              </w:rPr>
            </w:rPrChange>
          </w:rPr>
          <w:t xml:space="preserve"> e</w:t>
        </w:r>
      </w:ins>
      <w:del w:id="2501" w:author="Patricia Sbrissa" w:date="2019-09-27T19:26:00Z">
        <w:r w:rsidR="00511BC2" w:rsidRPr="006C12A4" w:rsidDel="002E7329">
          <w:rPr>
            <w:rFonts w:ascii="Arial" w:eastAsia="Times New Roman" w:hAnsi="Arial" w:cs="Arial"/>
            <w:sz w:val="24"/>
            <w:szCs w:val="24"/>
            <w:highlight w:val="magenta"/>
            <w:lang w:eastAsia="pt-BR"/>
            <w:rPrChange w:id="2502" w:author="Patricia Sbrissa" w:date="2019-09-27T23:31:00Z">
              <w:rPr>
                <w:rFonts w:ascii="Arial" w:eastAsia="Times New Roman" w:hAnsi="Arial" w:cs="Arial"/>
                <w:sz w:val="24"/>
                <w:szCs w:val="24"/>
                <w:lang w:eastAsia="pt-BR"/>
              </w:rPr>
            </w:rPrChange>
          </w:rPr>
          <w:delText>,</w:delText>
        </w:r>
      </w:del>
      <w:r w:rsidR="00511BC2" w:rsidRPr="006C12A4">
        <w:rPr>
          <w:rFonts w:ascii="Arial" w:eastAsia="Times New Roman" w:hAnsi="Arial" w:cs="Arial"/>
          <w:sz w:val="24"/>
          <w:szCs w:val="24"/>
          <w:highlight w:val="magenta"/>
          <w:lang w:eastAsia="pt-BR"/>
          <w:rPrChange w:id="2503" w:author="Patricia Sbrissa" w:date="2019-09-27T23:31:00Z">
            <w:rPr>
              <w:rFonts w:ascii="Arial" w:eastAsia="Times New Roman" w:hAnsi="Arial" w:cs="Arial"/>
              <w:sz w:val="24"/>
              <w:szCs w:val="24"/>
              <w:lang w:eastAsia="pt-BR"/>
            </w:rPr>
          </w:rPrChange>
        </w:rPr>
        <w:t xml:space="preserve"> suas espécies, incluindo o fato gerador, a base de cálculo e as alíquotas.</w:t>
      </w:r>
      <w:r w:rsidR="00511BC2" w:rsidRPr="008E52F7">
        <w:rPr>
          <w:rFonts w:ascii="Arial" w:eastAsia="Times New Roman" w:hAnsi="Arial" w:cs="Arial"/>
          <w:sz w:val="24"/>
          <w:szCs w:val="24"/>
          <w:lang w:eastAsia="pt-BR"/>
        </w:rPr>
        <w:t xml:space="preserve"> </w:t>
      </w:r>
    </w:p>
    <w:p w14:paraId="74D151F8" w14:textId="77777777" w:rsidR="00511BC2" w:rsidRPr="00E43AA6" w:rsidRDefault="00511BC2" w:rsidP="00F86FB8">
      <w:pPr>
        <w:spacing w:after="240"/>
        <w:ind w:firstLine="0"/>
        <w:rPr>
          <w:rFonts w:ascii="Arial" w:eastAsia="Times New Roman" w:hAnsi="Arial" w:cs="Arial"/>
          <w:i/>
          <w:sz w:val="24"/>
          <w:szCs w:val="24"/>
          <w:lang w:eastAsia="pt-BR"/>
        </w:rPr>
        <w:pPrChange w:id="2504" w:author="Patricia Sbrissa" w:date="2019-09-27T22:52:00Z">
          <w:pPr>
            <w:spacing w:after="228" w:line="386" w:lineRule="atLeast"/>
            <w:ind w:firstLine="708"/>
          </w:pPr>
        </w:pPrChange>
      </w:pPr>
    </w:p>
    <w:p w14:paraId="1D4285D7" w14:textId="77777777" w:rsidR="002440BA" w:rsidRPr="00F86FB8" w:rsidDel="00F86FB8" w:rsidRDefault="002440BA" w:rsidP="00F86FB8">
      <w:pPr>
        <w:ind w:firstLine="0"/>
        <w:jc w:val="left"/>
        <w:rPr>
          <w:del w:id="2505" w:author="Patricia Sbrissa" w:date="2019-09-27T22:51:00Z"/>
          <w:rFonts w:ascii="Arial" w:hAnsi="Arial" w:cs="Arial"/>
          <w:b/>
          <w:color w:val="365F91" w:themeColor="accent1" w:themeShade="BF"/>
          <w:sz w:val="28"/>
          <w:szCs w:val="28"/>
          <w:rPrChange w:id="2506" w:author="Patricia Sbrissa" w:date="2019-09-27T22:51:00Z">
            <w:rPr>
              <w:del w:id="2507" w:author="Patricia Sbrissa" w:date="2019-09-27T22:51:00Z"/>
              <w:rFonts w:ascii="Arial" w:hAnsi="Arial" w:cs="Arial"/>
              <w:b/>
              <w:sz w:val="28"/>
              <w:szCs w:val="28"/>
            </w:rPr>
          </w:rPrChange>
        </w:rPr>
        <w:pPrChange w:id="2508" w:author="Patricia Sbrissa" w:date="2019-09-27T22:51:00Z">
          <w:pPr>
            <w:ind w:firstLine="0"/>
            <w:jc w:val="center"/>
          </w:pPr>
        </w:pPrChange>
      </w:pPr>
      <w:r w:rsidRPr="00F86FB8">
        <w:rPr>
          <w:rFonts w:ascii="Arial" w:hAnsi="Arial" w:cs="Arial"/>
          <w:b/>
          <w:color w:val="365F91" w:themeColor="accent1" w:themeShade="BF"/>
          <w:sz w:val="28"/>
          <w:szCs w:val="28"/>
          <w:rPrChange w:id="2509" w:author="Patricia Sbrissa" w:date="2019-09-27T22:51:00Z">
            <w:rPr>
              <w:rFonts w:ascii="Arial" w:hAnsi="Arial" w:cs="Arial"/>
              <w:b/>
              <w:sz w:val="28"/>
              <w:szCs w:val="28"/>
            </w:rPr>
          </w:rPrChange>
        </w:rPr>
        <w:t>Síntese</w:t>
      </w:r>
    </w:p>
    <w:p w14:paraId="1C154E91" w14:textId="77777777" w:rsidR="008E52F7" w:rsidRPr="008E52F7" w:rsidRDefault="008E52F7" w:rsidP="00F86FB8">
      <w:pPr>
        <w:ind w:firstLine="0"/>
        <w:jc w:val="left"/>
        <w:pPrChange w:id="2510" w:author="Patricia Sbrissa" w:date="2019-09-27T22:51:00Z">
          <w:pPr>
            <w:pStyle w:val="NormalWeb"/>
            <w:spacing w:before="0" w:beforeAutospacing="0" w:after="0" w:afterAutospacing="0" w:line="360" w:lineRule="auto"/>
            <w:ind w:firstLine="708"/>
            <w:textAlignment w:val="top"/>
          </w:pPr>
        </w:pPrChange>
      </w:pPr>
    </w:p>
    <w:p w14:paraId="7873D2C2" w14:textId="77777777" w:rsidR="00BB0046" w:rsidRPr="00E43AA6" w:rsidDel="00F86FB8" w:rsidRDefault="00BB0046" w:rsidP="00BB0046">
      <w:pPr>
        <w:pStyle w:val="NormalWeb"/>
        <w:spacing w:before="0" w:beforeAutospacing="0" w:after="0" w:afterAutospacing="0" w:line="360" w:lineRule="auto"/>
        <w:ind w:firstLine="708"/>
        <w:textAlignment w:val="top"/>
        <w:rPr>
          <w:del w:id="2511" w:author="Patricia Sbrissa" w:date="2019-09-27T22:51:00Z"/>
          <w:rFonts w:ascii="Arial" w:hAnsi="Arial" w:cs="Arial"/>
        </w:rPr>
      </w:pPr>
      <w:r w:rsidRPr="00E43AA6">
        <w:rPr>
          <w:rFonts w:ascii="Arial" w:hAnsi="Arial" w:cs="Arial"/>
        </w:rPr>
        <w:t>Após todo esse estudo</w:t>
      </w:r>
      <w:r w:rsidR="00AF75F5" w:rsidRPr="00E43AA6">
        <w:rPr>
          <w:rFonts w:ascii="Arial" w:hAnsi="Arial" w:cs="Arial"/>
        </w:rPr>
        <w:t xml:space="preserve"> histórico, vi</w:t>
      </w:r>
      <w:r w:rsidRPr="00E43AA6">
        <w:rPr>
          <w:rFonts w:ascii="Arial" w:hAnsi="Arial" w:cs="Arial"/>
        </w:rPr>
        <w:t xml:space="preserve">mos a importância </w:t>
      </w:r>
      <w:r w:rsidR="00AF75F5" w:rsidRPr="00E43AA6">
        <w:rPr>
          <w:rFonts w:ascii="Arial" w:hAnsi="Arial" w:cs="Arial"/>
        </w:rPr>
        <w:t xml:space="preserve">da existência </w:t>
      </w:r>
      <w:r w:rsidRPr="00E43AA6">
        <w:rPr>
          <w:rFonts w:ascii="Arial" w:hAnsi="Arial" w:cs="Arial"/>
        </w:rPr>
        <w:t xml:space="preserve">dos </w:t>
      </w:r>
      <w:ins w:id="2512" w:author="Patricia Sbrissa" w:date="2019-09-27T16:44:00Z">
        <w:r w:rsidR="00383ADE">
          <w:rPr>
            <w:rFonts w:ascii="Arial" w:hAnsi="Arial" w:cs="Arial"/>
          </w:rPr>
          <w:t>t</w:t>
        </w:r>
      </w:ins>
      <w:del w:id="2513" w:author="Patricia Sbrissa" w:date="2019-09-27T16:44:00Z">
        <w:r w:rsidRPr="00E43AA6" w:rsidDel="00383ADE">
          <w:rPr>
            <w:rFonts w:ascii="Arial" w:hAnsi="Arial" w:cs="Arial"/>
          </w:rPr>
          <w:delText>T</w:delText>
        </w:r>
      </w:del>
      <w:r w:rsidRPr="00E43AA6">
        <w:rPr>
          <w:rFonts w:ascii="Arial" w:hAnsi="Arial" w:cs="Arial"/>
        </w:rPr>
        <w:t xml:space="preserve">ributos </w:t>
      </w:r>
      <w:del w:id="2514" w:author="Patricia Sbrissa" w:date="2019-09-27T16:44:00Z">
        <w:r w:rsidRPr="00E43AA6" w:rsidDel="00383ADE">
          <w:rPr>
            <w:rFonts w:ascii="Arial" w:hAnsi="Arial" w:cs="Arial"/>
          </w:rPr>
          <w:delText>na história</w:delText>
        </w:r>
      </w:del>
      <w:ins w:id="2515" w:author="Patricia Sbrissa" w:date="2019-09-27T16:44:00Z">
        <w:r w:rsidR="00383ADE">
          <w:rPr>
            <w:rFonts w:ascii="Arial" w:hAnsi="Arial" w:cs="Arial"/>
          </w:rPr>
          <w:t>desde os primórdios</w:t>
        </w:r>
      </w:ins>
      <w:r w:rsidRPr="00E43AA6">
        <w:rPr>
          <w:rFonts w:ascii="Arial" w:hAnsi="Arial" w:cs="Arial"/>
        </w:rPr>
        <w:t xml:space="preserve"> da humanidade, </w:t>
      </w:r>
      <w:del w:id="2516" w:author="Patricia Sbrissa" w:date="2019-09-27T16:44:00Z">
        <w:r w:rsidRPr="00E43AA6" w:rsidDel="00EA06C0">
          <w:rPr>
            <w:rFonts w:ascii="Arial" w:hAnsi="Arial" w:cs="Arial"/>
          </w:rPr>
          <w:delText>e</w:delText>
        </w:r>
      </w:del>
      <w:ins w:id="2517" w:author="Patricia Sbrissa" w:date="2019-09-27T16:44:00Z">
        <w:r w:rsidR="00EA06C0">
          <w:rPr>
            <w:rFonts w:ascii="Arial" w:hAnsi="Arial" w:cs="Arial"/>
          </w:rPr>
          <w:t>com</w:t>
        </w:r>
      </w:ins>
      <w:r w:rsidRPr="00E43AA6">
        <w:rPr>
          <w:rFonts w:ascii="Arial" w:hAnsi="Arial" w:cs="Arial"/>
        </w:rPr>
        <w:t xml:space="preserve"> sua evolução </w:t>
      </w:r>
      <w:del w:id="2518" w:author="Patricia Sbrissa" w:date="2019-09-27T16:44:00Z">
        <w:r w:rsidR="00AF75F5" w:rsidRPr="00E43AA6" w:rsidDel="00EA06C0">
          <w:rPr>
            <w:rFonts w:ascii="Arial" w:hAnsi="Arial" w:cs="Arial"/>
          </w:rPr>
          <w:delText>com o passar</w:delText>
        </w:r>
      </w:del>
      <w:ins w:id="2519" w:author="Patricia Sbrissa" w:date="2019-09-27T16:44:00Z">
        <w:r w:rsidR="00EA06C0">
          <w:rPr>
            <w:rFonts w:ascii="Arial" w:hAnsi="Arial" w:cs="Arial"/>
          </w:rPr>
          <w:t>ao longo</w:t>
        </w:r>
      </w:ins>
      <w:r w:rsidR="00AF75F5" w:rsidRPr="00E43AA6">
        <w:rPr>
          <w:rFonts w:ascii="Arial" w:hAnsi="Arial" w:cs="Arial"/>
        </w:rPr>
        <w:t xml:space="preserve"> </w:t>
      </w:r>
      <w:del w:id="2520" w:author="Patricia Sbrissa" w:date="2019-09-27T16:45:00Z">
        <w:r w:rsidR="00AF75F5" w:rsidRPr="00E43AA6" w:rsidDel="00EA06C0">
          <w:rPr>
            <w:rFonts w:ascii="Arial" w:hAnsi="Arial" w:cs="Arial"/>
          </w:rPr>
          <w:delText xml:space="preserve">dos </w:delText>
        </w:r>
      </w:del>
      <w:r w:rsidR="00AF75F5" w:rsidRPr="00E43AA6">
        <w:rPr>
          <w:rFonts w:ascii="Arial" w:hAnsi="Arial" w:cs="Arial"/>
        </w:rPr>
        <w:t>tempos</w:t>
      </w:r>
      <w:ins w:id="2521" w:author="Patricia Sbrissa" w:date="2019-09-27T18:19:00Z">
        <w:r w:rsidR="000A5101">
          <w:rPr>
            <w:rFonts w:ascii="Arial" w:hAnsi="Arial" w:cs="Arial"/>
          </w:rPr>
          <w:t>,</w:t>
        </w:r>
      </w:ins>
      <w:r w:rsidR="00AF75F5" w:rsidRPr="00E43AA6">
        <w:rPr>
          <w:rFonts w:ascii="Arial" w:hAnsi="Arial" w:cs="Arial"/>
        </w:rPr>
        <w:t xml:space="preserve"> até </w:t>
      </w:r>
      <w:del w:id="2522" w:author="Patricia Sbrissa" w:date="2019-09-27T16:45:00Z">
        <w:r w:rsidR="00AF75F5" w:rsidRPr="00E43AA6" w:rsidDel="00535562">
          <w:rPr>
            <w:rFonts w:ascii="Arial" w:hAnsi="Arial" w:cs="Arial"/>
          </w:rPr>
          <w:delText>o</w:delText>
        </w:r>
        <w:r w:rsidRPr="00E43AA6" w:rsidDel="00535562">
          <w:rPr>
            <w:rFonts w:ascii="Arial" w:hAnsi="Arial" w:cs="Arial"/>
          </w:rPr>
          <w:delText xml:space="preserve"> seu</w:delText>
        </w:r>
      </w:del>
      <w:ins w:id="2523" w:author="Patricia Sbrissa" w:date="2019-09-27T16:45:00Z">
        <w:r w:rsidR="00535562">
          <w:rPr>
            <w:rFonts w:ascii="Arial" w:hAnsi="Arial" w:cs="Arial"/>
          </w:rPr>
          <w:t>fossem incorporados</w:t>
        </w:r>
      </w:ins>
      <w:r w:rsidRPr="00E43AA6">
        <w:rPr>
          <w:rFonts w:ascii="Arial" w:hAnsi="Arial" w:cs="Arial"/>
        </w:rPr>
        <w:t xml:space="preserve"> </w:t>
      </w:r>
      <w:del w:id="2524" w:author="Patricia Sbrissa" w:date="2019-09-27T16:45:00Z">
        <w:r w:rsidRPr="00E43AA6" w:rsidDel="00535562">
          <w:rPr>
            <w:rFonts w:ascii="Arial" w:hAnsi="Arial" w:cs="Arial"/>
          </w:rPr>
          <w:delText>nascimento no</w:delText>
        </w:r>
      </w:del>
      <w:ins w:id="2525" w:author="Patricia Sbrissa" w:date="2019-09-27T16:45:00Z">
        <w:r w:rsidR="00535562">
          <w:rPr>
            <w:rFonts w:ascii="Arial" w:hAnsi="Arial" w:cs="Arial"/>
          </w:rPr>
          <w:t>pelo</w:t>
        </w:r>
      </w:ins>
      <w:r w:rsidRPr="00E43AA6">
        <w:rPr>
          <w:rFonts w:ascii="Arial" w:hAnsi="Arial" w:cs="Arial"/>
        </w:rPr>
        <w:t xml:space="preserve"> Brasil.</w:t>
      </w:r>
    </w:p>
    <w:p w14:paraId="0E6964A0" w14:textId="77777777" w:rsidR="00761996" w:rsidRPr="00E43AA6" w:rsidRDefault="00761996" w:rsidP="00F86FB8">
      <w:pPr>
        <w:pStyle w:val="NormalWeb"/>
        <w:spacing w:before="0" w:beforeAutospacing="0" w:after="0" w:afterAutospacing="0" w:line="360" w:lineRule="auto"/>
        <w:ind w:firstLine="708"/>
        <w:textAlignment w:val="top"/>
        <w:rPr>
          <w:rFonts w:ascii="Arial" w:hAnsi="Arial" w:cs="Arial"/>
        </w:rPr>
        <w:pPrChange w:id="2526" w:author="Patricia Sbrissa" w:date="2019-09-27T22:51:00Z">
          <w:pPr>
            <w:pStyle w:val="NormalWeb"/>
            <w:spacing w:before="0" w:beforeAutospacing="0" w:after="0" w:afterAutospacing="0" w:line="360" w:lineRule="auto"/>
            <w:ind w:firstLine="708"/>
            <w:textAlignment w:val="top"/>
          </w:pPr>
        </w:pPrChange>
      </w:pPr>
    </w:p>
    <w:p w14:paraId="7C46033F" w14:textId="77777777" w:rsidR="00680F4C" w:rsidRPr="00E43AA6" w:rsidDel="00F86FB8" w:rsidRDefault="00E43AA6" w:rsidP="00680F4C">
      <w:pPr>
        <w:pStyle w:val="0TITULO1TXT"/>
        <w:spacing w:before="0" w:after="0" w:line="360" w:lineRule="auto"/>
        <w:rPr>
          <w:del w:id="2527" w:author="Patricia Sbrissa" w:date="2019-09-27T22:51:00Z"/>
          <w:rFonts w:ascii="Arial" w:hAnsi="Arial" w:cs="Arial"/>
          <w:b w:val="0"/>
          <w:color w:val="auto"/>
          <w:sz w:val="24"/>
          <w:szCs w:val="24"/>
        </w:rPr>
      </w:pPr>
      <w:r w:rsidRPr="00E43AA6">
        <w:rPr>
          <w:rFonts w:ascii="Arial" w:hAnsi="Arial" w:cs="Arial"/>
          <w:b w:val="0"/>
          <w:color w:val="auto"/>
          <w:sz w:val="24"/>
          <w:szCs w:val="24"/>
        </w:rPr>
        <w:t>Os tributos acompanha</w:t>
      </w:r>
      <w:del w:id="2528" w:author="Patricia Sbrissa" w:date="2019-09-27T18:19:00Z">
        <w:r w:rsidRPr="00E43AA6" w:rsidDel="009D2B5A">
          <w:rPr>
            <w:rFonts w:ascii="Arial" w:hAnsi="Arial" w:cs="Arial"/>
            <w:b w:val="0"/>
            <w:color w:val="auto"/>
            <w:sz w:val="24"/>
            <w:szCs w:val="24"/>
          </w:rPr>
          <w:delText>ram</w:delText>
        </w:r>
      </w:del>
      <w:ins w:id="2529" w:author="Patricia Sbrissa" w:date="2019-09-27T18:19:00Z">
        <w:r w:rsidR="009D2B5A">
          <w:rPr>
            <w:rFonts w:ascii="Arial" w:hAnsi="Arial" w:cs="Arial"/>
            <w:b w:val="0"/>
            <w:color w:val="auto"/>
            <w:sz w:val="24"/>
            <w:szCs w:val="24"/>
          </w:rPr>
          <w:t>m</w:t>
        </w:r>
      </w:ins>
      <w:r w:rsidR="00680F4C" w:rsidRPr="00E43AA6">
        <w:rPr>
          <w:rFonts w:ascii="Arial" w:hAnsi="Arial" w:cs="Arial"/>
          <w:b w:val="0"/>
          <w:color w:val="auto"/>
          <w:sz w:val="24"/>
          <w:szCs w:val="24"/>
        </w:rPr>
        <w:t xml:space="preserve"> </w:t>
      </w:r>
      <w:del w:id="2530" w:author="Patricia Sbrissa" w:date="2019-09-27T18:19:00Z">
        <w:r w:rsidR="00680F4C" w:rsidRPr="00E43AA6" w:rsidDel="009D2B5A">
          <w:rPr>
            <w:rFonts w:ascii="Arial" w:hAnsi="Arial" w:cs="Arial"/>
            <w:b w:val="0"/>
            <w:color w:val="auto"/>
            <w:sz w:val="24"/>
            <w:szCs w:val="24"/>
          </w:rPr>
          <w:delText>a</w:delText>
        </w:r>
      </w:del>
      <w:ins w:id="2531" w:author="Patricia Sbrissa" w:date="2019-09-27T18:19:00Z">
        <w:r w:rsidR="009D2B5A">
          <w:rPr>
            <w:rFonts w:ascii="Arial" w:hAnsi="Arial" w:cs="Arial"/>
            <w:b w:val="0"/>
            <w:color w:val="auto"/>
            <w:sz w:val="24"/>
            <w:szCs w:val="24"/>
          </w:rPr>
          <w:t xml:space="preserve">a vida humana </w:t>
        </w:r>
      </w:ins>
      <w:del w:id="2532" w:author="Patricia Sbrissa" w:date="2019-09-27T18:19:00Z">
        <w:r w:rsidR="00680F4C" w:rsidRPr="00E43AA6" w:rsidDel="009D2B5A">
          <w:rPr>
            <w:rFonts w:ascii="Arial" w:hAnsi="Arial" w:cs="Arial"/>
            <w:b w:val="0"/>
            <w:color w:val="auto"/>
            <w:sz w:val="24"/>
            <w:szCs w:val="24"/>
          </w:rPr>
          <w:delText xml:space="preserve"> humanidade, sendo que todos</w:delText>
        </w:r>
      </w:del>
      <w:ins w:id="2533" w:author="Patricia Sbrissa" w:date="2019-09-27T18:19:00Z">
        <w:r w:rsidR="009D2B5A">
          <w:rPr>
            <w:rFonts w:ascii="Arial" w:hAnsi="Arial" w:cs="Arial"/>
            <w:b w:val="0"/>
            <w:color w:val="auto"/>
            <w:sz w:val="24"/>
            <w:szCs w:val="24"/>
          </w:rPr>
          <w:t xml:space="preserve"> desde que</w:t>
        </w:r>
      </w:ins>
      <w:r w:rsidR="00680F4C" w:rsidRPr="00E43AA6">
        <w:rPr>
          <w:rFonts w:ascii="Arial" w:hAnsi="Arial" w:cs="Arial"/>
          <w:b w:val="0"/>
          <w:color w:val="auto"/>
          <w:sz w:val="24"/>
          <w:szCs w:val="24"/>
        </w:rPr>
        <w:t xml:space="preserve"> os povos </w:t>
      </w:r>
      <w:del w:id="2534" w:author="Patricia Sbrissa" w:date="2019-09-27T18:20:00Z">
        <w:r w:rsidR="00680F4C" w:rsidRPr="00E43AA6" w:rsidDel="008E01F7">
          <w:rPr>
            <w:rFonts w:ascii="Arial" w:hAnsi="Arial" w:cs="Arial"/>
            <w:b w:val="0"/>
            <w:color w:val="auto"/>
            <w:sz w:val="24"/>
            <w:szCs w:val="24"/>
          </w:rPr>
          <w:delText>que viveram em sociedade,</w:delText>
        </w:r>
      </w:del>
      <w:ins w:id="2535" w:author="Patricia Sbrissa" w:date="2019-09-27T18:20:00Z">
        <w:r w:rsidR="008E01F7">
          <w:rPr>
            <w:rFonts w:ascii="Arial" w:hAnsi="Arial" w:cs="Arial"/>
            <w:b w:val="0"/>
            <w:color w:val="auto"/>
            <w:sz w:val="24"/>
            <w:szCs w:val="24"/>
          </w:rPr>
          <w:t>passaram a viver em sociedade. Todos os povoamentos,</w:t>
        </w:r>
      </w:ins>
      <w:r w:rsidR="00680F4C" w:rsidRPr="00E43AA6">
        <w:rPr>
          <w:rFonts w:ascii="Arial" w:hAnsi="Arial" w:cs="Arial"/>
          <w:b w:val="0"/>
          <w:color w:val="auto"/>
          <w:sz w:val="24"/>
          <w:szCs w:val="24"/>
        </w:rPr>
        <w:t xml:space="preserve"> em algum momento, estudaram formas de</w:t>
      </w:r>
      <w:ins w:id="2536" w:author="Patricia Sbrissa" w:date="2019-09-27T18:20:00Z">
        <w:r w:rsidR="008E01F7">
          <w:rPr>
            <w:rFonts w:ascii="Arial" w:hAnsi="Arial" w:cs="Arial"/>
            <w:b w:val="0"/>
            <w:color w:val="auto"/>
            <w:sz w:val="24"/>
            <w:szCs w:val="24"/>
          </w:rPr>
          <w:t xml:space="preserve"> fazer a</w:t>
        </w:r>
      </w:ins>
      <w:r w:rsidR="00680F4C" w:rsidRPr="00E43AA6">
        <w:rPr>
          <w:rFonts w:ascii="Arial" w:hAnsi="Arial" w:cs="Arial"/>
          <w:b w:val="0"/>
          <w:color w:val="auto"/>
          <w:sz w:val="24"/>
          <w:szCs w:val="24"/>
        </w:rPr>
        <w:t xml:space="preserve"> arrecadação </w:t>
      </w:r>
      <w:r>
        <w:rPr>
          <w:rFonts w:ascii="Arial" w:hAnsi="Arial" w:cs="Arial"/>
          <w:b w:val="0"/>
          <w:color w:val="auto"/>
          <w:sz w:val="24"/>
          <w:szCs w:val="24"/>
        </w:rPr>
        <w:t xml:space="preserve">tributária </w:t>
      </w:r>
      <w:r w:rsidR="00680F4C" w:rsidRPr="00E43AA6">
        <w:rPr>
          <w:rFonts w:ascii="Arial" w:hAnsi="Arial" w:cs="Arial"/>
          <w:b w:val="0"/>
          <w:color w:val="auto"/>
          <w:sz w:val="24"/>
          <w:szCs w:val="24"/>
        </w:rPr>
        <w:t>para manutenção de suas atividades.</w:t>
      </w:r>
    </w:p>
    <w:p w14:paraId="24F77FC6" w14:textId="77777777" w:rsidR="00680F4C" w:rsidRPr="00E43AA6" w:rsidRDefault="00680F4C" w:rsidP="00F86FB8">
      <w:pPr>
        <w:pStyle w:val="0TITULO1TXT"/>
        <w:spacing w:before="0" w:after="0" w:line="360" w:lineRule="auto"/>
        <w:pPrChange w:id="2537" w:author="Patricia Sbrissa" w:date="2019-09-27T22:51:00Z">
          <w:pPr>
            <w:pStyle w:val="NormalWeb"/>
            <w:spacing w:before="0" w:beforeAutospacing="0" w:after="0" w:afterAutospacing="0" w:line="360" w:lineRule="auto"/>
            <w:ind w:firstLine="708"/>
            <w:textAlignment w:val="top"/>
          </w:pPr>
        </w:pPrChange>
      </w:pPr>
    </w:p>
    <w:p w14:paraId="45ED9A62" w14:textId="7179FDAC" w:rsidR="00761996" w:rsidRPr="00E43AA6" w:rsidDel="001F4267" w:rsidRDefault="00761996" w:rsidP="000802B9">
      <w:pPr>
        <w:pStyle w:val="NormalWeb"/>
        <w:spacing w:before="0" w:beforeAutospacing="0" w:after="0" w:afterAutospacing="0" w:line="360" w:lineRule="auto"/>
        <w:textAlignment w:val="top"/>
        <w:rPr>
          <w:del w:id="2538" w:author="Patricia Sbrissa" w:date="2019-09-27T18:25:00Z"/>
          <w:rFonts w:ascii="Arial" w:hAnsi="Arial" w:cs="Arial"/>
        </w:rPr>
        <w:pPrChange w:id="2539" w:author="Patricia Sbrissa" w:date="2019-09-28T00:15:00Z">
          <w:pPr>
            <w:pStyle w:val="NormalWeb"/>
            <w:spacing w:before="0" w:beforeAutospacing="0" w:after="0" w:afterAutospacing="0" w:line="360" w:lineRule="auto"/>
            <w:ind w:firstLine="708"/>
            <w:textAlignment w:val="top"/>
          </w:pPr>
        </w:pPrChange>
      </w:pPr>
      <w:r w:rsidRPr="00E43AA6">
        <w:rPr>
          <w:rFonts w:ascii="Arial" w:hAnsi="Arial" w:cs="Arial"/>
        </w:rPr>
        <w:t>Vimos</w:t>
      </w:r>
      <w:del w:id="2540" w:author="Patricia Sbrissa" w:date="2019-09-28T00:15:00Z">
        <w:r w:rsidRPr="00E43AA6" w:rsidDel="000802B9">
          <w:rPr>
            <w:rFonts w:ascii="Arial" w:hAnsi="Arial" w:cs="Arial"/>
          </w:rPr>
          <w:delText xml:space="preserve"> a</w:delText>
        </w:r>
      </w:del>
      <w:r w:rsidRPr="00E43AA6">
        <w:rPr>
          <w:rFonts w:ascii="Arial" w:hAnsi="Arial" w:cs="Arial"/>
        </w:rPr>
        <w:t xml:space="preserve"> </w:t>
      </w:r>
      <w:del w:id="2541" w:author="Patricia Sbrissa" w:date="2019-09-27T18:21:00Z">
        <w:r w:rsidRPr="00E43AA6" w:rsidDel="00EF0537">
          <w:rPr>
            <w:rFonts w:ascii="Arial" w:hAnsi="Arial" w:cs="Arial"/>
          </w:rPr>
          <w:delText>e</w:delText>
        </w:r>
      </w:del>
      <w:ins w:id="2542" w:author="Patricia Sbrissa" w:date="2019-09-27T18:21:00Z">
        <w:r w:rsidR="00EF0537">
          <w:rPr>
            <w:rFonts w:ascii="Arial" w:hAnsi="Arial" w:cs="Arial"/>
          </w:rPr>
          <w:t>como se dava a</w:t>
        </w:r>
      </w:ins>
      <w:del w:id="2543" w:author="Patricia Sbrissa" w:date="2019-09-27T18:21:00Z">
        <w:r w:rsidRPr="00E43AA6" w:rsidDel="00EF0537">
          <w:rPr>
            <w:rFonts w:ascii="Arial" w:hAnsi="Arial" w:cs="Arial"/>
          </w:rPr>
          <w:delText>vidência de</w:delText>
        </w:r>
      </w:del>
      <w:r w:rsidRPr="00E43AA6">
        <w:rPr>
          <w:rFonts w:ascii="Arial" w:hAnsi="Arial" w:cs="Arial"/>
        </w:rPr>
        <w:t xml:space="preserve"> obtenção de tributos no período Sumério, </w:t>
      </w:r>
      <w:del w:id="2544" w:author="Patricia Sbrissa" w:date="2019-09-27T18:22:00Z">
        <w:r w:rsidRPr="00E43AA6" w:rsidDel="0033247A">
          <w:rPr>
            <w:rFonts w:ascii="Arial" w:hAnsi="Arial" w:cs="Arial"/>
          </w:rPr>
          <w:delText xml:space="preserve">bem </w:delText>
        </w:r>
      </w:del>
      <w:r w:rsidRPr="00E43AA6">
        <w:rPr>
          <w:rFonts w:ascii="Arial" w:hAnsi="Arial" w:cs="Arial"/>
        </w:rPr>
        <w:t xml:space="preserve">como </w:t>
      </w:r>
      <w:ins w:id="2545" w:author="Patricia Sbrissa" w:date="2019-09-27T18:22:00Z">
        <w:r w:rsidR="0033247A">
          <w:rPr>
            <w:rFonts w:ascii="Arial" w:hAnsi="Arial" w:cs="Arial"/>
          </w:rPr>
          <w:t xml:space="preserve">foi </w:t>
        </w:r>
      </w:ins>
      <w:del w:id="2546" w:author="Patricia Sbrissa" w:date="2019-09-27T18:22:00Z">
        <w:r w:rsidRPr="00E43AA6" w:rsidDel="001B5187">
          <w:rPr>
            <w:rFonts w:ascii="Arial" w:hAnsi="Arial" w:cs="Arial"/>
          </w:rPr>
          <w:delText>e</w:delText>
        </w:r>
      </w:del>
      <w:ins w:id="2547" w:author="Patricia Sbrissa" w:date="2019-09-27T18:22:00Z">
        <w:r w:rsidR="001B5187">
          <w:rPr>
            <w:rFonts w:ascii="Arial" w:hAnsi="Arial" w:cs="Arial"/>
          </w:rPr>
          <w:t xml:space="preserve">a iniciativa </w:t>
        </w:r>
      </w:ins>
      <w:ins w:id="2548" w:author="Patricia Sbrissa" w:date="2019-09-27T18:23:00Z">
        <w:r w:rsidR="0014267E">
          <w:rPr>
            <w:rFonts w:ascii="Arial" w:hAnsi="Arial" w:cs="Arial"/>
          </w:rPr>
          <w:t xml:space="preserve">do Estado </w:t>
        </w:r>
      </w:ins>
      <w:ins w:id="2549" w:author="Patricia Sbrissa" w:date="2019-09-27T18:22:00Z">
        <w:r w:rsidR="001B5187">
          <w:rPr>
            <w:rFonts w:ascii="Arial" w:hAnsi="Arial" w:cs="Arial"/>
          </w:rPr>
          <w:t>egípci</w:t>
        </w:r>
      </w:ins>
      <w:ins w:id="2550" w:author="Patricia Sbrissa" w:date="2019-09-27T18:23:00Z">
        <w:r w:rsidR="0014267E">
          <w:rPr>
            <w:rFonts w:ascii="Arial" w:hAnsi="Arial" w:cs="Arial"/>
          </w:rPr>
          <w:t>o</w:t>
        </w:r>
      </w:ins>
      <w:ins w:id="2551" w:author="Patricia Sbrissa" w:date="2019-09-27T18:22:00Z">
        <w:r w:rsidR="001B5187">
          <w:rPr>
            <w:rFonts w:ascii="Arial" w:hAnsi="Arial" w:cs="Arial"/>
          </w:rPr>
          <w:t xml:space="preserve"> para </w:t>
        </w:r>
      </w:ins>
      <w:ins w:id="2552" w:author="Patricia Sbrissa" w:date="2019-09-27T18:24:00Z">
        <w:r w:rsidR="001F4267">
          <w:rPr>
            <w:rFonts w:ascii="Arial" w:hAnsi="Arial" w:cs="Arial"/>
          </w:rPr>
          <w:t>su</w:t>
        </w:r>
      </w:ins>
      <w:ins w:id="2553" w:author="Patricia Sbrissa" w:date="2019-09-27T18:22:00Z">
        <w:r w:rsidR="0033247A">
          <w:rPr>
            <w:rFonts w:ascii="Arial" w:hAnsi="Arial" w:cs="Arial"/>
          </w:rPr>
          <w:t>a</w:t>
        </w:r>
      </w:ins>
      <w:ins w:id="2554" w:author="Patricia Sbrissa" w:date="2019-09-27T18:23:00Z">
        <w:r w:rsidR="006C28C9">
          <w:rPr>
            <w:rFonts w:ascii="Arial" w:hAnsi="Arial" w:cs="Arial"/>
          </w:rPr>
          <w:t xml:space="preserve"> </w:t>
        </w:r>
      </w:ins>
      <w:ins w:id="2555" w:author="Patricia Sbrissa" w:date="2019-09-27T18:24:00Z">
        <w:r w:rsidR="0014267E">
          <w:rPr>
            <w:rFonts w:ascii="Arial" w:hAnsi="Arial" w:cs="Arial"/>
          </w:rPr>
          <w:t xml:space="preserve">organização </w:t>
        </w:r>
        <w:r w:rsidR="001F4267">
          <w:rPr>
            <w:rFonts w:ascii="Arial" w:hAnsi="Arial" w:cs="Arial"/>
          </w:rPr>
          <w:t xml:space="preserve">tributária; passamos pelo período medieval até que chegássemos </w:t>
        </w:r>
      </w:ins>
      <w:ins w:id="2556" w:author="Patricia Sbrissa" w:date="2019-09-27T18:25:00Z">
        <w:r w:rsidR="001F4267">
          <w:rPr>
            <w:rFonts w:ascii="Arial" w:hAnsi="Arial" w:cs="Arial"/>
          </w:rPr>
          <w:t>à atualidade.</w:t>
        </w:r>
      </w:ins>
      <w:ins w:id="2557" w:author="Patricia Sbrissa" w:date="2019-09-28T00:16:00Z">
        <w:r w:rsidR="000802B9">
          <w:rPr>
            <w:rFonts w:ascii="Arial" w:hAnsi="Arial" w:cs="Arial"/>
          </w:rPr>
          <w:t xml:space="preserve"> Concluímos </w:t>
        </w:r>
        <w:r w:rsidR="000802B9" w:rsidRPr="000802B9">
          <w:rPr>
            <w:rFonts w:ascii="Arial" w:hAnsi="Arial" w:cs="Arial"/>
            <w:rPrChange w:id="2558" w:author="Patricia Sbrissa" w:date="2019-09-28T00:16:00Z">
              <w:rPr>
                <w:rFonts w:ascii="Arial" w:hAnsi="Arial" w:cs="Arial"/>
              </w:rPr>
            </w:rPrChange>
          </w:rPr>
          <w:t>que t</w:t>
        </w:r>
        <w:r w:rsidR="000802B9" w:rsidRPr="000802B9">
          <w:rPr>
            <w:rFonts w:ascii="Arial" w:hAnsi="Arial" w:cs="Arial"/>
            <w:rPrChange w:id="2559" w:author="Patricia Sbrissa" w:date="2019-09-28T00:16:00Z">
              <w:rPr>
                <w:rFonts w:ascii="Arial" w:hAnsi="Arial" w:cs="Arial"/>
                <w:b/>
              </w:rPr>
            </w:rPrChange>
          </w:rPr>
          <w:t>odos os governos, desde a Antiguidade, tributam seus povos visando adquirir fundos para manutenção de suas atividades governamentais.</w:t>
        </w:r>
      </w:ins>
      <w:del w:id="2560" w:author="Patricia Sbrissa" w:date="2019-09-27T18:22:00Z">
        <w:r w:rsidRPr="00E43AA6" w:rsidDel="001B5187">
          <w:rPr>
            <w:rFonts w:ascii="Arial" w:hAnsi="Arial" w:cs="Arial"/>
          </w:rPr>
          <w:delText>sse</w:delText>
        </w:r>
      </w:del>
      <w:del w:id="2561" w:author="Patricia Sbrissa" w:date="2019-09-27T18:25:00Z">
        <w:r w:rsidRPr="00E43AA6" w:rsidDel="001F4267">
          <w:rPr>
            <w:rFonts w:ascii="Arial" w:hAnsi="Arial" w:cs="Arial"/>
          </w:rPr>
          <w:delText xml:space="preserve"> </w:delText>
        </w:r>
      </w:del>
      <w:del w:id="2562" w:author="Patricia Sbrissa" w:date="2019-09-27T18:21:00Z">
        <w:r w:rsidRPr="00E43AA6" w:rsidDel="001B5187">
          <w:rPr>
            <w:rFonts w:ascii="Arial" w:hAnsi="Arial" w:cs="Arial"/>
          </w:rPr>
          <w:delText>mesmo</w:delText>
        </w:r>
      </w:del>
      <w:del w:id="2563" w:author="Patricia Sbrissa" w:date="2019-09-27T18:25:00Z">
        <w:r w:rsidRPr="00E43AA6" w:rsidDel="001F4267">
          <w:rPr>
            <w:rFonts w:ascii="Arial" w:hAnsi="Arial" w:cs="Arial"/>
          </w:rPr>
          <w:delText xml:space="preserve"> tipo de exigência no período Egípcio, passando pelo período medieval e chegando nos dias atuais.</w:delText>
        </w:r>
      </w:del>
    </w:p>
    <w:p w14:paraId="47487812" w14:textId="6DA106E4" w:rsidR="00761996" w:rsidDel="000802B9" w:rsidRDefault="00761996" w:rsidP="000802B9">
      <w:pPr>
        <w:pStyle w:val="NormalWeb"/>
        <w:spacing w:before="0" w:beforeAutospacing="0" w:after="0" w:afterAutospacing="0" w:line="360" w:lineRule="auto"/>
        <w:textAlignment w:val="top"/>
        <w:rPr>
          <w:del w:id="2564" w:author="Patricia Sbrissa" w:date="2019-09-28T00:15:00Z"/>
          <w:rFonts w:ascii="Arial" w:hAnsi="Arial" w:cs="Arial"/>
        </w:rPr>
        <w:pPrChange w:id="2565" w:author="Patricia Sbrissa" w:date="2019-09-28T00:15:00Z">
          <w:pPr>
            <w:pStyle w:val="NormalWeb"/>
            <w:spacing w:before="0" w:beforeAutospacing="0" w:after="0" w:afterAutospacing="0" w:line="360" w:lineRule="auto"/>
            <w:ind w:firstLine="0"/>
            <w:textAlignment w:val="top"/>
          </w:pPr>
        </w:pPrChange>
      </w:pPr>
    </w:p>
    <w:p w14:paraId="55924360" w14:textId="3C9581F0" w:rsidR="000802B9" w:rsidRDefault="000802B9" w:rsidP="000802B9">
      <w:pPr>
        <w:pStyle w:val="NormalWeb"/>
        <w:spacing w:before="0" w:beforeAutospacing="0" w:after="0" w:afterAutospacing="0" w:line="360" w:lineRule="auto"/>
        <w:textAlignment w:val="top"/>
        <w:rPr>
          <w:ins w:id="2566" w:author="Patricia Sbrissa" w:date="2019-09-28T00:15:00Z"/>
          <w:rFonts w:ascii="Arial" w:hAnsi="Arial" w:cs="Arial"/>
        </w:rPr>
        <w:pPrChange w:id="2567" w:author="Patricia Sbrissa" w:date="2019-09-28T00:15:00Z">
          <w:pPr>
            <w:pStyle w:val="NormalWeb"/>
            <w:spacing w:before="0" w:beforeAutospacing="0" w:after="0" w:afterAutospacing="0" w:line="360" w:lineRule="auto"/>
            <w:ind w:firstLine="0"/>
            <w:textAlignment w:val="top"/>
          </w:pPr>
        </w:pPrChange>
      </w:pPr>
    </w:p>
    <w:p w14:paraId="4233158B" w14:textId="785A7BEE" w:rsidR="00761996" w:rsidRPr="00E43AA6" w:rsidDel="008E216D" w:rsidRDefault="000802B9" w:rsidP="000802B9">
      <w:pPr>
        <w:pStyle w:val="NormalWeb"/>
        <w:spacing w:before="0" w:beforeAutospacing="0" w:after="0" w:afterAutospacing="0" w:line="360" w:lineRule="auto"/>
        <w:textAlignment w:val="top"/>
        <w:rPr>
          <w:del w:id="2568" w:author="Patricia Sbrissa" w:date="2019-09-27T18:25:00Z"/>
          <w:rFonts w:ascii="Arial" w:hAnsi="Arial" w:cs="Arial"/>
        </w:rPr>
        <w:pPrChange w:id="2569" w:author="Patricia Sbrissa" w:date="2019-09-28T00:15:00Z">
          <w:pPr>
            <w:pStyle w:val="NormalWeb"/>
            <w:spacing w:before="0" w:beforeAutospacing="0" w:after="0" w:afterAutospacing="0" w:line="360" w:lineRule="auto"/>
            <w:ind w:firstLine="708"/>
            <w:textAlignment w:val="top"/>
          </w:pPr>
        </w:pPrChange>
      </w:pPr>
      <w:ins w:id="2570" w:author="Patricia Sbrissa" w:date="2019-09-28T00:15:00Z">
        <w:r>
          <w:rPr>
            <w:rFonts w:ascii="Arial" w:hAnsi="Arial" w:cs="Arial"/>
          </w:rPr>
          <w:t xml:space="preserve">A </w:t>
        </w:r>
      </w:ins>
      <w:del w:id="2571" w:author="Patricia Sbrissa" w:date="2019-09-28T00:15:00Z">
        <w:r w:rsidR="00C20046" w:rsidRPr="00E43AA6" w:rsidDel="000802B9">
          <w:rPr>
            <w:rFonts w:ascii="Arial" w:hAnsi="Arial" w:cs="Arial"/>
          </w:rPr>
          <w:delText>E a</w:delText>
        </w:r>
      </w:del>
      <w:del w:id="2572" w:author="Patricia Sbrissa" w:date="2019-09-27T18:25:00Z">
        <w:r w:rsidR="00C20046" w:rsidRPr="00E43AA6" w:rsidDel="008E216D">
          <w:rPr>
            <w:rFonts w:ascii="Arial" w:hAnsi="Arial" w:cs="Arial"/>
          </w:rPr>
          <w:delText>s formas de</w:delText>
        </w:r>
      </w:del>
      <w:del w:id="2573" w:author="Patricia Sbrissa" w:date="2019-09-28T00:15:00Z">
        <w:r w:rsidR="00C20046" w:rsidRPr="00E43AA6" w:rsidDel="000802B9">
          <w:rPr>
            <w:rFonts w:ascii="Arial" w:hAnsi="Arial" w:cs="Arial"/>
          </w:rPr>
          <w:delText xml:space="preserve"> </w:delText>
        </w:r>
      </w:del>
      <w:r w:rsidR="00C20046" w:rsidRPr="00E43AA6">
        <w:rPr>
          <w:rFonts w:ascii="Arial" w:hAnsi="Arial" w:cs="Arial"/>
        </w:rPr>
        <w:t>tributação</w:t>
      </w:r>
      <w:ins w:id="2574" w:author="Patricia Sbrissa" w:date="2019-09-27T18:25:00Z">
        <w:r w:rsidR="008E216D">
          <w:rPr>
            <w:rFonts w:ascii="Arial" w:hAnsi="Arial" w:cs="Arial"/>
          </w:rPr>
          <w:t xml:space="preserve"> teve </w:t>
        </w:r>
      </w:ins>
      <w:ins w:id="2575" w:author="Patricia Sbrissa" w:date="2019-09-28T00:15:00Z">
        <w:r>
          <w:rPr>
            <w:rFonts w:ascii="Arial" w:hAnsi="Arial" w:cs="Arial"/>
          </w:rPr>
          <w:t xml:space="preserve">diferentes </w:t>
        </w:r>
      </w:ins>
      <w:ins w:id="2576" w:author="Patricia Sbrissa" w:date="2019-09-27T18:26:00Z">
        <w:r w:rsidR="00F86F66">
          <w:rPr>
            <w:rFonts w:ascii="Arial" w:hAnsi="Arial" w:cs="Arial"/>
          </w:rPr>
          <w:t>características</w:t>
        </w:r>
      </w:ins>
      <w:del w:id="2577" w:author="Patricia Sbrissa" w:date="2019-09-27T18:26:00Z">
        <w:r w:rsidR="00C20046" w:rsidRPr="00E43AA6" w:rsidDel="00F86F66">
          <w:rPr>
            <w:rFonts w:ascii="Arial" w:hAnsi="Arial" w:cs="Arial"/>
          </w:rPr>
          <w:delText xml:space="preserve"> foram as mais variadas</w:delText>
        </w:r>
      </w:del>
      <w:ins w:id="2578" w:author="Patricia Sbrissa" w:date="2019-09-28T00:15:00Z">
        <w:r>
          <w:rPr>
            <w:rFonts w:ascii="Arial" w:hAnsi="Arial" w:cs="Arial"/>
          </w:rPr>
          <w:t xml:space="preserve"> e</w:t>
        </w:r>
      </w:ins>
      <w:del w:id="2579" w:author="Patricia Sbrissa" w:date="2019-09-28T00:15:00Z">
        <w:r w:rsidR="00C20046" w:rsidRPr="00E43AA6" w:rsidDel="000802B9">
          <w:rPr>
            <w:rFonts w:ascii="Arial" w:hAnsi="Arial" w:cs="Arial"/>
          </w:rPr>
          <w:delText>,</w:delText>
        </w:r>
      </w:del>
      <w:r w:rsidR="00C20046" w:rsidRPr="00E43AA6">
        <w:rPr>
          <w:rFonts w:ascii="Arial" w:hAnsi="Arial" w:cs="Arial"/>
        </w:rPr>
        <w:t xml:space="preserve"> co</w:t>
      </w:r>
      <w:ins w:id="2580" w:author="Patricia Sbrissa" w:date="2019-09-27T18:26:00Z">
        <w:r w:rsidR="00F86F66">
          <w:rPr>
            <w:rFonts w:ascii="Arial" w:hAnsi="Arial" w:cs="Arial"/>
          </w:rPr>
          <w:t>ntou co</w:t>
        </w:r>
      </w:ins>
      <w:r w:rsidR="00C20046" w:rsidRPr="00E43AA6">
        <w:rPr>
          <w:rFonts w:ascii="Arial" w:hAnsi="Arial" w:cs="Arial"/>
        </w:rPr>
        <w:t>m</w:t>
      </w:r>
      <w:r w:rsidR="00761996" w:rsidRPr="00E43AA6">
        <w:rPr>
          <w:rFonts w:ascii="Arial" w:hAnsi="Arial" w:cs="Arial"/>
        </w:rPr>
        <w:t xml:space="preserve"> </w:t>
      </w:r>
      <w:r w:rsidR="00C20046" w:rsidRPr="00E43AA6">
        <w:rPr>
          <w:rFonts w:ascii="Arial" w:hAnsi="Arial" w:cs="Arial"/>
        </w:rPr>
        <w:t xml:space="preserve">suas </w:t>
      </w:r>
      <w:r w:rsidR="00761996" w:rsidRPr="00E43AA6">
        <w:rPr>
          <w:rFonts w:ascii="Arial" w:hAnsi="Arial" w:cs="Arial"/>
        </w:rPr>
        <w:t xml:space="preserve">diversas </w:t>
      </w:r>
      <w:r w:rsidR="00C20046" w:rsidRPr="00E43AA6">
        <w:rPr>
          <w:rFonts w:ascii="Arial" w:hAnsi="Arial" w:cs="Arial"/>
        </w:rPr>
        <w:t>nomenclaturas</w:t>
      </w:r>
      <w:del w:id="2581" w:author="Patricia Sbrissa" w:date="2019-09-27T18:26:00Z">
        <w:r w:rsidR="00C20046" w:rsidRPr="00E43AA6" w:rsidDel="00F86F66">
          <w:rPr>
            <w:rFonts w:ascii="Arial" w:hAnsi="Arial" w:cs="Arial"/>
          </w:rPr>
          <w:delText>,</w:delText>
        </w:r>
      </w:del>
      <w:ins w:id="2582" w:author="Patricia Sbrissa" w:date="2019-09-27T18:26:00Z">
        <w:r w:rsidR="00F86F66">
          <w:rPr>
            <w:rFonts w:ascii="Arial" w:hAnsi="Arial" w:cs="Arial"/>
          </w:rPr>
          <w:t xml:space="preserve">; no entanto, o objetivo sempre foi o mesmo: </w:t>
        </w:r>
      </w:ins>
      <w:r w:rsidR="00C20046" w:rsidRPr="00E43AA6">
        <w:rPr>
          <w:rFonts w:ascii="Arial" w:hAnsi="Arial" w:cs="Arial"/>
        </w:rPr>
        <w:t xml:space="preserve"> </w:t>
      </w:r>
      <w:del w:id="2583" w:author="Patricia Sbrissa" w:date="2019-09-27T18:26:00Z">
        <w:r w:rsidR="00C20046" w:rsidRPr="00E43AA6" w:rsidDel="0046248A">
          <w:rPr>
            <w:rFonts w:ascii="Arial" w:hAnsi="Arial" w:cs="Arial"/>
          </w:rPr>
          <w:delText>mas toda</w:delText>
        </w:r>
        <w:r w:rsidR="00761996" w:rsidRPr="00E43AA6" w:rsidDel="0046248A">
          <w:rPr>
            <w:rFonts w:ascii="Arial" w:hAnsi="Arial" w:cs="Arial"/>
          </w:rPr>
          <w:delText xml:space="preserve">s tinham um único objetivo, </w:delText>
        </w:r>
      </w:del>
      <w:r w:rsidR="00761996" w:rsidRPr="00E43AA6">
        <w:rPr>
          <w:rFonts w:ascii="Arial" w:hAnsi="Arial" w:cs="Arial"/>
        </w:rPr>
        <w:t>transferir o patrimônio individual para a entidade pública.</w:t>
      </w:r>
    </w:p>
    <w:p w14:paraId="3CCE4884" w14:textId="77777777" w:rsidR="005223DD" w:rsidRPr="00E43AA6" w:rsidRDefault="005223DD" w:rsidP="000802B9">
      <w:pPr>
        <w:pStyle w:val="NormalWeb"/>
        <w:spacing w:before="0" w:beforeAutospacing="0" w:after="0" w:afterAutospacing="0" w:line="360" w:lineRule="auto"/>
        <w:textAlignment w:val="top"/>
        <w:pPrChange w:id="2584" w:author="Patricia Sbrissa" w:date="2019-09-28T00:15:00Z">
          <w:pPr>
            <w:pStyle w:val="0TITULO1TXT"/>
            <w:spacing w:before="0" w:after="0" w:line="360" w:lineRule="auto"/>
          </w:pPr>
        </w:pPrChange>
      </w:pPr>
    </w:p>
    <w:p w14:paraId="50C0D3AF" w14:textId="77777777" w:rsidR="005223DD" w:rsidRPr="00E43AA6" w:rsidDel="00F91737" w:rsidRDefault="005223DD" w:rsidP="005223DD">
      <w:pPr>
        <w:pStyle w:val="0TITULO1TXT"/>
        <w:spacing w:before="0" w:after="0" w:line="360" w:lineRule="auto"/>
        <w:rPr>
          <w:del w:id="2585" w:author="Patricia Sbrissa" w:date="2019-09-27T18:29:00Z"/>
          <w:rFonts w:ascii="Arial" w:hAnsi="Arial" w:cs="Arial"/>
          <w:b w:val="0"/>
          <w:color w:val="auto"/>
          <w:sz w:val="24"/>
          <w:szCs w:val="24"/>
        </w:rPr>
      </w:pPr>
      <w:r w:rsidRPr="00E43AA6">
        <w:rPr>
          <w:rFonts w:ascii="Arial" w:hAnsi="Arial" w:cs="Arial"/>
          <w:b w:val="0"/>
          <w:color w:val="auto"/>
          <w:sz w:val="24"/>
          <w:szCs w:val="24"/>
        </w:rPr>
        <w:t xml:space="preserve">Os sistemas </w:t>
      </w:r>
      <w:ins w:id="2586" w:author="Patricia Sbrissa" w:date="2019-09-27T18:27:00Z">
        <w:r w:rsidR="0046248A">
          <w:rPr>
            <w:rFonts w:ascii="Arial" w:hAnsi="Arial" w:cs="Arial"/>
            <w:b w:val="0"/>
            <w:color w:val="auto"/>
            <w:sz w:val="24"/>
            <w:szCs w:val="24"/>
          </w:rPr>
          <w:t>e</w:t>
        </w:r>
      </w:ins>
      <w:del w:id="2587" w:author="Patricia Sbrissa" w:date="2019-09-27T18:27:00Z">
        <w:r w:rsidRPr="00E43AA6" w:rsidDel="0046248A">
          <w:rPr>
            <w:rFonts w:ascii="Arial" w:hAnsi="Arial" w:cs="Arial"/>
            <w:b w:val="0"/>
            <w:color w:val="auto"/>
            <w:sz w:val="24"/>
            <w:szCs w:val="24"/>
          </w:rPr>
          <w:delText>E</w:delText>
        </w:r>
      </w:del>
      <w:r w:rsidRPr="00E43AA6">
        <w:rPr>
          <w:rFonts w:ascii="Arial" w:hAnsi="Arial" w:cs="Arial"/>
          <w:b w:val="0"/>
          <w:color w:val="auto"/>
          <w:sz w:val="24"/>
          <w:szCs w:val="24"/>
        </w:rPr>
        <w:t xml:space="preserve">gípcios, </w:t>
      </w:r>
      <w:ins w:id="2588" w:author="Patricia Sbrissa" w:date="2019-09-27T18:27:00Z">
        <w:r w:rsidR="0046248A">
          <w:rPr>
            <w:rFonts w:ascii="Arial" w:hAnsi="Arial" w:cs="Arial"/>
            <w:b w:val="0"/>
            <w:color w:val="auto"/>
            <w:sz w:val="24"/>
            <w:szCs w:val="24"/>
          </w:rPr>
          <w:t>a</w:t>
        </w:r>
      </w:ins>
      <w:del w:id="2589" w:author="Patricia Sbrissa" w:date="2019-09-27T18:27:00Z">
        <w:r w:rsidRPr="00E43AA6" w:rsidDel="0046248A">
          <w:rPr>
            <w:rFonts w:ascii="Arial" w:hAnsi="Arial" w:cs="Arial"/>
            <w:b w:val="0"/>
            <w:color w:val="auto"/>
            <w:sz w:val="24"/>
            <w:szCs w:val="24"/>
          </w:rPr>
          <w:delText>A</w:delText>
        </w:r>
      </w:del>
      <w:r w:rsidRPr="00E43AA6">
        <w:rPr>
          <w:rFonts w:ascii="Arial" w:hAnsi="Arial" w:cs="Arial"/>
          <w:b w:val="0"/>
          <w:color w:val="auto"/>
          <w:sz w:val="24"/>
          <w:szCs w:val="24"/>
        </w:rPr>
        <w:t xml:space="preserve">tenienses e </w:t>
      </w:r>
      <w:ins w:id="2590" w:author="Patricia Sbrissa" w:date="2019-09-27T18:27:00Z">
        <w:r w:rsidR="0046248A">
          <w:rPr>
            <w:rFonts w:ascii="Arial" w:hAnsi="Arial" w:cs="Arial"/>
            <w:b w:val="0"/>
            <w:color w:val="auto"/>
            <w:sz w:val="24"/>
            <w:szCs w:val="24"/>
          </w:rPr>
          <w:t>r</w:t>
        </w:r>
      </w:ins>
      <w:del w:id="2591" w:author="Patricia Sbrissa" w:date="2019-09-27T18:27:00Z">
        <w:r w:rsidRPr="00E43AA6" w:rsidDel="0046248A">
          <w:rPr>
            <w:rFonts w:ascii="Arial" w:hAnsi="Arial" w:cs="Arial"/>
            <w:b w:val="0"/>
            <w:color w:val="auto"/>
            <w:sz w:val="24"/>
            <w:szCs w:val="24"/>
          </w:rPr>
          <w:delText>R</w:delText>
        </w:r>
      </w:del>
      <w:r w:rsidRPr="00E43AA6">
        <w:rPr>
          <w:rFonts w:ascii="Arial" w:hAnsi="Arial" w:cs="Arial"/>
          <w:b w:val="0"/>
          <w:color w:val="auto"/>
          <w:sz w:val="24"/>
          <w:szCs w:val="24"/>
        </w:rPr>
        <w:t xml:space="preserve">omanos </w:t>
      </w:r>
      <w:del w:id="2592" w:author="Patricia Sbrissa" w:date="2019-09-27T18:27:00Z">
        <w:r w:rsidRPr="00E43AA6" w:rsidDel="0046248A">
          <w:rPr>
            <w:rFonts w:ascii="Arial" w:hAnsi="Arial" w:cs="Arial"/>
            <w:b w:val="0"/>
            <w:color w:val="auto"/>
            <w:sz w:val="24"/>
            <w:szCs w:val="24"/>
          </w:rPr>
          <w:delText>s</w:delText>
        </w:r>
      </w:del>
      <w:ins w:id="2593" w:author="Patricia Sbrissa" w:date="2019-09-27T18:27:00Z">
        <w:r w:rsidR="0046248A">
          <w:rPr>
            <w:rFonts w:ascii="Arial" w:hAnsi="Arial" w:cs="Arial"/>
            <w:b w:val="0"/>
            <w:color w:val="auto"/>
            <w:sz w:val="24"/>
            <w:szCs w:val="24"/>
          </w:rPr>
          <w:t xml:space="preserve">passaram </w:t>
        </w:r>
      </w:ins>
      <w:del w:id="2594" w:author="Patricia Sbrissa" w:date="2019-09-27T18:27:00Z">
        <w:r w:rsidRPr="00E43AA6" w:rsidDel="0046248A">
          <w:rPr>
            <w:rFonts w:ascii="Arial" w:hAnsi="Arial" w:cs="Arial"/>
            <w:b w:val="0"/>
            <w:color w:val="auto"/>
            <w:sz w:val="24"/>
            <w:szCs w:val="24"/>
          </w:rPr>
          <w:delText>ofreram</w:delText>
        </w:r>
      </w:del>
      <w:ins w:id="2595" w:author="Patricia Sbrissa" w:date="2019-09-27T18:27:00Z">
        <w:r w:rsidR="0046248A">
          <w:rPr>
            <w:rFonts w:ascii="Arial" w:hAnsi="Arial" w:cs="Arial"/>
            <w:b w:val="0"/>
            <w:color w:val="auto"/>
            <w:sz w:val="24"/>
            <w:szCs w:val="24"/>
          </w:rPr>
          <w:t>por</w:t>
        </w:r>
      </w:ins>
      <w:r w:rsidRPr="00E43AA6">
        <w:rPr>
          <w:rFonts w:ascii="Arial" w:hAnsi="Arial" w:cs="Arial"/>
          <w:b w:val="0"/>
          <w:color w:val="auto"/>
          <w:sz w:val="24"/>
          <w:szCs w:val="24"/>
        </w:rPr>
        <w:t xml:space="preserve"> evoluções e adaptações para</w:t>
      </w:r>
      <w:ins w:id="2596" w:author="Patricia Sbrissa" w:date="2019-09-27T18:27:00Z">
        <w:r w:rsidR="0046248A">
          <w:rPr>
            <w:rFonts w:ascii="Arial" w:hAnsi="Arial" w:cs="Arial"/>
            <w:b w:val="0"/>
            <w:color w:val="auto"/>
            <w:sz w:val="24"/>
            <w:szCs w:val="24"/>
          </w:rPr>
          <w:t xml:space="preserve"> a</w:t>
        </w:r>
      </w:ins>
      <w:r w:rsidRPr="00E43AA6">
        <w:rPr>
          <w:rFonts w:ascii="Arial" w:hAnsi="Arial" w:cs="Arial"/>
          <w:b w:val="0"/>
          <w:color w:val="auto"/>
          <w:sz w:val="24"/>
          <w:szCs w:val="24"/>
        </w:rPr>
        <w:t xml:space="preserve"> manutenção dos seus Estados</w:t>
      </w:r>
      <w:ins w:id="2597" w:author="Patricia Sbrissa" w:date="2019-09-27T18:27:00Z">
        <w:r w:rsidR="0046248A">
          <w:rPr>
            <w:rFonts w:ascii="Arial" w:hAnsi="Arial" w:cs="Arial"/>
            <w:b w:val="0"/>
            <w:color w:val="auto"/>
            <w:sz w:val="24"/>
            <w:szCs w:val="24"/>
          </w:rPr>
          <w:t>.</w:t>
        </w:r>
      </w:ins>
      <w:del w:id="2598" w:author="Patricia Sbrissa" w:date="2019-09-27T18:27:00Z">
        <w:r w:rsidRPr="00E43AA6" w:rsidDel="0046248A">
          <w:rPr>
            <w:rFonts w:ascii="Arial" w:hAnsi="Arial" w:cs="Arial"/>
            <w:b w:val="0"/>
            <w:color w:val="auto"/>
            <w:sz w:val="24"/>
            <w:szCs w:val="24"/>
          </w:rPr>
          <w:delText>,</w:delText>
        </w:r>
      </w:del>
      <w:r w:rsidRPr="00E43AA6">
        <w:rPr>
          <w:rFonts w:ascii="Arial" w:hAnsi="Arial" w:cs="Arial"/>
          <w:b w:val="0"/>
          <w:color w:val="auto"/>
          <w:sz w:val="24"/>
          <w:szCs w:val="24"/>
        </w:rPr>
        <w:t xml:space="preserve"> </w:t>
      </w:r>
      <w:ins w:id="2599" w:author="Patricia Sbrissa" w:date="2019-09-27T18:27:00Z">
        <w:r w:rsidR="0046248A">
          <w:rPr>
            <w:rFonts w:ascii="Arial" w:hAnsi="Arial" w:cs="Arial"/>
            <w:b w:val="0"/>
            <w:color w:val="auto"/>
            <w:sz w:val="24"/>
            <w:szCs w:val="24"/>
          </w:rPr>
          <w:t>C</w:t>
        </w:r>
      </w:ins>
      <w:del w:id="2600" w:author="Patricia Sbrissa" w:date="2019-09-27T18:27:00Z">
        <w:r w:rsidRPr="00E43AA6" w:rsidDel="0046248A">
          <w:rPr>
            <w:rFonts w:ascii="Arial" w:hAnsi="Arial" w:cs="Arial"/>
            <w:b w:val="0"/>
            <w:color w:val="auto"/>
            <w:sz w:val="24"/>
            <w:szCs w:val="24"/>
          </w:rPr>
          <w:delText>c</w:delText>
        </w:r>
      </w:del>
      <w:r w:rsidRPr="00E43AA6">
        <w:rPr>
          <w:rFonts w:ascii="Arial" w:hAnsi="Arial" w:cs="Arial"/>
          <w:b w:val="0"/>
          <w:color w:val="auto"/>
          <w:sz w:val="24"/>
          <w:szCs w:val="24"/>
        </w:rPr>
        <w:t>obra</w:t>
      </w:r>
      <w:ins w:id="2601" w:author="Patricia Sbrissa" w:date="2019-09-27T18:27:00Z">
        <w:r w:rsidR="0046248A">
          <w:rPr>
            <w:rFonts w:ascii="Arial" w:hAnsi="Arial" w:cs="Arial"/>
            <w:b w:val="0"/>
            <w:color w:val="auto"/>
            <w:sz w:val="24"/>
            <w:szCs w:val="24"/>
          </w:rPr>
          <w:t>ram</w:t>
        </w:r>
      </w:ins>
      <w:del w:id="2602" w:author="Patricia Sbrissa" w:date="2019-09-27T18:27:00Z">
        <w:r w:rsidRPr="00E43AA6" w:rsidDel="0046248A">
          <w:rPr>
            <w:rFonts w:ascii="Arial" w:hAnsi="Arial" w:cs="Arial"/>
            <w:b w:val="0"/>
            <w:color w:val="auto"/>
            <w:sz w:val="24"/>
            <w:szCs w:val="24"/>
          </w:rPr>
          <w:delText>ndo</w:delText>
        </w:r>
      </w:del>
      <w:r w:rsidRPr="00E43AA6">
        <w:rPr>
          <w:rFonts w:ascii="Arial" w:hAnsi="Arial" w:cs="Arial"/>
          <w:b w:val="0"/>
          <w:color w:val="auto"/>
          <w:sz w:val="24"/>
          <w:szCs w:val="24"/>
        </w:rPr>
        <w:t xml:space="preserve"> tributos d</w:t>
      </w:r>
      <w:ins w:id="2603" w:author="Patricia Sbrissa" w:date="2019-09-27T18:27:00Z">
        <w:r w:rsidR="00B22B8A">
          <w:rPr>
            <w:rFonts w:ascii="Arial" w:hAnsi="Arial" w:cs="Arial"/>
            <w:b w:val="0"/>
            <w:color w:val="auto"/>
            <w:sz w:val="24"/>
            <w:szCs w:val="24"/>
          </w:rPr>
          <w:t>os</w:t>
        </w:r>
      </w:ins>
      <w:del w:id="2604" w:author="Patricia Sbrissa" w:date="2019-09-27T18:27:00Z">
        <w:r w:rsidRPr="00E43AA6" w:rsidDel="00B22B8A">
          <w:rPr>
            <w:rFonts w:ascii="Arial" w:hAnsi="Arial" w:cs="Arial"/>
            <w:b w:val="0"/>
            <w:color w:val="auto"/>
            <w:sz w:val="24"/>
            <w:szCs w:val="24"/>
          </w:rPr>
          <w:delText>os</w:delText>
        </w:r>
      </w:del>
      <w:r w:rsidRPr="00E43AA6">
        <w:rPr>
          <w:rFonts w:ascii="Arial" w:hAnsi="Arial" w:cs="Arial"/>
          <w:b w:val="0"/>
          <w:color w:val="auto"/>
          <w:sz w:val="24"/>
          <w:szCs w:val="24"/>
        </w:rPr>
        <w:t xml:space="preserve"> povos</w:t>
      </w:r>
      <w:ins w:id="2605" w:author="Patricia Sbrissa" w:date="2019-09-27T18:27:00Z">
        <w:r w:rsidR="00B22B8A">
          <w:rPr>
            <w:rFonts w:ascii="Arial" w:hAnsi="Arial" w:cs="Arial"/>
            <w:b w:val="0"/>
            <w:color w:val="auto"/>
            <w:sz w:val="24"/>
            <w:szCs w:val="24"/>
          </w:rPr>
          <w:t xml:space="preserve"> que</w:t>
        </w:r>
      </w:ins>
      <w:r w:rsidRPr="00E43AA6">
        <w:rPr>
          <w:rFonts w:ascii="Arial" w:hAnsi="Arial" w:cs="Arial"/>
          <w:b w:val="0"/>
          <w:color w:val="auto"/>
          <w:sz w:val="24"/>
          <w:szCs w:val="24"/>
        </w:rPr>
        <w:t xml:space="preserve"> </w:t>
      </w:r>
      <w:del w:id="2606" w:author="Patricia Sbrissa" w:date="2019-09-27T18:28:00Z">
        <w:r w:rsidRPr="00E43AA6" w:rsidDel="00B22B8A">
          <w:rPr>
            <w:rFonts w:ascii="Arial" w:hAnsi="Arial" w:cs="Arial"/>
            <w:b w:val="0"/>
            <w:color w:val="auto"/>
            <w:sz w:val="24"/>
            <w:szCs w:val="24"/>
          </w:rPr>
          <w:delText>conquista</w:delText>
        </w:r>
      </w:del>
      <w:ins w:id="2607" w:author="Patricia Sbrissa" w:date="2019-09-27T18:28:00Z">
        <w:r w:rsidR="00B22B8A">
          <w:rPr>
            <w:rFonts w:ascii="Arial" w:hAnsi="Arial" w:cs="Arial"/>
            <w:b w:val="0"/>
            <w:color w:val="auto"/>
            <w:sz w:val="24"/>
            <w:szCs w:val="24"/>
          </w:rPr>
          <w:t>conquistaram</w:t>
        </w:r>
      </w:ins>
      <w:del w:id="2608" w:author="Patricia Sbrissa" w:date="2019-09-27T18:28:00Z">
        <w:r w:rsidRPr="00E43AA6" w:rsidDel="00B22B8A">
          <w:rPr>
            <w:rFonts w:ascii="Arial" w:hAnsi="Arial" w:cs="Arial"/>
            <w:b w:val="0"/>
            <w:color w:val="auto"/>
            <w:sz w:val="24"/>
            <w:szCs w:val="24"/>
          </w:rPr>
          <w:delText>d</w:delText>
        </w:r>
      </w:del>
      <w:del w:id="2609" w:author="Patricia Sbrissa" w:date="2019-09-27T18:27:00Z">
        <w:r w:rsidRPr="00E43AA6" w:rsidDel="00B22B8A">
          <w:rPr>
            <w:rFonts w:ascii="Arial" w:hAnsi="Arial" w:cs="Arial"/>
            <w:b w:val="0"/>
            <w:color w:val="auto"/>
            <w:sz w:val="24"/>
            <w:szCs w:val="24"/>
          </w:rPr>
          <w:delText>os</w:delText>
        </w:r>
      </w:del>
      <w:r w:rsidRPr="00E43AA6">
        <w:rPr>
          <w:rFonts w:ascii="Arial" w:hAnsi="Arial" w:cs="Arial"/>
          <w:b w:val="0"/>
          <w:color w:val="auto"/>
          <w:sz w:val="24"/>
          <w:szCs w:val="24"/>
        </w:rPr>
        <w:t xml:space="preserve">, </w:t>
      </w:r>
      <w:del w:id="2610" w:author="Patricia Sbrissa" w:date="2019-09-27T18:28:00Z">
        <w:r w:rsidRPr="00E43AA6" w:rsidDel="00B22B8A">
          <w:rPr>
            <w:rFonts w:ascii="Arial" w:hAnsi="Arial" w:cs="Arial"/>
            <w:b w:val="0"/>
            <w:color w:val="auto"/>
            <w:sz w:val="24"/>
            <w:szCs w:val="24"/>
          </w:rPr>
          <w:delText>s</w:delText>
        </w:r>
      </w:del>
      <w:ins w:id="2611" w:author="Patricia Sbrissa" w:date="2019-09-27T18:28:00Z">
        <w:r w:rsidR="00B22B8A">
          <w:rPr>
            <w:rFonts w:ascii="Arial" w:hAnsi="Arial" w:cs="Arial"/>
            <w:b w:val="0"/>
            <w:color w:val="auto"/>
            <w:sz w:val="24"/>
            <w:szCs w:val="24"/>
          </w:rPr>
          <w:t xml:space="preserve">taxaram </w:t>
        </w:r>
      </w:ins>
      <w:del w:id="2612" w:author="Patricia Sbrissa" w:date="2019-09-27T18:28:00Z">
        <w:r w:rsidRPr="00E43AA6" w:rsidDel="00B22B8A">
          <w:rPr>
            <w:rFonts w:ascii="Arial" w:hAnsi="Arial" w:cs="Arial"/>
            <w:b w:val="0"/>
            <w:color w:val="auto"/>
            <w:sz w:val="24"/>
            <w:szCs w:val="24"/>
          </w:rPr>
          <w:delText xml:space="preserve">obre </w:delText>
        </w:r>
      </w:del>
      <w:r w:rsidRPr="00E43AA6">
        <w:rPr>
          <w:rFonts w:ascii="Arial" w:hAnsi="Arial" w:cs="Arial"/>
          <w:b w:val="0"/>
          <w:color w:val="auto"/>
          <w:sz w:val="24"/>
          <w:szCs w:val="24"/>
        </w:rPr>
        <w:t>as importações</w:t>
      </w:r>
      <w:del w:id="2613" w:author="Patricia Sbrissa" w:date="2019-09-27T18:28:00Z">
        <w:r w:rsidRPr="00E43AA6" w:rsidDel="00BE6AC4">
          <w:rPr>
            <w:rFonts w:ascii="Arial" w:hAnsi="Arial" w:cs="Arial"/>
            <w:b w:val="0"/>
            <w:color w:val="auto"/>
            <w:sz w:val="24"/>
            <w:szCs w:val="24"/>
          </w:rPr>
          <w:delText>,</w:delText>
        </w:r>
      </w:del>
      <w:r w:rsidRPr="00E43AA6">
        <w:rPr>
          <w:rFonts w:ascii="Arial" w:hAnsi="Arial" w:cs="Arial"/>
          <w:b w:val="0"/>
          <w:color w:val="auto"/>
          <w:sz w:val="24"/>
          <w:szCs w:val="24"/>
        </w:rPr>
        <w:t xml:space="preserve"> </w:t>
      </w:r>
      <w:del w:id="2614" w:author="Patricia Sbrissa" w:date="2019-09-27T18:28:00Z">
        <w:r w:rsidRPr="00E43AA6" w:rsidDel="00BE6AC4">
          <w:rPr>
            <w:rFonts w:ascii="Arial" w:hAnsi="Arial" w:cs="Arial"/>
            <w:b w:val="0"/>
            <w:color w:val="auto"/>
            <w:sz w:val="24"/>
            <w:szCs w:val="24"/>
          </w:rPr>
          <w:delText>sobre</w:delText>
        </w:r>
      </w:del>
      <w:ins w:id="2615" w:author="Patricia Sbrissa" w:date="2019-09-27T18:28:00Z">
        <w:r w:rsidR="00BE6AC4">
          <w:rPr>
            <w:rFonts w:ascii="Arial" w:hAnsi="Arial" w:cs="Arial"/>
            <w:b w:val="0"/>
            <w:color w:val="auto"/>
            <w:sz w:val="24"/>
            <w:szCs w:val="24"/>
          </w:rPr>
          <w:t>e</w:t>
        </w:r>
      </w:ins>
      <w:r w:rsidRPr="00E43AA6">
        <w:rPr>
          <w:rFonts w:ascii="Arial" w:hAnsi="Arial" w:cs="Arial"/>
          <w:b w:val="0"/>
          <w:color w:val="auto"/>
          <w:sz w:val="24"/>
          <w:szCs w:val="24"/>
        </w:rPr>
        <w:t xml:space="preserve"> o </w:t>
      </w:r>
      <w:del w:id="2616" w:author="Patricia Sbrissa" w:date="2019-09-27T18:28:00Z">
        <w:r w:rsidRPr="00E43AA6" w:rsidDel="00BE6AC4">
          <w:rPr>
            <w:rFonts w:ascii="Arial" w:hAnsi="Arial" w:cs="Arial"/>
            <w:b w:val="0"/>
            <w:color w:val="auto"/>
            <w:sz w:val="24"/>
            <w:szCs w:val="24"/>
          </w:rPr>
          <w:delText>comérc</w:delText>
        </w:r>
      </w:del>
      <w:ins w:id="2617" w:author="Patricia Sbrissa" w:date="2019-09-27T18:28:00Z">
        <w:r w:rsidR="00BE6AC4">
          <w:rPr>
            <w:rFonts w:ascii="Arial" w:hAnsi="Arial" w:cs="Arial"/>
            <w:b w:val="0"/>
            <w:color w:val="auto"/>
            <w:sz w:val="24"/>
            <w:szCs w:val="24"/>
          </w:rPr>
          <w:t xml:space="preserve">comércio para </w:t>
        </w:r>
      </w:ins>
      <w:ins w:id="2618" w:author="Patricia Sbrissa" w:date="2019-09-27T18:29:00Z">
        <w:r w:rsidR="00F91737">
          <w:rPr>
            <w:rFonts w:ascii="Arial" w:hAnsi="Arial" w:cs="Arial"/>
            <w:b w:val="0"/>
            <w:color w:val="auto"/>
            <w:sz w:val="24"/>
            <w:szCs w:val="24"/>
          </w:rPr>
          <w:t>custearem</w:t>
        </w:r>
      </w:ins>
      <w:del w:id="2619" w:author="Patricia Sbrissa" w:date="2019-09-27T18:28:00Z">
        <w:r w:rsidRPr="00E43AA6" w:rsidDel="00BE6AC4">
          <w:rPr>
            <w:rFonts w:ascii="Arial" w:hAnsi="Arial" w:cs="Arial"/>
            <w:b w:val="0"/>
            <w:color w:val="auto"/>
            <w:sz w:val="24"/>
            <w:szCs w:val="24"/>
          </w:rPr>
          <w:delText>io, e</w:delText>
        </w:r>
      </w:del>
      <w:r w:rsidRPr="00E43AA6">
        <w:rPr>
          <w:rFonts w:ascii="Arial" w:hAnsi="Arial" w:cs="Arial"/>
          <w:b w:val="0"/>
          <w:color w:val="auto"/>
          <w:sz w:val="24"/>
          <w:szCs w:val="24"/>
        </w:rPr>
        <w:t xml:space="preserve"> </w:t>
      </w:r>
      <w:del w:id="2620" w:author="Patricia Sbrissa" w:date="2019-09-27T18:28:00Z">
        <w:r w:rsidRPr="00E43AA6" w:rsidDel="00BE6AC4">
          <w:rPr>
            <w:rFonts w:ascii="Arial" w:hAnsi="Arial" w:cs="Arial"/>
            <w:b w:val="0"/>
            <w:color w:val="auto"/>
            <w:sz w:val="24"/>
            <w:szCs w:val="24"/>
          </w:rPr>
          <w:delText xml:space="preserve">mantendo </w:delText>
        </w:r>
      </w:del>
      <w:r w:rsidRPr="00E43AA6">
        <w:rPr>
          <w:rFonts w:ascii="Arial" w:hAnsi="Arial" w:cs="Arial"/>
          <w:b w:val="0"/>
          <w:color w:val="auto"/>
          <w:sz w:val="24"/>
          <w:szCs w:val="24"/>
        </w:rPr>
        <w:t>seus exércitos, templos</w:t>
      </w:r>
      <w:del w:id="2621" w:author="Patricia Sbrissa" w:date="2019-09-27T18:28:00Z">
        <w:r w:rsidRPr="00E43AA6" w:rsidDel="00BE6AC4">
          <w:rPr>
            <w:rFonts w:ascii="Arial" w:hAnsi="Arial" w:cs="Arial"/>
            <w:b w:val="0"/>
            <w:color w:val="auto"/>
            <w:sz w:val="24"/>
            <w:szCs w:val="24"/>
          </w:rPr>
          <w:delText>,</w:delText>
        </w:r>
      </w:del>
      <w:r w:rsidRPr="00E43AA6">
        <w:rPr>
          <w:rFonts w:ascii="Arial" w:hAnsi="Arial" w:cs="Arial"/>
          <w:b w:val="0"/>
          <w:color w:val="auto"/>
          <w:sz w:val="24"/>
          <w:szCs w:val="24"/>
        </w:rPr>
        <w:t xml:space="preserve"> e </w:t>
      </w:r>
      <w:del w:id="2622" w:author="Patricia Sbrissa" w:date="2019-09-27T18:29:00Z">
        <w:r w:rsidRPr="00E43AA6" w:rsidDel="00F91737">
          <w:rPr>
            <w:rFonts w:ascii="Arial" w:hAnsi="Arial" w:cs="Arial"/>
            <w:b w:val="0"/>
            <w:color w:val="auto"/>
            <w:sz w:val="24"/>
            <w:szCs w:val="24"/>
          </w:rPr>
          <w:delText>demais</w:delText>
        </w:r>
      </w:del>
      <w:ins w:id="2623" w:author="Patricia Sbrissa" w:date="2019-09-27T18:29:00Z">
        <w:r w:rsidR="00F91737">
          <w:rPr>
            <w:rFonts w:ascii="Arial" w:hAnsi="Arial" w:cs="Arial"/>
            <w:b w:val="0"/>
            <w:color w:val="auto"/>
            <w:sz w:val="24"/>
            <w:szCs w:val="24"/>
          </w:rPr>
          <w:t>manterem</w:t>
        </w:r>
      </w:ins>
      <w:r w:rsidRPr="00E43AA6">
        <w:rPr>
          <w:rFonts w:ascii="Arial" w:hAnsi="Arial" w:cs="Arial"/>
          <w:b w:val="0"/>
          <w:color w:val="auto"/>
          <w:sz w:val="24"/>
          <w:szCs w:val="24"/>
        </w:rPr>
        <w:t xml:space="preserve"> atividades estatais em funcionamento.</w:t>
      </w:r>
    </w:p>
    <w:p w14:paraId="1085B15A" w14:textId="77777777" w:rsidR="005223DD" w:rsidRPr="00E43AA6" w:rsidRDefault="005223DD">
      <w:pPr>
        <w:pStyle w:val="0TITULO1TXT"/>
        <w:spacing w:before="0" w:after="0" w:line="360" w:lineRule="auto"/>
        <w:rPr>
          <w:rFonts w:ascii="Arial" w:hAnsi="Arial" w:cs="Arial"/>
          <w:b w:val="0"/>
          <w:color w:val="auto"/>
          <w:sz w:val="24"/>
          <w:szCs w:val="24"/>
        </w:rPr>
      </w:pPr>
    </w:p>
    <w:p w14:paraId="73F175D3" w14:textId="77777777" w:rsidR="005223DD" w:rsidDel="00F372E8" w:rsidRDefault="005223DD" w:rsidP="005223DD">
      <w:pPr>
        <w:pStyle w:val="0TITULO1TXT"/>
        <w:spacing w:before="0" w:after="0" w:line="360" w:lineRule="auto"/>
        <w:rPr>
          <w:del w:id="2624" w:author="Patricia Sbrissa" w:date="2019-09-27T18:30:00Z"/>
          <w:rFonts w:ascii="Arial" w:hAnsi="Arial" w:cs="Arial"/>
          <w:b w:val="0"/>
          <w:color w:val="auto"/>
          <w:sz w:val="24"/>
          <w:szCs w:val="24"/>
        </w:rPr>
      </w:pPr>
      <w:r w:rsidRPr="00E43AA6">
        <w:rPr>
          <w:rFonts w:ascii="Arial" w:hAnsi="Arial" w:cs="Arial"/>
          <w:b w:val="0"/>
          <w:color w:val="auto"/>
          <w:sz w:val="24"/>
          <w:szCs w:val="24"/>
        </w:rPr>
        <w:t xml:space="preserve"> Já no período </w:t>
      </w:r>
      <w:ins w:id="2625" w:author="Patricia Sbrissa" w:date="2019-09-27T18:29:00Z">
        <w:r w:rsidR="00F91737">
          <w:rPr>
            <w:rFonts w:ascii="Arial" w:hAnsi="Arial" w:cs="Arial"/>
            <w:b w:val="0"/>
            <w:color w:val="auto"/>
            <w:sz w:val="24"/>
            <w:szCs w:val="24"/>
          </w:rPr>
          <w:t>m</w:t>
        </w:r>
      </w:ins>
      <w:del w:id="2626" w:author="Patricia Sbrissa" w:date="2019-09-27T18:29:00Z">
        <w:r w:rsidRPr="00E43AA6" w:rsidDel="00F91737">
          <w:rPr>
            <w:rFonts w:ascii="Arial" w:hAnsi="Arial" w:cs="Arial"/>
            <w:b w:val="0"/>
            <w:color w:val="auto"/>
            <w:sz w:val="24"/>
            <w:szCs w:val="24"/>
          </w:rPr>
          <w:delText>M</w:delText>
        </w:r>
      </w:del>
      <w:r w:rsidRPr="00E43AA6">
        <w:rPr>
          <w:rFonts w:ascii="Arial" w:hAnsi="Arial" w:cs="Arial"/>
          <w:b w:val="0"/>
          <w:color w:val="auto"/>
          <w:sz w:val="24"/>
          <w:szCs w:val="24"/>
        </w:rPr>
        <w:t xml:space="preserve">edieval, </w:t>
      </w:r>
      <w:del w:id="2627" w:author="Patricia Sbrissa" w:date="2019-09-27T18:29:00Z">
        <w:r w:rsidRPr="00E43AA6" w:rsidDel="009972C4">
          <w:rPr>
            <w:rFonts w:ascii="Arial" w:hAnsi="Arial" w:cs="Arial"/>
            <w:b w:val="0"/>
            <w:color w:val="auto"/>
            <w:sz w:val="24"/>
            <w:szCs w:val="24"/>
          </w:rPr>
          <w:delText xml:space="preserve">vemos </w:delText>
        </w:r>
      </w:del>
      <w:r w:rsidRPr="00E43AA6">
        <w:rPr>
          <w:rFonts w:ascii="Arial" w:hAnsi="Arial" w:cs="Arial"/>
          <w:b w:val="0"/>
          <w:color w:val="auto"/>
          <w:sz w:val="24"/>
          <w:szCs w:val="24"/>
        </w:rPr>
        <w:t xml:space="preserve">a atuação dos </w:t>
      </w:r>
      <w:ins w:id="2628" w:author="Patricia Sbrissa" w:date="2019-09-27T18:29:00Z">
        <w:r w:rsidR="009972C4">
          <w:rPr>
            <w:rFonts w:ascii="Arial" w:hAnsi="Arial" w:cs="Arial"/>
            <w:b w:val="0"/>
            <w:color w:val="auto"/>
            <w:sz w:val="24"/>
            <w:szCs w:val="24"/>
          </w:rPr>
          <w:t>r</w:t>
        </w:r>
      </w:ins>
      <w:del w:id="2629" w:author="Patricia Sbrissa" w:date="2019-09-27T18:29:00Z">
        <w:r w:rsidRPr="00E43AA6" w:rsidDel="009972C4">
          <w:rPr>
            <w:rFonts w:ascii="Arial" w:hAnsi="Arial" w:cs="Arial"/>
            <w:b w:val="0"/>
            <w:color w:val="auto"/>
            <w:sz w:val="24"/>
            <w:szCs w:val="24"/>
          </w:rPr>
          <w:delText>R</w:delText>
        </w:r>
      </w:del>
      <w:r w:rsidRPr="00E43AA6">
        <w:rPr>
          <w:rFonts w:ascii="Arial" w:hAnsi="Arial" w:cs="Arial"/>
          <w:b w:val="0"/>
          <w:color w:val="auto"/>
          <w:sz w:val="24"/>
          <w:szCs w:val="24"/>
        </w:rPr>
        <w:t>eis</w:t>
      </w:r>
      <w:ins w:id="2630" w:author="Patricia Sbrissa" w:date="2019-09-27T18:29:00Z">
        <w:r w:rsidR="009972C4">
          <w:rPr>
            <w:rFonts w:ascii="Arial" w:hAnsi="Arial" w:cs="Arial"/>
            <w:b w:val="0"/>
            <w:color w:val="auto"/>
            <w:sz w:val="24"/>
            <w:szCs w:val="24"/>
          </w:rPr>
          <w:t xml:space="preserve"> </w:t>
        </w:r>
      </w:ins>
      <w:r w:rsidRPr="00E43AA6">
        <w:rPr>
          <w:rFonts w:ascii="Arial" w:hAnsi="Arial" w:cs="Arial"/>
          <w:b w:val="0"/>
          <w:color w:val="auto"/>
          <w:sz w:val="24"/>
          <w:szCs w:val="24"/>
        </w:rPr>
        <w:t xml:space="preserve"> juntamente com as autoridades </w:t>
      </w:r>
      <w:ins w:id="2631" w:author="Patricia Sbrissa" w:date="2019-09-27T18:29:00Z">
        <w:r w:rsidR="009972C4">
          <w:rPr>
            <w:rFonts w:ascii="Arial" w:hAnsi="Arial" w:cs="Arial"/>
            <w:b w:val="0"/>
            <w:color w:val="auto"/>
            <w:sz w:val="24"/>
            <w:szCs w:val="24"/>
          </w:rPr>
          <w:t>c</w:t>
        </w:r>
      </w:ins>
      <w:del w:id="2632" w:author="Patricia Sbrissa" w:date="2019-09-27T18:29:00Z">
        <w:r w:rsidRPr="00E43AA6" w:rsidDel="009972C4">
          <w:rPr>
            <w:rFonts w:ascii="Arial" w:hAnsi="Arial" w:cs="Arial"/>
            <w:b w:val="0"/>
            <w:color w:val="auto"/>
            <w:sz w:val="24"/>
            <w:szCs w:val="24"/>
          </w:rPr>
          <w:delText>C</w:delText>
        </w:r>
      </w:del>
      <w:r w:rsidRPr="00E43AA6">
        <w:rPr>
          <w:rFonts w:ascii="Arial" w:hAnsi="Arial" w:cs="Arial"/>
          <w:b w:val="0"/>
          <w:color w:val="auto"/>
          <w:sz w:val="24"/>
          <w:szCs w:val="24"/>
        </w:rPr>
        <w:t xml:space="preserve">atólicas, </w:t>
      </w:r>
      <w:del w:id="2633" w:author="Patricia Sbrissa" w:date="2019-09-27T18:29:00Z">
        <w:r w:rsidRPr="00E43AA6" w:rsidDel="009972C4">
          <w:rPr>
            <w:rFonts w:ascii="Arial" w:hAnsi="Arial" w:cs="Arial"/>
            <w:b w:val="0"/>
            <w:color w:val="auto"/>
            <w:sz w:val="24"/>
            <w:szCs w:val="24"/>
          </w:rPr>
          <w:delText>demonstrando</w:delText>
        </w:r>
      </w:del>
      <w:ins w:id="2634" w:author="Patricia Sbrissa" w:date="2019-09-27T18:29:00Z">
        <w:r w:rsidR="009972C4">
          <w:rPr>
            <w:rFonts w:ascii="Arial" w:hAnsi="Arial" w:cs="Arial"/>
            <w:b w:val="0"/>
            <w:color w:val="auto"/>
            <w:sz w:val="24"/>
            <w:szCs w:val="24"/>
          </w:rPr>
          <w:t>mostrou</w:t>
        </w:r>
      </w:ins>
      <w:r w:rsidRPr="00E43AA6">
        <w:rPr>
          <w:rFonts w:ascii="Arial" w:hAnsi="Arial" w:cs="Arial"/>
          <w:b w:val="0"/>
          <w:color w:val="auto"/>
          <w:sz w:val="24"/>
          <w:szCs w:val="24"/>
        </w:rPr>
        <w:t xml:space="preserve"> o poder do Estado com o apoio da </w:t>
      </w:r>
      <w:ins w:id="2635" w:author="Patricia Sbrissa" w:date="2019-09-27T18:30:00Z">
        <w:r w:rsidR="001E297D">
          <w:rPr>
            <w:rFonts w:ascii="Arial" w:hAnsi="Arial" w:cs="Arial"/>
            <w:b w:val="0"/>
            <w:color w:val="auto"/>
            <w:sz w:val="24"/>
            <w:szCs w:val="24"/>
          </w:rPr>
          <w:t>f</w:t>
        </w:r>
      </w:ins>
      <w:del w:id="2636" w:author="Patricia Sbrissa" w:date="2019-09-27T18:29:00Z">
        <w:r w:rsidRPr="00E43AA6" w:rsidDel="001E297D">
          <w:rPr>
            <w:rFonts w:ascii="Arial" w:hAnsi="Arial" w:cs="Arial"/>
            <w:b w:val="0"/>
            <w:color w:val="auto"/>
            <w:sz w:val="24"/>
            <w:szCs w:val="24"/>
          </w:rPr>
          <w:delText>F</w:delText>
        </w:r>
      </w:del>
      <w:r w:rsidRPr="00E43AA6">
        <w:rPr>
          <w:rFonts w:ascii="Arial" w:hAnsi="Arial" w:cs="Arial"/>
          <w:b w:val="0"/>
          <w:color w:val="auto"/>
          <w:sz w:val="24"/>
          <w:szCs w:val="24"/>
        </w:rPr>
        <w:t>é</w:t>
      </w:r>
      <w:r>
        <w:rPr>
          <w:rFonts w:ascii="Arial" w:hAnsi="Arial" w:cs="Arial"/>
          <w:b w:val="0"/>
          <w:color w:val="auto"/>
          <w:sz w:val="24"/>
          <w:szCs w:val="24"/>
        </w:rPr>
        <w:t xml:space="preserve"> </w:t>
      </w:r>
      <w:ins w:id="2637" w:author="Patricia Sbrissa" w:date="2019-09-27T18:30:00Z">
        <w:r w:rsidR="001E297D">
          <w:rPr>
            <w:rFonts w:ascii="Arial" w:hAnsi="Arial" w:cs="Arial"/>
            <w:b w:val="0"/>
            <w:color w:val="auto"/>
            <w:sz w:val="24"/>
            <w:szCs w:val="24"/>
          </w:rPr>
          <w:t>c</w:t>
        </w:r>
      </w:ins>
      <w:del w:id="2638" w:author="Patricia Sbrissa" w:date="2019-09-27T18:30:00Z">
        <w:r w:rsidDel="001E297D">
          <w:rPr>
            <w:rFonts w:ascii="Arial" w:hAnsi="Arial" w:cs="Arial"/>
            <w:b w:val="0"/>
            <w:color w:val="auto"/>
            <w:sz w:val="24"/>
            <w:szCs w:val="24"/>
          </w:rPr>
          <w:delText>C</w:delText>
        </w:r>
      </w:del>
      <w:r>
        <w:rPr>
          <w:rFonts w:ascii="Arial" w:hAnsi="Arial" w:cs="Arial"/>
          <w:b w:val="0"/>
          <w:color w:val="auto"/>
          <w:sz w:val="24"/>
          <w:szCs w:val="24"/>
        </w:rPr>
        <w:t xml:space="preserve">ristã, </w:t>
      </w:r>
      <w:ins w:id="2639" w:author="Patricia Sbrissa" w:date="2019-09-27T18:30:00Z">
        <w:r w:rsidR="001E297D">
          <w:rPr>
            <w:rFonts w:ascii="Arial" w:hAnsi="Arial" w:cs="Arial"/>
            <w:b w:val="0"/>
            <w:color w:val="auto"/>
            <w:sz w:val="24"/>
            <w:szCs w:val="24"/>
          </w:rPr>
          <w:t xml:space="preserve">que transmitia </w:t>
        </w:r>
      </w:ins>
      <w:del w:id="2640" w:author="Patricia Sbrissa" w:date="2019-09-27T18:30:00Z">
        <w:r w:rsidDel="00F372E8">
          <w:rPr>
            <w:rFonts w:ascii="Arial" w:hAnsi="Arial" w:cs="Arial"/>
            <w:b w:val="0"/>
            <w:color w:val="auto"/>
            <w:sz w:val="24"/>
            <w:szCs w:val="24"/>
          </w:rPr>
          <w:delText xml:space="preserve">tentando transmitir </w:delText>
        </w:r>
      </w:del>
      <w:r>
        <w:rPr>
          <w:rFonts w:ascii="Arial" w:hAnsi="Arial" w:cs="Arial"/>
          <w:b w:val="0"/>
          <w:color w:val="auto"/>
          <w:sz w:val="24"/>
          <w:szCs w:val="24"/>
        </w:rPr>
        <w:t>a id</w:t>
      </w:r>
      <w:ins w:id="2641" w:author="Patricia Sbrissa" w:date="2019-09-27T18:30:00Z">
        <w:r w:rsidR="00F372E8">
          <w:rPr>
            <w:rFonts w:ascii="Arial" w:hAnsi="Arial" w:cs="Arial"/>
            <w:b w:val="0"/>
            <w:color w:val="auto"/>
            <w:sz w:val="24"/>
            <w:szCs w:val="24"/>
          </w:rPr>
          <w:t>e</w:t>
        </w:r>
      </w:ins>
      <w:del w:id="2642" w:author="Patricia Sbrissa" w:date="2019-09-27T18:30:00Z">
        <w:r w:rsidDel="00F372E8">
          <w:rPr>
            <w:rFonts w:ascii="Arial" w:hAnsi="Arial" w:cs="Arial"/>
            <w:b w:val="0"/>
            <w:color w:val="auto"/>
            <w:sz w:val="24"/>
            <w:szCs w:val="24"/>
          </w:rPr>
          <w:delText>é</w:delText>
        </w:r>
      </w:del>
      <w:r>
        <w:rPr>
          <w:rFonts w:ascii="Arial" w:hAnsi="Arial" w:cs="Arial"/>
          <w:b w:val="0"/>
          <w:color w:val="auto"/>
          <w:sz w:val="24"/>
          <w:szCs w:val="24"/>
        </w:rPr>
        <w:t xml:space="preserve">ia de legitimidade religiosa frente </w:t>
      </w:r>
      <w:del w:id="2643" w:author="Patricia Sbrissa" w:date="2019-09-27T18:30:00Z">
        <w:r w:rsidDel="00F372E8">
          <w:rPr>
            <w:rFonts w:ascii="Arial" w:hAnsi="Arial" w:cs="Arial"/>
            <w:b w:val="0"/>
            <w:color w:val="auto"/>
            <w:sz w:val="24"/>
            <w:szCs w:val="24"/>
          </w:rPr>
          <w:delText>a</w:delText>
        </w:r>
      </w:del>
      <w:ins w:id="2644" w:author="Patricia Sbrissa" w:date="2019-09-27T18:30:00Z">
        <w:r w:rsidR="00F372E8">
          <w:rPr>
            <w:rFonts w:ascii="Arial" w:hAnsi="Arial" w:cs="Arial"/>
            <w:b w:val="0"/>
            <w:color w:val="auto"/>
            <w:sz w:val="24"/>
            <w:szCs w:val="24"/>
          </w:rPr>
          <w:t>à</w:t>
        </w:r>
      </w:ins>
      <w:r>
        <w:rPr>
          <w:rFonts w:ascii="Arial" w:hAnsi="Arial" w:cs="Arial"/>
          <w:b w:val="0"/>
          <w:color w:val="auto"/>
          <w:sz w:val="24"/>
          <w:szCs w:val="24"/>
        </w:rPr>
        <w:t xml:space="preserve"> arrecadação n</w:t>
      </w:r>
      <w:ins w:id="2645" w:author="Patricia Sbrissa" w:date="2019-09-27T18:30:00Z">
        <w:r w:rsidR="00F372E8">
          <w:rPr>
            <w:rFonts w:ascii="Arial" w:hAnsi="Arial" w:cs="Arial"/>
            <w:b w:val="0"/>
            <w:color w:val="auto"/>
            <w:sz w:val="24"/>
            <w:szCs w:val="24"/>
          </w:rPr>
          <w:t>a época.</w:t>
        </w:r>
      </w:ins>
      <w:del w:id="2646" w:author="Patricia Sbrissa" w:date="2019-09-27T18:30:00Z">
        <w:r w:rsidDel="00F372E8">
          <w:rPr>
            <w:rFonts w:ascii="Arial" w:hAnsi="Arial" w:cs="Arial"/>
            <w:b w:val="0"/>
            <w:color w:val="auto"/>
            <w:sz w:val="24"/>
            <w:szCs w:val="24"/>
          </w:rPr>
          <w:delText>esse</w:delText>
        </w:r>
      </w:del>
      <w:r>
        <w:rPr>
          <w:rFonts w:ascii="Arial" w:hAnsi="Arial" w:cs="Arial"/>
          <w:b w:val="0"/>
          <w:color w:val="auto"/>
          <w:sz w:val="24"/>
          <w:szCs w:val="24"/>
        </w:rPr>
        <w:t xml:space="preserve"> </w:t>
      </w:r>
      <w:del w:id="2647" w:author="Patricia Sbrissa" w:date="2019-09-27T18:30:00Z">
        <w:r w:rsidDel="00F372E8">
          <w:rPr>
            <w:rFonts w:ascii="Arial" w:hAnsi="Arial" w:cs="Arial"/>
            <w:b w:val="0"/>
            <w:color w:val="auto"/>
            <w:sz w:val="24"/>
            <w:szCs w:val="24"/>
          </w:rPr>
          <w:delText>período.</w:delText>
        </w:r>
      </w:del>
    </w:p>
    <w:p w14:paraId="11421F55" w14:textId="77777777" w:rsidR="005223DD" w:rsidRDefault="005223DD">
      <w:pPr>
        <w:pStyle w:val="0TITULO1TXT"/>
        <w:spacing w:before="0" w:after="0" w:line="360" w:lineRule="auto"/>
        <w:rPr>
          <w:rFonts w:ascii="Arial" w:hAnsi="Arial" w:cs="Arial"/>
          <w:b w:val="0"/>
          <w:color w:val="auto"/>
          <w:sz w:val="24"/>
          <w:szCs w:val="24"/>
        </w:rPr>
      </w:pPr>
    </w:p>
    <w:p w14:paraId="30B8C723" w14:textId="335DE000" w:rsidR="005223DD" w:rsidDel="009C5C47" w:rsidRDefault="005223DD" w:rsidP="00922708">
      <w:pPr>
        <w:pStyle w:val="0TITULO1TXT"/>
        <w:spacing w:before="0" w:after="0" w:line="360" w:lineRule="auto"/>
        <w:rPr>
          <w:del w:id="2648" w:author="Patricia Sbrissa" w:date="2019-09-27T18:33:00Z"/>
          <w:rFonts w:ascii="Arial" w:hAnsi="Arial" w:cs="Arial"/>
          <w:b w:val="0"/>
          <w:color w:val="auto"/>
          <w:sz w:val="24"/>
          <w:szCs w:val="24"/>
        </w:rPr>
        <w:pPrChange w:id="2649" w:author="Patricia Sbrissa" w:date="2019-09-28T00:13:00Z">
          <w:pPr>
            <w:pStyle w:val="0TITULO1TXT"/>
            <w:spacing w:before="0" w:after="0" w:line="360" w:lineRule="auto"/>
          </w:pPr>
        </w:pPrChange>
      </w:pPr>
      <w:r>
        <w:rPr>
          <w:rFonts w:ascii="Arial" w:hAnsi="Arial" w:cs="Arial"/>
          <w:b w:val="0"/>
          <w:color w:val="auto"/>
          <w:sz w:val="24"/>
          <w:szCs w:val="24"/>
        </w:rPr>
        <w:t xml:space="preserve">Logo após o descobrimento do Brasil, tanto a </w:t>
      </w:r>
      <w:ins w:id="2650" w:author="Patricia Sbrissa" w:date="2019-09-27T18:31:00Z">
        <w:r w:rsidR="00F372E8">
          <w:rPr>
            <w:rFonts w:ascii="Arial" w:hAnsi="Arial" w:cs="Arial"/>
            <w:b w:val="0"/>
            <w:color w:val="auto"/>
            <w:sz w:val="24"/>
            <w:szCs w:val="24"/>
          </w:rPr>
          <w:t>I</w:t>
        </w:r>
      </w:ins>
      <w:del w:id="2651" w:author="Patricia Sbrissa" w:date="2019-09-27T18:31:00Z">
        <w:r w:rsidDel="00F372E8">
          <w:rPr>
            <w:rFonts w:ascii="Arial" w:hAnsi="Arial" w:cs="Arial"/>
            <w:b w:val="0"/>
            <w:color w:val="auto"/>
            <w:sz w:val="24"/>
            <w:szCs w:val="24"/>
          </w:rPr>
          <w:delText>i</w:delText>
        </w:r>
      </w:del>
      <w:r>
        <w:rPr>
          <w:rFonts w:ascii="Arial" w:hAnsi="Arial" w:cs="Arial"/>
          <w:b w:val="0"/>
          <w:color w:val="auto"/>
          <w:sz w:val="24"/>
          <w:szCs w:val="24"/>
        </w:rPr>
        <w:t xml:space="preserve">greja </w:t>
      </w:r>
      <w:ins w:id="2652" w:author="Patricia Sbrissa" w:date="2019-09-27T18:31:00Z">
        <w:r w:rsidR="00F372E8">
          <w:rPr>
            <w:rFonts w:ascii="Arial" w:hAnsi="Arial" w:cs="Arial"/>
            <w:b w:val="0"/>
            <w:color w:val="auto"/>
            <w:sz w:val="24"/>
            <w:szCs w:val="24"/>
          </w:rPr>
          <w:t>C</w:t>
        </w:r>
      </w:ins>
      <w:del w:id="2653" w:author="Patricia Sbrissa" w:date="2019-09-27T18:31:00Z">
        <w:r w:rsidDel="00F372E8">
          <w:rPr>
            <w:rFonts w:ascii="Arial" w:hAnsi="Arial" w:cs="Arial"/>
            <w:b w:val="0"/>
            <w:color w:val="auto"/>
            <w:sz w:val="24"/>
            <w:szCs w:val="24"/>
          </w:rPr>
          <w:delText>c</w:delText>
        </w:r>
      </w:del>
      <w:r>
        <w:rPr>
          <w:rFonts w:ascii="Arial" w:hAnsi="Arial" w:cs="Arial"/>
          <w:b w:val="0"/>
          <w:color w:val="auto"/>
          <w:sz w:val="24"/>
          <w:szCs w:val="24"/>
        </w:rPr>
        <w:t xml:space="preserve">atólica quanto os </w:t>
      </w:r>
      <w:ins w:id="2654" w:author="Patricia Sbrissa" w:date="2019-09-27T18:31:00Z">
        <w:r w:rsidR="00F372E8">
          <w:rPr>
            <w:rFonts w:ascii="Arial" w:hAnsi="Arial" w:cs="Arial"/>
            <w:b w:val="0"/>
            <w:color w:val="auto"/>
            <w:sz w:val="24"/>
            <w:szCs w:val="24"/>
          </w:rPr>
          <w:t>r</w:t>
        </w:r>
      </w:ins>
      <w:del w:id="2655" w:author="Patricia Sbrissa" w:date="2019-09-27T18:31:00Z">
        <w:r w:rsidDel="00F372E8">
          <w:rPr>
            <w:rFonts w:ascii="Arial" w:hAnsi="Arial" w:cs="Arial"/>
            <w:b w:val="0"/>
            <w:color w:val="auto"/>
            <w:sz w:val="24"/>
            <w:szCs w:val="24"/>
          </w:rPr>
          <w:delText>R</w:delText>
        </w:r>
      </w:del>
      <w:r>
        <w:rPr>
          <w:rFonts w:ascii="Arial" w:hAnsi="Arial" w:cs="Arial"/>
          <w:b w:val="0"/>
          <w:color w:val="auto"/>
          <w:sz w:val="24"/>
          <w:szCs w:val="24"/>
        </w:rPr>
        <w:t>eis</w:t>
      </w:r>
      <w:del w:id="2656" w:author="Patricia Sbrissa" w:date="2019-09-27T18:31:00Z">
        <w:r w:rsidDel="00F372E8">
          <w:rPr>
            <w:rFonts w:ascii="Arial" w:hAnsi="Arial" w:cs="Arial"/>
            <w:b w:val="0"/>
            <w:color w:val="auto"/>
            <w:sz w:val="24"/>
            <w:szCs w:val="24"/>
          </w:rPr>
          <w:delText>,</w:delText>
        </w:r>
      </w:del>
      <w:r>
        <w:rPr>
          <w:rFonts w:ascii="Arial" w:hAnsi="Arial" w:cs="Arial"/>
          <w:b w:val="0"/>
          <w:color w:val="auto"/>
          <w:sz w:val="24"/>
          <w:szCs w:val="24"/>
        </w:rPr>
        <w:t xml:space="preserve"> cobravam impostos sobre os povos, </w:t>
      </w:r>
      <w:del w:id="2657" w:author="Patricia Sbrissa" w:date="2019-09-27T18:31:00Z">
        <w:r w:rsidDel="00677D74">
          <w:rPr>
            <w:rFonts w:ascii="Arial" w:hAnsi="Arial" w:cs="Arial"/>
            <w:b w:val="0"/>
            <w:color w:val="auto"/>
            <w:sz w:val="24"/>
            <w:szCs w:val="24"/>
          </w:rPr>
          <w:delText xml:space="preserve">demonstrando </w:delText>
        </w:r>
      </w:del>
      <w:ins w:id="2658" w:author="Patricia Sbrissa" w:date="2019-09-27T18:31:00Z">
        <w:r w:rsidR="00677D74">
          <w:rPr>
            <w:rFonts w:ascii="Arial" w:hAnsi="Arial" w:cs="Arial"/>
            <w:b w:val="0"/>
            <w:color w:val="auto"/>
            <w:sz w:val="24"/>
            <w:szCs w:val="24"/>
          </w:rPr>
          <w:t xml:space="preserve">o que demonstrava, </w:t>
        </w:r>
      </w:ins>
      <w:r>
        <w:rPr>
          <w:rFonts w:ascii="Arial" w:hAnsi="Arial" w:cs="Arial"/>
          <w:b w:val="0"/>
          <w:color w:val="auto"/>
          <w:sz w:val="24"/>
          <w:szCs w:val="24"/>
        </w:rPr>
        <w:t>também</w:t>
      </w:r>
      <w:ins w:id="2659" w:author="Patricia Sbrissa" w:date="2019-09-27T18:31:00Z">
        <w:r w:rsidR="00677D74">
          <w:rPr>
            <w:rFonts w:ascii="Arial" w:hAnsi="Arial" w:cs="Arial"/>
            <w:b w:val="0"/>
            <w:color w:val="auto"/>
            <w:sz w:val="24"/>
            <w:szCs w:val="24"/>
          </w:rPr>
          <w:t>,</w:t>
        </w:r>
      </w:ins>
      <w:r>
        <w:rPr>
          <w:rFonts w:ascii="Arial" w:hAnsi="Arial" w:cs="Arial"/>
          <w:b w:val="0"/>
          <w:color w:val="auto"/>
          <w:sz w:val="24"/>
          <w:szCs w:val="24"/>
        </w:rPr>
        <w:t xml:space="preserve"> </w:t>
      </w:r>
      <w:del w:id="2660" w:author="Patricia Sbrissa" w:date="2019-09-27T18:32:00Z">
        <w:r w:rsidDel="00677D74">
          <w:rPr>
            <w:rFonts w:ascii="Arial" w:hAnsi="Arial" w:cs="Arial"/>
            <w:b w:val="0"/>
            <w:color w:val="auto"/>
            <w:sz w:val="24"/>
            <w:szCs w:val="24"/>
          </w:rPr>
          <w:delText xml:space="preserve">sua </w:delText>
        </w:r>
      </w:del>
      <w:ins w:id="2661" w:author="Patricia Sbrissa" w:date="2019-09-27T18:32:00Z">
        <w:r w:rsidR="00677D74">
          <w:rPr>
            <w:rFonts w:ascii="Arial" w:hAnsi="Arial" w:cs="Arial"/>
            <w:b w:val="0"/>
            <w:color w:val="auto"/>
            <w:sz w:val="24"/>
            <w:szCs w:val="24"/>
          </w:rPr>
          <w:t xml:space="preserve">a </w:t>
        </w:r>
      </w:ins>
      <w:r>
        <w:rPr>
          <w:rFonts w:ascii="Arial" w:hAnsi="Arial" w:cs="Arial"/>
          <w:b w:val="0"/>
          <w:color w:val="auto"/>
          <w:sz w:val="24"/>
          <w:szCs w:val="24"/>
        </w:rPr>
        <w:t xml:space="preserve">ânsia arrecadatória </w:t>
      </w:r>
      <w:ins w:id="2662" w:author="Patricia Sbrissa" w:date="2019-09-27T18:32:00Z">
        <w:r w:rsidR="00677D74">
          <w:rPr>
            <w:rFonts w:ascii="Arial" w:hAnsi="Arial" w:cs="Arial"/>
            <w:b w:val="0"/>
            <w:color w:val="auto"/>
            <w:sz w:val="24"/>
            <w:szCs w:val="24"/>
          </w:rPr>
          <w:t xml:space="preserve">da </w:t>
        </w:r>
      </w:ins>
      <w:del w:id="2663" w:author="Patricia Sbrissa" w:date="2019-09-27T18:32:00Z">
        <w:r w:rsidDel="00677D74">
          <w:rPr>
            <w:rFonts w:ascii="Arial" w:hAnsi="Arial" w:cs="Arial"/>
            <w:b w:val="0"/>
            <w:color w:val="auto"/>
            <w:sz w:val="24"/>
            <w:szCs w:val="24"/>
          </w:rPr>
          <w:delText xml:space="preserve">junto </w:delText>
        </w:r>
      </w:del>
      <w:del w:id="2664" w:author="Patricia Sbrissa" w:date="2019-09-27T18:31:00Z">
        <w:r w:rsidDel="00BA5A8D">
          <w:rPr>
            <w:rFonts w:ascii="Arial" w:hAnsi="Arial" w:cs="Arial"/>
            <w:b w:val="0"/>
            <w:color w:val="auto"/>
            <w:sz w:val="24"/>
            <w:szCs w:val="24"/>
          </w:rPr>
          <w:delText>a</w:delText>
        </w:r>
      </w:del>
      <w:del w:id="2665" w:author="Patricia Sbrissa" w:date="2019-09-27T18:32:00Z">
        <w:r w:rsidDel="00677D74">
          <w:rPr>
            <w:rFonts w:ascii="Arial" w:hAnsi="Arial" w:cs="Arial"/>
            <w:b w:val="0"/>
            <w:color w:val="auto"/>
            <w:sz w:val="24"/>
            <w:szCs w:val="24"/>
          </w:rPr>
          <w:delText xml:space="preserve"> </w:delText>
        </w:r>
      </w:del>
      <w:r>
        <w:rPr>
          <w:rFonts w:ascii="Arial" w:hAnsi="Arial" w:cs="Arial"/>
          <w:b w:val="0"/>
          <w:color w:val="auto"/>
          <w:sz w:val="24"/>
          <w:szCs w:val="24"/>
        </w:rPr>
        <w:t>Coroa Portuguesa</w:t>
      </w:r>
      <w:del w:id="2666" w:author="Patricia Sbrissa" w:date="2019-09-27T18:32:00Z">
        <w:r w:rsidDel="00E4688D">
          <w:rPr>
            <w:rFonts w:ascii="Arial" w:hAnsi="Arial" w:cs="Arial"/>
            <w:b w:val="0"/>
            <w:color w:val="auto"/>
            <w:sz w:val="24"/>
            <w:szCs w:val="24"/>
          </w:rPr>
          <w:delText>,</w:delText>
        </w:r>
      </w:del>
      <w:ins w:id="2667" w:author="Patricia Sbrissa" w:date="2019-09-27T18:32:00Z">
        <w:r w:rsidR="00E4688D">
          <w:rPr>
            <w:rFonts w:ascii="Arial" w:hAnsi="Arial" w:cs="Arial"/>
            <w:b w:val="0"/>
            <w:color w:val="auto"/>
            <w:sz w:val="24"/>
            <w:szCs w:val="24"/>
          </w:rPr>
          <w:t>. Os encargos</w:t>
        </w:r>
      </w:ins>
      <w:r>
        <w:rPr>
          <w:rFonts w:ascii="Arial" w:hAnsi="Arial" w:cs="Arial"/>
          <w:b w:val="0"/>
          <w:color w:val="auto"/>
          <w:sz w:val="24"/>
          <w:szCs w:val="24"/>
        </w:rPr>
        <w:t xml:space="preserve"> </w:t>
      </w:r>
      <w:del w:id="2668" w:author="Patricia Sbrissa" w:date="2019-09-27T18:32:00Z">
        <w:r w:rsidDel="00E4688D">
          <w:rPr>
            <w:rFonts w:ascii="Arial" w:hAnsi="Arial" w:cs="Arial"/>
            <w:b w:val="0"/>
            <w:color w:val="auto"/>
            <w:sz w:val="24"/>
            <w:szCs w:val="24"/>
          </w:rPr>
          <w:delText>g</w:delText>
        </w:r>
      </w:del>
      <w:ins w:id="2669" w:author="Patricia Sbrissa" w:date="2019-09-27T18:32:00Z">
        <w:r w:rsidR="00E4688D">
          <w:rPr>
            <w:rFonts w:ascii="Arial" w:hAnsi="Arial" w:cs="Arial"/>
            <w:b w:val="0"/>
            <w:color w:val="auto"/>
            <w:sz w:val="24"/>
            <w:szCs w:val="24"/>
          </w:rPr>
          <w:t xml:space="preserve">motivaram </w:t>
        </w:r>
      </w:ins>
      <w:del w:id="2670" w:author="Patricia Sbrissa" w:date="2019-09-27T18:32:00Z">
        <w:r w:rsidDel="00E4688D">
          <w:rPr>
            <w:rFonts w:ascii="Arial" w:hAnsi="Arial" w:cs="Arial"/>
            <w:b w:val="0"/>
            <w:color w:val="auto"/>
            <w:sz w:val="24"/>
            <w:szCs w:val="24"/>
          </w:rPr>
          <w:delText>erando</w:delText>
        </w:r>
      </w:del>
      <w:del w:id="2671" w:author="Patricia Sbrissa" w:date="2019-09-27T18:33:00Z">
        <w:r w:rsidDel="00E4688D">
          <w:rPr>
            <w:rFonts w:ascii="Arial" w:hAnsi="Arial" w:cs="Arial"/>
            <w:b w:val="0"/>
            <w:color w:val="auto"/>
            <w:sz w:val="24"/>
            <w:szCs w:val="24"/>
          </w:rPr>
          <w:delText xml:space="preserve"> </w:delText>
        </w:r>
      </w:del>
      <w:r>
        <w:rPr>
          <w:rFonts w:ascii="Arial" w:hAnsi="Arial" w:cs="Arial"/>
          <w:b w:val="0"/>
          <w:color w:val="auto"/>
          <w:sz w:val="24"/>
          <w:szCs w:val="24"/>
        </w:rPr>
        <w:t>grandes conflitos</w:t>
      </w:r>
      <w:ins w:id="2672" w:author="Patricia Sbrissa" w:date="2019-09-27T18:33:00Z">
        <w:r w:rsidR="00E4688D">
          <w:rPr>
            <w:rFonts w:ascii="Arial" w:hAnsi="Arial" w:cs="Arial"/>
            <w:b w:val="0"/>
            <w:color w:val="auto"/>
            <w:sz w:val="24"/>
            <w:szCs w:val="24"/>
          </w:rPr>
          <w:t xml:space="preserve"> entre Portugal</w:t>
        </w:r>
      </w:ins>
      <w:r>
        <w:rPr>
          <w:rFonts w:ascii="Arial" w:hAnsi="Arial" w:cs="Arial"/>
          <w:b w:val="0"/>
          <w:color w:val="auto"/>
          <w:sz w:val="24"/>
          <w:szCs w:val="24"/>
        </w:rPr>
        <w:t xml:space="preserve"> </w:t>
      </w:r>
      <w:del w:id="2673" w:author="Patricia Sbrissa" w:date="2019-09-27T18:33:00Z">
        <w:r w:rsidDel="00E4688D">
          <w:rPr>
            <w:rFonts w:ascii="Arial" w:hAnsi="Arial" w:cs="Arial"/>
            <w:b w:val="0"/>
            <w:color w:val="auto"/>
            <w:sz w:val="24"/>
            <w:szCs w:val="24"/>
          </w:rPr>
          <w:delText>j</w:delText>
        </w:r>
      </w:del>
      <w:ins w:id="2674" w:author="Patricia Sbrissa" w:date="2019-09-27T18:33:00Z">
        <w:r w:rsidR="00E4688D">
          <w:rPr>
            <w:rFonts w:ascii="Arial" w:hAnsi="Arial" w:cs="Arial"/>
            <w:b w:val="0"/>
            <w:color w:val="auto"/>
            <w:sz w:val="24"/>
            <w:szCs w:val="24"/>
          </w:rPr>
          <w:t xml:space="preserve">e seus </w:t>
        </w:r>
      </w:ins>
      <w:del w:id="2675" w:author="Patricia Sbrissa" w:date="2019-09-27T18:33:00Z">
        <w:r w:rsidDel="00E4688D">
          <w:rPr>
            <w:rFonts w:ascii="Arial" w:hAnsi="Arial" w:cs="Arial"/>
            <w:b w:val="0"/>
            <w:color w:val="auto"/>
            <w:sz w:val="24"/>
            <w:szCs w:val="24"/>
          </w:rPr>
          <w:delText>unto aos</w:delText>
        </w:r>
        <w:r w:rsidDel="009C5C47">
          <w:rPr>
            <w:rFonts w:ascii="Arial" w:hAnsi="Arial" w:cs="Arial"/>
            <w:b w:val="0"/>
            <w:color w:val="auto"/>
            <w:sz w:val="24"/>
            <w:szCs w:val="24"/>
          </w:rPr>
          <w:delText xml:space="preserve"> </w:delText>
        </w:r>
      </w:del>
      <w:r>
        <w:rPr>
          <w:rFonts w:ascii="Arial" w:hAnsi="Arial" w:cs="Arial"/>
          <w:b w:val="0"/>
          <w:color w:val="auto"/>
          <w:sz w:val="24"/>
          <w:szCs w:val="24"/>
        </w:rPr>
        <w:t>povos dominados</w:t>
      </w:r>
      <w:ins w:id="2676" w:author="Patricia Sbrissa" w:date="2019-09-27T18:33:00Z">
        <w:r w:rsidR="009C5C47">
          <w:rPr>
            <w:rFonts w:ascii="Arial" w:hAnsi="Arial" w:cs="Arial"/>
            <w:b w:val="0"/>
            <w:color w:val="auto"/>
            <w:sz w:val="24"/>
            <w:szCs w:val="24"/>
          </w:rPr>
          <w:t>, assim como provocaram</w:t>
        </w:r>
      </w:ins>
      <w:r>
        <w:rPr>
          <w:rFonts w:ascii="Arial" w:hAnsi="Arial" w:cs="Arial"/>
          <w:b w:val="0"/>
          <w:color w:val="auto"/>
          <w:sz w:val="24"/>
          <w:szCs w:val="24"/>
        </w:rPr>
        <w:t xml:space="preserve"> </w:t>
      </w:r>
      <w:del w:id="2677" w:author="Patricia Sbrissa" w:date="2019-09-27T18:33:00Z">
        <w:r w:rsidDel="009C5C47">
          <w:rPr>
            <w:rFonts w:ascii="Arial" w:hAnsi="Arial" w:cs="Arial"/>
            <w:b w:val="0"/>
            <w:color w:val="auto"/>
            <w:sz w:val="24"/>
            <w:szCs w:val="24"/>
          </w:rPr>
          <w:delText>e</w:delText>
        </w:r>
      </w:del>
      <w:ins w:id="2678" w:author="Patricia Sbrissa" w:date="2019-09-27T18:33:00Z">
        <w:r w:rsidR="009C5C47">
          <w:rPr>
            <w:rFonts w:ascii="Arial" w:hAnsi="Arial" w:cs="Arial"/>
            <w:b w:val="0"/>
            <w:color w:val="auto"/>
            <w:sz w:val="24"/>
            <w:szCs w:val="24"/>
          </w:rPr>
          <w:t>a</w:t>
        </w:r>
      </w:ins>
      <w:r>
        <w:rPr>
          <w:rFonts w:ascii="Arial" w:hAnsi="Arial" w:cs="Arial"/>
          <w:b w:val="0"/>
          <w:color w:val="auto"/>
          <w:sz w:val="24"/>
          <w:szCs w:val="24"/>
        </w:rPr>
        <w:t xml:space="preserve"> insatisfação constante do </w:t>
      </w:r>
      <w:ins w:id="2679" w:author="Patricia Sbrissa" w:date="2019-09-27T18:33:00Z">
        <w:r w:rsidR="00932568">
          <w:rPr>
            <w:rFonts w:ascii="Arial" w:hAnsi="Arial" w:cs="Arial"/>
            <w:b w:val="0"/>
            <w:color w:val="auto"/>
            <w:sz w:val="24"/>
            <w:szCs w:val="24"/>
          </w:rPr>
          <w:t>t</w:t>
        </w:r>
      </w:ins>
      <w:del w:id="2680" w:author="Patricia Sbrissa" w:date="2019-09-27T18:33:00Z">
        <w:r w:rsidDel="00932568">
          <w:rPr>
            <w:rFonts w:ascii="Arial" w:hAnsi="Arial" w:cs="Arial"/>
            <w:b w:val="0"/>
            <w:color w:val="auto"/>
            <w:sz w:val="24"/>
            <w:szCs w:val="24"/>
          </w:rPr>
          <w:delText>R</w:delText>
        </w:r>
      </w:del>
      <w:r>
        <w:rPr>
          <w:rFonts w:ascii="Arial" w:hAnsi="Arial" w:cs="Arial"/>
          <w:b w:val="0"/>
          <w:color w:val="auto"/>
          <w:sz w:val="24"/>
          <w:szCs w:val="24"/>
        </w:rPr>
        <w:t>ei frente aos diversos levantes dos habitantes das col</w:t>
      </w:r>
      <w:ins w:id="2681" w:author="Patricia Sbrissa" w:date="2019-09-27T18:33:00Z">
        <w:r w:rsidR="00932568">
          <w:rPr>
            <w:rFonts w:ascii="Arial" w:hAnsi="Arial" w:cs="Arial"/>
            <w:b w:val="0"/>
            <w:color w:val="auto"/>
            <w:sz w:val="24"/>
            <w:szCs w:val="24"/>
          </w:rPr>
          <w:t>ô</w:t>
        </w:r>
      </w:ins>
      <w:del w:id="2682" w:author="Patricia Sbrissa" w:date="2019-09-27T18:33:00Z">
        <w:r w:rsidDel="00932568">
          <w:rPr>
            <w:rFonts w:ascii="Arial" w:hAnsi="Arial" w:cs="Arial"/>
            <w:b w:val="0"/>
            <w:color w:val="auto"/>
            <w:sz w:val="24"/>
            <w:szCs w:val="24"/>
          </w:rPr>
          <w:delText>o</w:delText>
        </w:r>
      </w:del>
      <w:r>
        <w:rPr>
          <w:rFonts w:ascii="Arial" w:hAnsi="Arial" w:cs="Arial"/>
          <w:b w:val="0"/>
          <w:color w:val="auto"/>
          <w:sz w:val="24"/>
          <w:szCs w:val="24"/>
        </w:rPr>
        <w:t>nias.</w:t>
      </w:r>
      <w:ins w:id="2683" w:author="Patricia Sbrissa" w:date="2019-09-28T00:12:00Z">
        <w:r w:rsidR="00922708">
          <w:rPr>
            <w:rFonts w:ascii="Arial" w:hAnsi="Arial" w:cs="Arial"/>
            <w:b w:val="0"/>
            <w:color w:val="auto"/>
            <w:sz w:val="24"/>
            <w:szCs w:val="24"/>
          </w:rPr>
          <w:t xml:space="preserve"> Para manter a c</w:t>
        </w:r>
      </w:ins>
    </w:p>
    <w:p w14:paraId="3BBC5997" w14:textId="77777777" w:rsidR="005223DD" w:rsidDel="00922708" w:rsidRDefault="005223DD" w:rsidP="00922708">
      <w:pPr>
        <w:pStyle w:val="0TITULO1TXT"/>
        <w:spacing w:before="0" w:after="0" w:line="360" w:lineRule="auto"/>
        <w:rPr>
          <w:del w:id="2684" w:author="Patricia Sbrissa" w:date="2019-09-28T00:13:00Z"/>
          <w:rFonts w:ascii="Arial" w:hAnsi="Arial" w:cs="Arial"/>
          <w:b w:val="0"/>
          <w:color w:val="auto"/>
          <w:sz w:val="24"/>
          <w:szCs w:val="24"/>
        </w:rPr>
        <w:pPrChange w:id="2685" w:author="Patricia Sbrissa" w:date="2019-09-28T00:13:00Z">
          <w:pPr>
            <w:pStyle w:val="0TITULO1TXT"/>
            <w:spacing w:before="0" w:after="0" w:line="360" w:lineRule="auto"/>
          </w:pPr>
        </w:pPrChange>
      </w:pPr>
    </w:p>
    <w:p w14:paraId="43C5C175" w14:textId="6276DD81" w:rsidR="005223DD" w:rsidDel="00932568" w:rsidRDefault="005223DD" w:rsidP="00922708">
      <w:pPr>
        <w:pStyle w:val="0TITULO1TXT"/>
        <w:spacing w:before="0" w:after="0" w:line="360" w:lineRule="auto"/>
        <w:rPr>
          <w:del w:id="2686" w:author="Patricia Sbrissa" w:date="2019-09-27T18:34:00Z"/>
          <w:rFonts w:ascii="Arial" w:hAnsi="Arial" w:cs="Arial"/>
          <w:b w:val="0"/>
          <w:color w:val="auto"/>
          <w:sz w:val="24"/>
          <w:szCs w:val="24"/>
        </w:rPr>
        <w:pPrChange w:id="2687" w:author="Patricia Sbrissa" w:date="2019-09-28T00:13:00Z">
          <w:pPr>
            <w:pStyle w:val="0TITULO1TXT"/>
            <w:spacing w:before="0" w:after="0" w:line="360" w:lineRule="auto"/>
          </w:pPr>
        </w:pPrChange>
      </w:pPr>
      <w:del w:id="2688" w:author="Patricia Sbrissa" w:date="2019-09-28T00:12:00Z">
        <w:r w:rsidDel="00922708">
          <w:rPr>
            <w:rFonts w:ascii="Arial" w:hAnsi="Arial" w:cs="Arial"/>
            <w:b w:val="0"/>
            <w:color w:val="auto"/>
            <w:sz w:val="24"/>
            <w:szCs w:val="24"/>
          </w:rPr>
          <w:delText xml:space="preserve">Diversas foram as formas de manter a </w:delText>
        </w:r>
      </w:del>
      <w:del w:id="2689" w:author="Patricia Sbrissa" w:date="2019-09-28T00:13:00Z">
        <w:r w:rsidDel="00922708">
          <w:rPr>
            <w:rFonts w:ascii="Arial" w:hAnsi="Arial" w:cs="Arial"/>
            <w:b w:val="0"/>
            <w:color w:val="auto"/>
            <w:sz w:val="24"/>
            <w:szCs w:val="24"/>
          </w:rPr>
          <w:delText>c</w:delText>
        </w:r>
      </w:del>
      <w:r>
        <w:rPr>
          <w:rFonts w:ascii="Arial" w:hAnsi="Arial" w:cs="Arial"/>
          <w:b w:val="0"/>
          <w:color w:val="auto"/>
          <w:sz w:val="24"/>
          <w:szCs w:val="24"/>
        </w:rPr>
        <w:t xml:space="preserve">obrança dos impostos, </w:t>
      </w:r>
      <w:ins w:id="2690" w:author="Patricia Sbrissa" w:date="2019-09-28T00:13:00Z">
        <w:r w:rsidR="00922708">
          <w:rPr>
            <w:rFonts w:ascii="Arial" w:hAnsi="Arial" w:cs="Arial"/>
            <w:b w:val="0"/>
            <w:color w:val="auto"/>
            <w:sz w:val="24"/>
            <w:szCs w:val="24"/>
          </w:rPr>
          <w:t xml:space="preserve">os portugueses encontraram diferentes </w:t>
        </w:r>
        <w:r w:rsidR="00922708">
          <w:rPr>
            <w:rFonts w:ascii="Arial" w:hAnsi="Arial" w:cs="Arial"/>
            <w:b w:val="0"/>
            <w:color w:val="auto"/>
            <w:sz w:val="24"/>
            <w:szCs w:val="24"/>
          </w:rPr>
          <w:lastRenderedPageBreak/>
          <w:t xml:space="preserve">formas: taxaram a atividade mineradora, </w:t>
        </w:r>
      </w:ins>
      <w:del w:id="2691" w:author="Patricia Sbrissa" w:date="2019-09-28T00:13:00Z">
        <w:r w:rsidDel="00922708">
          <w:rPr>
            <w:rFonts w:ascii="Arial" w:hAnsi="Arial" w:cs="Arial"/>
            <w:b w:val="0"/>
            <w:color w:val="auto"/>
            <w:sz w:val="24"/>
            <w:szCs w:val="24"/>
          </w:rPr>
          <w:delText xml:space="preserve">na busca de continuar extraindo tanto os recursos minerais, quanto os tributos sobre </w:delText>
        </w:r>
      </w:del>
      <w:r>
        <w:rPr>
          <w:rFonts w:ascii="Arial" w:hAnsi="Arial" w:cs="Arial"/>
          <w:b w:val="0"/>
          <w:color w:val="auto"/>
          <w:sz w:val="24"/>
          <w:szCs w:val="24"/>
        </w:rPr>
        <w:t xml:space="preserve">as importações, </w:t>
      </w:r>
      <w:del w:id="2692" w:author="Patricia Sbrissa" w:date="2019-09-28T00:13:00Z">
        <w:r w:rsidDel="00922708">
          <w:rPr>
            <w:rFonts w:ascii="Arial" w:hAnsi="Arial" w:cs="Arial"/>
            <w:b w:val="0"/>
            <w:color w:val="auto"/>
            <w:sz w:val="24"/>
            <w:szCs w:val="24"/>
          </w:rPr>
          <w:delText xml:space="preserve">sobre </w:delText>
        </w:r>
      </w:del>
      <w:r>
        <w:rPr>
          <w:rFonts w:ascii="Arial" w:hAnsi="Arial" w:cs="Arial"/>
          <w:b w:val="0"/>
          <w:color w:val="auto"/>
          <w:sz w:val="24"/>
          <w:szCs w:val="24"/>
        </w:rPr>
        <w:t>o com</w:t>
      </w:r>
      <w:ins w:id="2693" w:author="Patricia Sbrissa" w:date="2019-09-28T00:12:00Z">
        <w:r w:rsidR="00922708">
          <w:rPr>
            <w:rFonts w:ascii="Arial" w:hAnsi="Arial" w:cs="Arial"/>
            <w:b w:val="0"/>
            <w:color w:val="auto"/>
            <w:sz w:val="24"/>
            <w:szCs w:val="24"/>
          </w:rPr>
          <w:t>é</w:t>
        </w:r>
      </w:ins>
      <w:del w:id="2694" w:author="Patricia Sbrissa" w:date="2019-09-28T00:12:00Z">
        <w:r w:rsidDel="00922708">
          <w:rPr>
            <w:rFonts w:ascii="Arial" w:hAnsi="Arial" w:cs="Arial"/>
            <w:b w:val="0"/>
            <w:color w:val="auto"/>
            <w:sz w:val="24"/>
            <w:szCs w:val="24"/>
          </w:rPr>
          <w:delText>e</w:delText>
        </w:r>
      </w:del>
      <w:r>
        <w:rPr>
          <w:rFonts w:ascii="Arial" w:hAnsi="Arial" w:cs="Arial"/>
          <w:b w:val="0"/>
          <w:color w:val="auto"/>
          <w:sz w:val="24"/>
          <w:szCs w:val="24"/>
        </w:rPr>
        <w:t>rcio</w:t>
      </w:r>
      <w:del w:id="2695" w:author="Patricia Sbrissa" w:date="2019-09-28T00:13:00Z">
        <w:r w:rsidDel="00922708">
          <w:rPr>
            <w:rFonts w:ascii="Arial" w:hAnsi="Arial" w:cs="Arial"/>
            <w:b w:val="0"/>
            <w:color w:val="auto"/>
            <w:sz w:val="24"/>
            <w:szCs w:val="24"/>
          </w:rPr>
          <w:delText>,</w:delText>
        </w:r>
      </w:del>
      <w:ins w:id="2696" w:author="Patricia Sbrissa" w:date="2019-09-28T00:13:00Z">
        <w:r w:rsidR="00922708">
          <w:rPr>
            <w:rFonts w:ascii="Arial" w:hAnsi="Arial" w:cs="Arial"/>
            <w:b w:val="0"/>
            <w:color w:val="auto"/>
            <w:sz w:val="24"/>
            <w:szCs w:val="24"/>
          </w:rPr>
          <w:t xml:space="preserve"> e</w:t>
        </w:r>
      </w:ins>
      <w:r>
        <w:rPr>
          <w:rFonts w:ascii="Arial" w:hAnsi="Arial" w:cs="Arial"/>
          <w:b w:val="0"/>
          <w:color w:val="auto"/>
          <w:sz w:val="24"/>
          <w:szCs w:val="24"/>
        </w:rPr>
        <w:t xml:space="preserve"> os bens, </w:t>
      </w:r>
      <w:ins w:id="2697" w:author="Patricia Sbrissa" w:date="2019-09-28T00:13:00Z">
        <w:r w:rsidR="00922708">
          <w:rPr>
            <w:rFonts w:ascii="Arial" w:hAnsi="Arial" w:cs="Arial"/>
            <w:b w:val="0"/>
            <w:color w:val="auto"/>
            <w:sz w:val="24"/>
            <w:szCs w:val="24"/>
          </w:rPr>
          <w:t>por exemplo</w:t>
        </w:r>
      </w:ins>
      <w:del w:id="2698" w:author="Patricia Sbrissa" w:date="2019-09-28T00:13:00Z">
        <w:r w:rsidDel="00922708">
          <w:rPr>
            <w:rFonts w:ascii="Arial" w:hAnsi="Arial" w:cs="Arial"/>
            <w:b w:val="0"/>
            <w:color w:val="auto"/>
            <w:sz w:val="24"/>
            <w:szCs w:val="24"/>
          </w:rPr>
          <w:delText>e demais formas.</w:delText>
        </w:r>
      </w:del>
    </w:p>
    <w:p w14:paraId="149B89E9" w14:textId="77777777" w:rsidR="005223DD" w:rsidDel="000802B9" w:rsidRDefault="005223DD" w:rsidP="00922708">
      <w:pPr>
        <w:pStyle w:val="0TITULO1TXT"/>
        <w:spacing w:before="0" w:after="0" w:line="360" w:lineRule="auto"/>
        <w:rPr>
          <w:del w:id="2699" w:author="Patricia Sbrissa" w:date="2019-09-28T00:16:00Z"/>
          <w:rFonts w:ascii="Arial" w:hAnsi="Arial" w:cs="Arial"/>
          <w:b w:val="0"/>
          <w:color w:val="auto"/>
          <w:sz w:val="24"/>
          <w:szCs w:val="24"/>
        </w:rPr>
        <w:pPrChange w:id="2700" w:author="Patricia Sbrissa" w:date="2019-09-28T00:13:00Z">
          <w:pPr>
            <w:pStyle w:val="0TITULO1TXT"/>
            <w:spacing w:before="0" w:after="0" w:line="360" w:lineRule="auto"/>
          </w:pPr>
        </w:pPrChange>
      </w:pPr>
    </w:p>
    <w:p w14:paraId="2E067268" w14:textId="52773DBC" w:rsidR="00003AB1" w:rsidDel="00932568" w:rsidRDefault="00003AB1" w:rsidP="000802B9">
      <w:pPr>
        <w:pStyle w:val="0TITULO1TXT"/>
        <w:spacing w:before="0" w:after="0" w:line="360" w:lineRule="auto"/>
        <w:ind w:firstLine="0"/>
        <w:rPr>
          <w:del w:id="2701" w:author="Patricia Sbrissa" w:date="2019-09-27T18:34:00Z"/>
          <w:rFonts w:ascii="Arial" w:hAnsi="Arial" w:cs="Arial"/>
          <w:b w:val="0"/>
          <w:color w:val="auto"/>
          <w:sz w:val="24"/>
          <w:szCs w:val="24"/>
        </w:rPr>
        <w:pPrChange w:id="2702" w:author="Patricia Sbrissa" w:date="2019-09-28T00:16:00Z">
          <w:pPr>
            <w:pStyle w:val="0TITULO1TXT"/>
            <w:spacing w:before="0" w:after="0" w:line="360" w:lineRule="auto"/>
          </w:pPr>
        </w:pPrChange>
      </w:pPr>
      <w:del w:id="2703" w:author="Patricia Sbrissa" w:date="2019-09-28T00:14:00Z">
        <w:r w:rsidRPr="00003AB1" w:rsidDel="000802B9">
          <w:rPr>
            <w:rFonts w:ascii="Arial" w:hAnsi="Arial" w:cs="Arial"/>
            <w:b w:val="0"/>
            <w:color w:val="auto"/>
            <w:sz w:val="24"/>
            <w:szCs w:val="24"/>
          </w:rPr>
          <w:delText>Concluímos que todos</w:delText>
        </w:r>
      </w:del>
      <w:del w:id="2704" w:author="Patricia Sbrissa" w:date="2019-09-28T00:15:00Z">
        <w:r w:rsidRPr="00003AB1" w:rsidDel="000802B9">
          <w:rPr>
            <w:rFonts w:ascii="Arial" w:hAnsi="Arial" w:cs="Arial"/>
            <w:b w:val="0"/>
            <w:color w:val="auto"/>
            <w:sz w:val="24"/>
            <w:szCs w:val="24"/>
          </w:rPr>
          <w:delText xml:space="preserve"> os governos </w:delText>
        </w:r>
      </w:del>
      <w:del w:id="2705" w:author="Patricia Sbrissa" w:date="2019-09-28T00:14:00Z">
        <w:r w:rsidRPr="00003AB1" w:rsidDel="000802B9">
          <w:rPr>
            <w:rFonts w:ascii="Arial" w:hAnsi="Arial" w:cs="Arial"/>
            <w:b w:val="0"/>
            <w:color w:val="auto"/>
            <w:sz w:val="24"/>
            <w:szCs w:val="24"/>
          </w:rPr>
          <w:delText xml:space="preserve">tiveram o interesse em </w:delText>
        </w:r>
      </w:del>
      <w:del w:id="2706" w:author="Patricia Sbrissa" w:date="2019-09-28T00:15:00Z">
        <w:r w:rsidRPr="00003AB1" w:rsidDel="000802B9">
          <w:rPr>
            <w:rFonts w:ascii="Arial" w:hAnsi="Arial" w:cs="Arial"/>
            <w:b w:val="0"/>
            <w:color w:val="auto"/>
            <w:sz w:val="24"/>
            <w:szCs w:val="24"/>
          </w:rPr>
          <w:delText>tributa</w:delText>
        </w:r>
      </w:del>
      <w:del w:id="2707" w:author="Patricia Sbrissa" w:date="2019-09-28T00:14:00Z">
        <w:r w:rsidRPr="00003AB1" w:rsidDel="000802B9">
          <w:rPr>
            <w:rFonts w:ascii="Arial" w:hAnsi="Arial" w:cs="Arial"/>
            <w:b w:val="0"/>
            <w:color w:val="auto"/>
            <w:sz w:val="24"/>
            <w:szCs w:val="24"/>
          </w:rPr>
          <w:delText>r</w:delText>
        </w:r>
      </w:del>
      <w:del w:id="2708" w:author="Patricia Sbrissa" w:date="2019-09-28T00:15:00Z">
        <w:r w:rsidRPr="00003AB1" w:rsidDel="000802B9">
          <w:rPr>
            <w:rFonts w:ascii="Arial" w:hAnsi="Arial" w:cs="Arial"/>
            <w:b w:val="0"/>
            <w:color w:val="auto"/>
            <w:sz w:val="24"/>
            <w:szCs w:val="24"/>
          </w:rPr>
          <w:delText xml:space="preserve"> seus povos visando adquirir fundos para manutenção de suas atividades governamentais.</w:delText>
        </w:r>
      </w:del>
    </w:p>
    <w:p w14:paraId="485FD38D" w14:textId="77777777" w:rsidR="00003AB1" w:rsidRDefault="00003AB1" w:rsidP="000802B9">
      <w:pPr>
        <w:pStyle w:val="0TITULO1TXT"/>
        <w:spacing w:before="0" w:after="0" w:line="360" w:lineRule="auto"/>
        <w:ind w:firstLine="0"/>
        <w:rPr>
          <w:rFonts w:ascii="Arial" w:hAnsi="Arial" w:cs="Arial"/>
          <w:b w:val="0"/>
          <w:color w:val="auto"/>
          <w:sz w:val="24"/>
          <w:szCs w:val="24"/>
        </w:rPr>
        <w:pPrChange w:id="2709" w:author="Patricia Sbrissa" w:date="2019-09-28T00:16:00Z">
          <w:pPr>
            <w:pStyle w:val="0TITULO1TXT"/>
            <w:spacing w:before="0" w:after="0" w:line="360" w:lineRule="auto"/>
          </w:pPr>
        </w:pPrChange>
      </w:pPr>
    </w:p>
    <w:p w14:paraId="1F43A4E9" w14:textId="67B5FA88" w:rsidR="005223DD" w:rsidDel="00932568" w:rsidRDefault="005223DD" w:rsidP="005223DD">
      <w:pPr>
        <w:pStyle w:val="0TITULO1TXT"/>
        <w:spacing w:before="0" w:after="0" w:line="360" w:lineRule="auto"/>
        <w:rPr>
          <w:del w:id="2710" w:author="Patricia Sbrissa" w:date="2019-09-27T18:34:00Z"/>
          <w:rFonts w:ascii="Arial" w:hAnsi="Arial" w:cs="Arial"/>
          <w:b w:val="0"/>
          <w:color w:val="auto"/>
          <w:sz w:val="24"/>
          <w:szCs w:val="24"/>
        </w:rPr>
      </w:pPr>
      <w:r>
        <w:rPr>
          <w:rFonts w:ascii="Arial" w:hAnsi="Arial" w:cs="Arial"/>
          <w:b w:val="0"/>
          <w:color w:val="auto"/>
          <w:sz w:val="24"/>
          <w:szCs w:val="24"/>
        </w:rPr>
        <w:t xml:space="preserve">Já com a independência do Brasil, novas formas de cobrança foram instituídas, mas buscou-se </w:t>
      </w:r>
      <w:del w:id="2711" w:author="Patricia Sbrissa" w:date="2019-09-28T00:16:00Z">
        <w:r w:rsidDel="000802B9">
          <w:rPr>
            <w:rFonts w:ascii="Arial" w:hAnsi="Arial" w:cs="Arial"/>
            <w:b w:val="0"/>
            <w:color w:val="auto"/>
            <w:sz w:val="24"/>
            <w:szCs w:val="24"/>
          </w:rPr>
          <w:delText xml:space="preserve">a legitimidade </w:delText>
        </w:r>
      </w:del>
      <w:ins w:id="2712" w:author="Patricia Sbrissa" w:date="2019-09-28T00:16:00Z">
        <w:r w:rsidR="000802B9">
          <w:rPr>
            <w:rFonts w:ascii="Arial" w:hAnsi="Arial" w:cs="Arial"/>
            <w:b w:val="0"/>
            <w:color w:val="auto"/>
            <w:sz w:val="24"/>
            <w:szCs w:val="24"/>
          </w:rPr>
          <w:t xml:space="preserve">legitimar as formas de tributação </w:t>
        </w:r>
      </w:ins>
      <w:r>
        <w:rPr>
          <w:rFonts w:ascii="Arial" w:hAnsi="Arial" w:cs="Arial"/>
          <w:b w:val="0"/>
          <w:color w:val="auto"/>
          <w:sz w:val="24"/>
          <w:szCs w:val="24"/>
        </w:rPr>
        <w:t xml:space="preserve">e </w:t>
      </w:r>
      <w:ins w:id="2713" w:author="Patricia Sbrissa" w:date="2019-09-28T00:16:00Z">
        <w:r w:rsidR="000802B9">
          <w:rPr>
            <w:rFonts w:ascii="Arial" w:hAnsi="Arial" w:cs="Arial"/>
            <w:b w:val="0"/>
            <w:color w:val="auto"/>
            <w:sz w:val="24"/>
            <w:szCs w:val="24"/>
          </w:rPr>
          <w:t xml:space="preserve">torná-las </w:t>
        </w:r>
      </w:ins>
      <w:del w:id="2714" w:author="Patricia Sbrissa" w:date="2019-09-28T00:16:00Z">
        <w:r w:rsidDel="000802B9">
          <w:rPr>
            <w:rFonts w:ascii="Arial" w:hAnsi="Arial" w:cs="Arial"/>
            <w:b w:val="0"/>
            <w:color w:val="auto"/>
            <w:sz w:val="24"/>
            <w:szCs w:val="24"/>
          </w:rPr>
          <w:delText xml:space="preserve">a </w:delText>
        </w:r>
      </w:del>
      <w:r>
        <w:rPr>
          <w:rFonts w:ascii="Arial" w:hAnsi="Arial" w:cs="Arial"/>
          <w:b w:val="0"/>
          <w:color w:val="auto"/>
          <w:sz w:val="24"/>
          <w:szCs w:val="24"/>
        </w:rPr>
        <w:t>coer</w:t>
      </w:r>
      <w:ins w:id="2715" w:author="Patricia Sbrissa" w:date="2019-09-28T00:17:00Z">
        <w:r w:rsidR="000802B9">
          <w:rPr>
            <w:rFonts w:ascii="Arial" w:hAnsi="Arial" w:cs="Arial"/>
            <w:b w:val="0"/>
            <w:color w:val="auto"/>
            <w:sz w:val="24"/>
            <w:szCs w:val="24"/>
          </w:rPr>
          <w:t>entes</w:t>
        </w:r>
      </w:ins>
      <w:del w:id="2716" w:author="Patricia Sbrissa" w:date="2019-09-28T00:16:00Z">
        <w:r w:rsidDel="000802B9">
          <w:rPr>
            <w:rFonts w:ascii="Arial" w:hAnsi="Arial" w:cs="Arial"/>
            <w:b w:val="0"/>
            <w:color w:val="auto"/>
            <w:sz w:val="24"/>
            <w:szCs w:val="24"/>
          </w:rPr>
          <w:delText>ência</w:delText>
        </w:r>
      </w:del>
      <w:del w:id="2717" w:author="Patricia Sbrissa" w:date="2019-09-28T00:17:00Z">
        <w:r w:rsidDel="000802B9">
          <w:rPr>
            <w:rFonts w:ascii="Arial" w:hAnsi="Arial" w:cs="Arial"/>
            <w:b w:val="0"/>
            <w:color w:val="auto"/>
            <w:sz w:val="24"/>
            <w:szCs w:val="24"/>
          </w:rPr>
          <w:delText xml:space="preserve"> nas formas de tributação</w:delText>
        </w:r>
      </w:del>
      <w:r>
        <w:rPr>
          <w:rFonts w:ascii="Arial" w:hAnsi="Arial" w:cs="Arial"/>
          <w:b w:val="0"/>
          <w:color w:val="auto"/>
          <w:sz w:val="24"/>
          <w:szCs w:val="24"/>
        </w:rPr>
        <w:t xml:space="preserve">, </w:t>
      </w:r>
      <w:del w:id="2718" w:author="Patricia Sbrissa" w:date="2019-09-28T00:17:00Z">
        <w:r w:rsidDel="000802B9">
          <w:rPr>
            <w:rFonts w:ascii="Arial" w:hAnsi="Arial" w:cs="Arial"/>
            <w:b w:val="0"/>
            <w:color w:val="auto"/>
            <w:sz w:val="24"/>
            <w:szCs w:val="24"/>
          </w:rPr>
          <w:delText>não havendo</w:delText>
        </w:r>
      </w:del>
      <w:ins w:id="2719" w:author="Patricia Sbrissa" w:date="2019-09-28T00:17:00Z">
        <w:r w:rsidR="000802B9">
          <w:rPr>
            <w:rFonts w:ascii="Arial" w:hAnsi="Arial" w:cs="Arial"/>
            <w:b w:val="0"/>
            <w:color w:val="auto"/>
            <w:sz w:val="24"/>
            <w:szCs w:val="24"/>
          </w:rPr>
          <w:t>sem</w:t>
        </w:r>
      </w:ins>
      <w:r>
        <w:rPr>
          <w:rFonts w:ascii="Arial" w:hAnsi="Arial" w:cs="Arial"/>
          <w:b w:val="0"/>
          <w:color w:val="auto"/>
          <w:sz w:val="24"/>
          <w:szCs w:val="24"/>
        </w:rPr>
        <w:t xml:space="preserve"> efeito confiscatório nem abusivo na</w:t>
      </w:r>
      <w:del w:id="2720" w:author="Patricia Sbrissa" w:date="2019-09-28T00:17:00Z">
        <w:r w:rsidDel="000802B9">
          <w:rPr>
            <w:rFonts w:ascii="Arial" w:hAnsi="Arial" w:cs="Arial"/>
            <w:b w:val="0"/>
            <w:color w:val="auto"/>
            <w:sz w:val="24"/>
            <w:szCs w:val="24"/>
          </w:rPr>
          <w:delText>s formas de</w:delText>
        </w:r>
      </w:del>
      <w:r>
        <w:rPr>
          <w:rFonts w:ascii="Arial" w:hAnsi="Arial" w:cs="Arial"/>
          <w:b w:val="0"/>
          <w:color w:val="auto"/>
          <w:sz w:val="24"/>
          <w:szCs w:val="24"/>
        </w:rPr>
        <w:t xml:space="preserve"> arrecadação. </w:t>
      </w:r>
    </w:p>
    <w:p w14:paraId="011A4C93" w14:textId="77777777" w:rsidR="005223DD" w:rsidRDefault="005223DD">
      <w:pPr>
        <w:pStyle w:val="0TITULO1TXT"/>
        <w:spacing w:before="0" w:after="0" w:line="360" w:lineRule="auto"/>
        <w:rPr>
          <w:rFonts w:ascii="Arial" w:hAnsi="Arial" w:cs="Arial"/>
          <w:b w:val="0"/>
          <w:color w:val="auto"/>
          <w:sz w:val="24"/>
          <w:szCs w:val="24"/>
        </w:rPr>
      </w:pPr>
    </w:p>
    <w:p w14:paraId="68F85348" w14:textId="6BFE81F3" w:rsidR="005223DD" w:rsidDel="00F86FB8" w:rsidRDefault="005223DD" w:rsidP="005223DD">
      <w:pPr>
        <w:pStyle w:val="0TITULO1TXT"/>
        <w:spacing w:before="0" w:after="0" w:line="360" w:lineRule="auto"/>
        <w:rPr>
          <w:del w:id="2721" w:author="Patricia Sbrissa" w:date="2019-09-27T22:51:00Z"/>
          <w:rFonts w:ascii="Arial" w:hAnsi="Arial" w:cs="Arial"/>
          <w:b w:val="0"/>
          <w:color w:val="auto"/>
          <w:sz w:val="24"/>
          <w:szCs w:val="24"/>
        </w:rPr>
      </w:pPr>
      <w:r>
        <w:rPr>
          <w:rFonts w:ascii="Arial" w:hAnsi="Arial" w:cs="Arial"/>
          <w:b w:val="0"/>
          <w:color w:val="auto"/>
          <w:sz w:val="24"/>
          <w:szCs w:val="24"/>
        </w:rPr>
        <w:t>M</w:t>
      </w:r>
      <w:del w:id="2722" w:author="Patricia Sbrissa" w:date="2019-09-28T00:17:00Z">
        <w:r w:rsidDel="000802B9">
          <w:rPr>
            <w:rFonts w:ascii="Arial" w:hAnsi="Arial" w:cs="Arial"/>
            <w:b w:val="0"/>
            <w:color w:val="auto"/>
            <w:sz w:val="24"/>
            <w:szCs w:val="24"/>
          </w:rPr>
          <w:delText>as, m</w:delText>
        </w:r>
      </w:del>
      <w:r>
        <w:rPr>
          <w:rFonts w:ascii="Arial" w:hAnsi="Arial" w:cs="Arial"/>
          <w:b w:val="0"/>
          <w:color w:val="auto"/>
          <w:sz w:val="24"/>
          <w:szCs w:val="24"/>
        </w:rPr>
        <w:t xml:space="preserve">esmo com toda essa evolução, a cobrança tributária continua sendo uma </w:t>
      </w:r>
      <w:ins w:id="2723" w:author="Patricia Sbrissa" w:date="2019-09-28T00:17:00Z">
        <w:r w:rsidR="000802B9">
          <w:rPr>
            <w:rFonts w:ascii="Arial" w:hAnsi="Arial" w:cs="Arial"/>
            <w:b w:val="0"/>
            <w:color w:val="auto"/>
            <w:sz w:val="24"/>
            <w:szCs w:val="24"/>
          </w:rPr>
          <w:t xml:space="preserve">temática de reflexão </w:t>
        </w:r>
      </w:ins>
      <w:r>
        <w:rPr>
          <w:rFonts w:ascii="Arial" w:hAnsi="Arial" w:cs="Arial"/>
          <w:b w:val="0"/>
          <w:color w:val="auto"/>
          <w:sz w:val="24"/>
          <w:szCs w:val="24"/>
        </w:rPr>
        <w:t xml:space="preserve">constante </w:t>
      </w:r>
      <w:del w:id="2724" w:author="Patricia Sbrissa" w:date="2019-09-28T00:17:00Z">
        <w:r w:rsidDel="000802B9">
          <w:rPr>
            <w:rFonts w:ascii="Arial" w:hAnsi="Arial" w:cs="Arial"/>
            <w:b w:val="0"/>
            <w:color w:val="auto"/>
            <w:sz w:val="24"/>
            <w:szCs w:val="24"/>
          </w:rPr>
          <w:delText xml:space="preserve">sobre </w:delText>
        </w:r>
      </w:del>
      <w:ins w:id="2725" w:author="Patricia Sbrissa" w:date="2019-09-28T00:17:00Z">
        <w:r w:rsidR="000802B9">
          <w:rPr>
            <w:rFonts w:ascii="Arial" w:hAnsi="Arial" w:cs="Arial"/>
            <w:b w:val="0"/>
            <w:color w:val="auto"/>
            <w:sz w:val="24"/>
            <w:szCs w:val="24"/>
          </w:rPr>
          <w:t>entre</w:t>
        </w:r>
        <w:r w:rsidR="000802B9">
          <w:rPr>
            <w:rFonts w:ascii="Arial" w:hAnsi="Arial" w:cs="Arial"/>
            <w:b w:val="0"/>
            <w:color w:val="auto"/>
            <w:sz w:val="24"/>
            <w:szCs w:val="24"/>
          </w:rPr>
          <w:t xml:space="preserve"> </w:t>
        </w:r>
      </w:ins>
      <w:r>
        <w:rPr>
          <w:rFonts w:ascii="Arial" w:hAnsi="Arial" w:cs="Arial"/>
          <w:b w:val="0"/>
          <w:color w:val="auto"/>
          <w:sz w:val="24"/>
          <w:szCs w:val="24"/>
        </w:rPr>
        <w:t xml:space="preserve">as nações </w:t>
      </w:r>
      <w:del w:id="2726" w:author="Patricia Sbrissa" w:date="2019-09-28T00:17:00Z">
        <w:r w:rsidDel="000802B9">
          <w:rPr>
            <w:rFonts w:ascii="Arial" w:hAnsi="Arial" w:cs="Arial"/>
            <w:b w:val="0"/>
            <w:color w:val="auto"/>
            <w:sz w:val="24"/>
            <w:szCs w:val="24"/>
          </w:rPr>
          <w:delText xml:space="preserve">em </w:delText>
        </w:r>
      </w:del>
      <w:ins w:id="2727" w:author="Patricia Sbrissa" w:date="2019-09-28T00:17:00Z">
        <w:r w:rsidR="000802B9">
          <w:rPr>
            <w:rFonts w:ascii="Arial" w:hAnsi="Arial" w:cs="Arial"/>
            <w:b w:val="0"/>
            <w:color w:val="auto"/>
            <w:sz w:val="24"/>
            <w:szCs w:val="24"/>
          </w:rPr>
          <w:t>de</w:t>
        </w:r>
        <w:r w:rsidR="000802B9">
          <w:rPr>
            <w:rFonts w:ascii="Arial" w:hAnsi="Arial" w:cs="Arial"/>
            <w:b w:val="0"/>
            <w:color w:val="auto"/>
            <w:sz w:val="24"/>
            <w:szCs w:val="24"/>
          </w:rPr>
          <w:t xml:space="preserve"> </w:t>
        </w:r>
      </w:ins>
      <w:r>
        <w:rPr>
          <w:rFonts w:ascii="Arial" w:hAnsi="Arial" w:cs="Arial"/>
          <w:b w:val="0"/>
          <w:color w:val="auto"/>
          <w:sz w:val="24"/>
          <w:szCs w:val="24"/>
        </w:rPr>
        <w:t>todo o mundo</w:t>
      </w:r>
      <w:ins w:id="2728" w:author="Patricia Sbrissa" w:date="2019-09-28T00:17:00Z">
        <w:r w:rsidR="000802B9">
          <w:rPr>
            <w:rFonts w:ascii="Arial" w:hAnsi="Arial" w:cs="Arial"/>
            <w:b w:val="0"/>
            <w:color w:val="auto"/>
            <w:sz w:val="24"/>
            <w:szCs w:val="24"/>
          </w:rPr>
          <w:t>.</w:t>
        </w:r>
      </w:ins>
      <w:del w:id="2729" w:author="Patricia Sbrissa" w:date="2019-09-28T00:17:00Z">
        <w:r w:rsidDel="000802B9">
          <w:rPr>
            <w:rFonts w:ascii="Arial" w:hAnsi="Arial" w:cs="Arial"/>
            <w:b w:val="0"/>
            <w:color w:val="auto"/>
            <w:sz w:val="24"/>
            <w:szCs w:val="24"/>
          </w:rPr>
          <w:delText>,</w:delText>
        </w:r>
      </w:del>
      <w:r>
        <w:rPr>
          <w:rFonts w:ascii="Arial" w:hAnsi="Arial" w:cs="Arial"/>
          <w:b w:val="0"/>
          <w:color w:val="auto"/>
          <w:sz w:val="24"/>
          <w:szCs w:val="24"/>
        </w:rPr>
        <w:t xml:space="preserve"> </w:t>
      </w:r>
      <w:del w:id="2730" w:author="Patricia Sbrissa" w:date="2019-09-28T00:17:00Z">
        <w:r w:rsidDel="000802B9">
          <w:rPr>
            <w:rFonts w:ascii="Arial" w:hAnsi="Arial" w:cs="Arial"/>
            <w:b w:val="0"/>
            <w:color w:val="auto"/>
            <w:sz w:val="24"/>
            <w:szCs w:val="24"/>
          </w:rPr>
          <w:delText xml:space="preserve">e </w:delText>
        </w:r>
      </w:del>
      <w:del w:id="2731" w:author="Patricia Sbrissa" w:date="2019-09-28T00:18:00Z">
        <w:r w:rsidDel="000802B9">
          <w:rPr>
            <w:rFonts w:ascii="Arial" w:hAnsi="Arial" w:cs="Arial"/>
            <w:b w:val="0"/>
            <w:color w:val="auto"/>
            <w:sz w:val="24"/>
            <w:szCs w:val="24"/>
          </w:rPr>
          <w:delText>n</w:delText>
        </w:r>
      </w:del>
      <w:ins w:id="2732" w:author="Patricia Sbrissa" w:date="2019-09-28T00:18:00Z">
        <w:r w:rsidR="000802B9">
          <w:rPr>
            <w:rFonts w:ascii="Arial" w:hAnsi="Arial" w:cs="Arial"/>
            <w:b w:val="0"/>
            <w:color w:val="auto"/>
            <w:sz w:val="24"/>
            <w:szCs w:val="24"/>
          </w:rPr>
          <w:t>N</w:t>
        </w:r>
      </w:ins>
      <w:r>
        <w:rPr>
          <w:rFonts w:ascii="Arial" w:hAnsi="Arial" w:cs="Arial"/>
          <w:b w:val="0"/>
          <w:color w:val="auto"/>
          <w:sz w:val="24"/>
          <w:szCs w:val="24"/>
        </w:rPr>
        <w:t>o Brasil, o nascimento do Direito Tributário</w:t>
      </w:r>
      <w:del w:id="2733" w:author="Patricia Sbrissa" w:date="2019-09-28T00:14:00Z">
        <w:r w:rsidDel="00922708">
          <w:rPr>
            <w:rFonts w:ascii="Arial" w:hAnsi="Arial" w:cs="Arial"/>
            <w:b w:val="0"/>
            <w:color w:val="auto"/>
            <w:sz w:val="24"/>
            <w:szCs w:val="24"/>
          </w:rPr>
          <w:delText>,</w:delText>
        </w:r>
      </w:del>
      <w:r>
        <w:rPr>
          <w:rFonts w:ascii="Arial" w:hAnsi="Arial" w:cs="Arial"/>
          <w:b w:val="0"/>
          <w:color w:val="auto"/>
          <w:sz w:val="24"/>
          <w:szCs w:val="24"/>
        </w:rPr>
        <w:t xml:space="preserve"> buscou de alguma forma </w:t>
      </w:r>
      <w:del w:id="2734" w:author="Patricia Sbrissa" w:date="2019-09-28T00:18:00Z">
        <w:r w:rsidDel="000802B9">
          <w:rPr>
            <w:rFonts w:ascii="Arial" w:hAnsi="Arial" w:cs="Arial"/>
            <w:b w:val="0"/>
            <w:color w:val="auto"/>
            <w:sz w:val="24"/>
            <w:szCs w:val="24"/>
          </w:rPr>
          <w:delText xml:space="preserve">gerar </w:delText>
        </w:r>
      </w:del>
      <w:ins w:id="2735" w:author="Patricia Sbrissa" w:date="2019-09-28T00:18:00Z">
        <w:r w:rsidR="000802B9">
          <w:rPr>
            <w:rFonts w:ascii="Arial" w:hAnsi="Arial" w:cs="Arial"/>
            <w:b w:val="0"/>
            <w:color w:val="auto"/>
            <w:sz w:val="24"/>
            <w:szCs w:val="24"/>
          </w:rPr>
          <w:t>garantir</w:t>
        </w:r>
        <w:r w:rsidR="000802B9">
          <w:rPr>
            <w:rFonts w:ascii="Arial" w:hAnsi="Arial" w:cs="Arial"/>
            <w:b w:val="0"/>
            <w:color w:val="auto"/>
            <w:sz w:val="24"/>
            <w:szCs w:val="24"/>
          </w:rPr>
          <w:t xml:space="preserve"> </w:t>
        </w:r>
      </w:ins>
      <w:r>
        <w:rPr>
          <w:rFonts w:ascii="Arial" w:hAnsi="Arial" w:cs="Arial"/>
          <w:b w:val="0"/>
          <w:color w:val="auto"/>
          <w:sz w:val="24"/>
          <w:szCs w:val="24"/>
        </w:rPr>
        <w:t xml:space="preserve">direitos e </w:t>
      </w:r>
      <w:ins w:id="2736" w:author="Patricia Sbrissa" w:date="2019-09-28T00:18:00Z">
        <w:r w:rsidR="000802B9">
          <w:rPr>
            <w:rFonts w:ascii="Arial" w:hAnsi="Arial" w:cs="Arial"/>
            <w:b w:val="0"/>
            <w:color w:val="auto"/>
            <w:sz w:val="24"/>
            <w:szCs w:val="24"/>
          </w:rPr>
          <w:t xml:space="preserve">prever </w:t>
        </w:r>
      </w:ins>
      <w:r>
        <w:rPr>
          <w:rFonts w:ascii="Arial" w:hAnsi="Arial" w:cs="Arial"/>
          <w:b w:val="0"/>
          <w:color w:val="auto"/>
          <w:sz w:val="24"/>
          <w:szCs w:val="24"/>
        </w:rPr>
        <w:t>obrigações</w:t>
      </w:r>
      <w:ins w:id="2737" w:author="Patricia Sbrissa" w:date="2019-09-28T00:18:00Z">
        <w:r w:rsidR="000802B9">
          <w:rPr>
            <w:rFonts w:ascii="Arial" w:hAnsi="Arial" w:cs="Arial"/>
            <w:b w:val="0"/>
            <w:color w:val="auto"/>
            <w:sz w:val="24"/>
            <w:szCs w:val="24"/>
          </w:rPr>
          <w:t>,</w:t>
        </w:r>
      </w:ins>
      <w:del w:id="2738" w:author="Patricia Sbrissa" w:date="2019-09-28T00:18:00Z">
        <w:r w:rsidDel="000802B9">
          <w:rPr>
            <w:rFonts w:ascii="Arial" w:hAnsi="Arial" w:cs="Arial"/>
            <w:b w:val="0"/>
            <w:color w:val="auto"/>
            <w:sz w:val="24"/>
            <w:szCs w:val="24"/>
          </w:rPr>
          <w:delText xml:space="preserve"> pa</w:delText>
        </w:r>
      </w:del>
      <w:ins w:id="2739" w:author="Patricia Sbrissa" w:date="2019-09-28T00:18:00Z">
        <w:r w:rsidR="000802B9">
          <w:rPr>
            <w:rFonts w:ascii="Arial" w:hAnsi="Arial" w:cs="Arial"/>
            <w:b w:val="0"/>
            <w:color w:val="auto"/>
            <w:sz w:val="24"/>
            <w:szCs w:val="24"/>
          </w:rPr>
          <w:t xml:space="preserve"> pa</w:t>
        </w:r>
      </w:ins>
      <w:r>
        <w:rPr>
          <w:rFonts w:ascii="Arial" w:hAnsi="Arial" w:cs="Arial"/>
          <w:b w:val="0"/>
          <w:color w:val="auto"/>
          <w:sz w:val="24"/>
          <w:szCs w:val="24"/>
        </w:rPr>
        <w:t xml:space="preserve">ra </w:t>
      </w:r>
      <w:del w:id="2740" w:author="Patricia Sbrissa" w:date="2019-09-28T00:18:00Z">
        <w:r w:rsidDel="000802B9">
          <w:rPr>
            <w:rFonts w:ascii="Arial" w:hAnsi="Arial" w:cs="Arial"/>
            <w:b w:val="0"/>
            <w:color w:val="auto"/>
            <w:sz w:val="24"/>
            <w:szCs w:val="24"/>
          </w:rPr>
          <w:delText xml:space="preserve">com os </w:delText>
        </w:r>
      </w:del>
      <w:r>
        <w:rPr>
          <w:rFonts w:ascii="Arial" w:hAnsi="Arial" w:cs="Arial"/>
          <w:b w:val="0"/>
          <w:color w:val="auto"/>
          <w:sz w:val="24"/>
          <w:szCs w:val="24"/>
        </w:rPr>
        <w:t>contribuintes</w:t>
      </w:r>
      <w:ins w:id="2741" w:author="Patricia Sbrissa" w:date="2019-09-28T00:18:00Z">
        <w:r w:rsidR="000802B9">
          <w:rPr>
            <w:rFonts w:ascii="Arial" w:hAnsi="Arial" w:cs="Arial"/>
            <w:b w:val="0"/>
            <w:color w:val="auto"/>
            <w:sz w:val="24"/>
            <w:szCs w:val="24"/>
          </w:rPr>
          <w:t xml:space="preserve"> e governos</w:t>
        </w:r>
      </w:ins>
      <w:r>
        <w:rPr>
          <w:rFonts w:ascii="Arial" w:hAnsi="Arial" w:cs="Arial"/>
          <w:b w:val="0"/>
          <w:color w:val="auto"/>
          <w:sz w:val="24"/>
          <w:szCs w:val="24"/>
        </w:rPr>
        <w:t xml:space="preserve">, mas </w:t>
      </w:r>
      <w:del w:id="2742" w:author="Patricia Sbrissa" w:date="2019-09-28T00:18:00Z">
        <w:r w:rsidDel="000802B9">
          <w:rPr>
            <w:rFonts w:ascii="Arial" w:hAnsi="Arial" w:cs="Arial"/>
            <w:b w:val="0"/>
            <w:color w:val="auto"/>
            <w:sz w:val="24"/>
            <w:szCs w:val="24"/>
          </w:rPr>
          <w:delText>esse é uma temática que</w:delText>
        </w:r>
      </w:del>
      <w:ins w:id="2743" w:author="Patricia Sbrissa" w:date="2019-09-28T00:18:00Z">
        <w:r w:rsidR="000802B9">
          <w:rPr>
            <w:rFonts w:ascii="Arial" w:hAnsi="Arial" w:cs="Arial"/>
            <w:b w:val="0"/>
            <w:color w:val="auto"/>
            <w:sz w:val="24"/>
            <w:szCs w:val="24"/>
          </w:rPr>
          <w:t>o assunto</w:t>
        </w:r>
      </w:ins>
      <w:r>
        <w:rPr>
          <w:rFonts w:ascii="Arial" w:hAnsi="Arial" w:cs="Arial"/>
          <w:b w:val="0"/>
          <w:color w:val="auto"/>
          <w:sz w:val="24"/>
          <w:szCs w:val="24"/>
        </w:rPr>
        <w:t xml:space="preserve"> necessita de grande evolução ainda, pois </w:t>
      </w:r>
      <w:ins w:id="2744" w:author="Patricia Sbrissa" w:date="2019-09-28T00:18:00Z">
        <w:r w:rsidR="000802B9">
          <w:rPr>
            <w:rFonts w:ascii="Arial" w:hAnsi="Arial" w:cs="Arial"/>
            <w:b w:val="0"/>
            <w:color w:val="auto"/>
            <w:sz w:val="24"/>
            <w:szCs w:val="24"/>
          </w:rPr>
          <w:t xml:space="preserve">o que se vê </w:t>
        </w:r>
      </w:ins>
      <w:del w:id="2745" w:author="Patricia Sbrissa" w:date="2019-09-28T00:18:00Z">
        <w:r w:rsidDel="000802B9">
          <w:rPr>
            <w:rFonts w:ascii="Arial" w:hAnsi="Arial" w:cs="Arial"/>
            <w:b w:val="0"/>
            <w:color w:val="auto"/>
            <w:sz w:val="24"/>
            <w:szCs w:val="24"/>
          </w:rPr>
          <w:delText>verifica-se</w:delText>
        </w:r>
      </w:del>
      <w:ins w:id="2746" w:author="Patricia Sbrissa" w:date="2019-09-28T00:18:00Z">
        <w:r w:rsidR="000802B9">
          <w:rPr>
            <w:rFonts w:ascii="Arial" w:hAnsi="Arial" w:cs="Arial"/>
            <w:b w:val="0"/>
            <w:color w:val="auto"/>
            <w:sz w:val="24"/>
            <w:szCs w:val="24"/>
          </w:rPr>
          <w:t>é</w:t>
        </w:r>
      </w:ins>
      <w:r>
        <w:rPr>
          <w:rFonts w:ascii="Arial" w:hAnsi="Arial" w:cs="Arial"/>
          <w:b w:val="0"/>
          <w:color w:val="auto"/>
          <w:sz w:val="24"/>
          <w:szCs w:val="24"/>
        </w:rPr>
        <w:t xml:space="preserve"> um grande número de tributos, mas pouquíssimo retorno </w:t>
      </w:r>
      <w:ins w:id="2747" w:author="Patricia Sbrissa" w:date="2019-09-28T00:19:00Z">
        <w:r w:rsidR="000802B9">
          <w:rPr>
            <w:rFonts w:ascii="Arial" w:hAnsi="Arial" w:cs="Arial"/>
            <w:b w:val="0"/>
            <w:color w:val="auto"/>
            <w:sz w:val="24"/>
            <w:szCs w:val="24"/>
          </w:rPr>
          <w:t>de serviços e garantias à</w:t>
        </w:r>
      </w:ins>
      <w:del w:id="2748" w:author="Patricia Sbrissa" w:date="2019-09-28T00:19:00Z">
        <w:r w:rsidDel="000802B9">
          <w:rPr>
            <w:rFonts w:ascii="Arial" w:hAnsi="Arial" w:cs="Arial"/>
            <w:b w:val="0"/>
            <w:color w:val="auto"/>
            <w:sz w:val="24"/>
            <w:szCs w:val="24"/>
          </w:rPr>
          <w:delText>a</w:delText>
        </w:r>
      </w:del>
      <w:r>
        <w:rPr>
          <w:rFonts w:ascii="Arial" w:hAnsi="Arial" w:cs="Arial"/>
          <w:b w:val="0"/>
          <w:color w:val="auto"/>
          <w:sz w:val="24"/>
          <w:szCs w:val="24"/>
        </w:rPr>
        <w:t xml:space="preserve"> população.</w:t>
      </w:r>
    </w:p>
    <w:p w14:paraId="199FCD9F" w14:textId="77777777" w:rsidR="005223DD" w:rsidRDefault="005223DD" w:rsidP="00F86FB8">
      <w:pPr>
        <w:pStyle w:val="0TITULO1TXT"/>
        <w:spacing w:before="0" w:after="0" w:line="360" w:lineRule="auto"/>
        <w:rPr>
          <w:rFonts w:ascii="Arial" w:hAnsi="Arial" w:cs="Arial"/>
          <w:b w:val="0"/>
          <w:color w:val="auto"/>
          <w:sz w:val="24"/>
          <w:szCs w:val="24"/>
        </w:rPr>
        <w:pPrChange w:id="2749" w:author="Patricia Sbrissa" w:date="2019-09-27T22:51:00Z">
          <w:pPr>
            <w:pStyle w:val="0TITULO1TXT"/>
            <w:spacing w:before="0" w:after="0" w:line="360" w:lineRule="auto"/>
          </w:pPr>
        </w:pPrChange>
      </w:pPr>
    </w:p>
    <w:p w14:paraId="22A01140" w14:textId="65E3CEA6" w:rsidR="005223DD" w:rsidRDefault="005223DD" w:rsidP="00E7738E">
      <w:pPr>
        <w:pStyle w:val="0TITULO1TXT"/>
        <w:spacing w:before="0" w:after="0" w:line="360" w:lineRule="auto"/>
        <w:rPr>
          <w:rFonts w:ascii="Arial" w:hAnsi="Arial" w:cs="Arial"/>
          <w:b w:val="0"/>
          <w:color w:val="auto"/>
          <w:sz w:val="24"/>
          <w:szCs w:val="24"/>
        </w:rPr>
        <w:pPrChange w:id="2750" w:author="Patricia Sbrissa" w:date="2019-09-28T00:21:00Z">
          <w:pPr>
            <w:pStyle w:val="0TITULO1TXT"/>
            <w:spacing w:before="0" w:after="0" w:line="360" w:lineRule="auto"/>
          </w:pPr>
        </w:pPrChange>
      </w:pPr>
      <w:r>
        <w:rPr>
          <w:rFonts w:ascii="Arial" w:hAnsi="Arial" w:cs="Arial"/>
          <w:b w:val="0"/>
          <w:color w:val="auto"/>
          <w:sz w:val="24"/>
          <w:szCs w:val="24"/>
        </w:rPr>
        <w:t xml:space="preserve">Atualmente, o Direito Tributário </w:t>
      </w:r>
      <w:del w:id="2751" w:author="Patricia Sbrissa" w:date="2019-09-28T00:19:00Z">
        <w:r w:rsidDel="000802B9">
          <w:rPr>
            <w:rFonts w:ascii="Arial" w:hAnsi="Arial" w:cs="Arial"/>
            <w:b w:val="0"/>
            <w:color w:val="auto"/>
            <w:sz w:val="24"/>
            <w:szCs w:val="24"/>
          </w:rPr>
          <w:delText xml:space="preserve">tomou </w:delText>
        </w:r>
      </w:del>
      <w:ins w:id="2752" w:author="Patricia Sbrissa" w:date="2019-09-28T00:19:00Z">
        <w:r w:rsidR="000802B9">
          <w:rPr>
            <w:rFonts w:ascii="Arial" w:hAnsi="Arial" w:cs="Arial"/>
            <w:b w:val="0"/>
            <w:color w:val="auto"/>
            <w:sz w:val="24"/>
            <w:szCs w:val="24"/>
          </w:rPr>
          <w:t>tem</w:t>
        </w:r>
        <w:r w:rsidR="000802B9">
          <w:rPr>
            <w:rFonts w:ascii="Arial" w:hAnsi="Arial" w:cs="Arial"/>
            <w:b w:val="0"/>
            <w:color w:val="auto"/>
            <w:sz w:val="24"/>
            <w:szCs w:val="24"/>
          </w:rPr>
          <w:t xml:space="preserve"> </w:t>
        </w:r>
      </w:ins>
      <w:r>
        <w:rPr>
          <w:rFonts w:ascii="Arial" w:hAnsi="Arial" w:cs="Arial"/>
          <w:b w:val="0"/>
          <w:color w:val="auto"/>
          <w:sz w:val="24"/>
          <w:szCs w:val="24"/>
        </w:rPr>
        <w:t xml:space="preserve">tamanha proporção que </w:t>
      </w:r>
      <w:del w:id="2753" w:author="Patricia Sbrissa" w:date="2019-09-28T00:19:00Z">
        <w:r w:rsidDel="000802B9">
          <w:rPr>
            <w:rFonts w:ascii="Arial" w:hAnsi="Arial" w:cs="Arial"/>
            <w:b w:val="0"/>
            <w:color w:val="auto"/>
            <w:sz w:val="24"/>
            <w:szCs w:val="24"/>
          </w:rPr>
          <w:delText xml:space="preserve">possui </w:delText>
        </w:r>
      </w:del>
      <w:ins w:id="2754" w:author="Patricia Sbrissa" w:date="2019-09-28T00:19:00Z">
        <w:r w:rsidR="000802B9">
          <w:rPr>
            <w:rFonts w:ascii="Arial" w:hAnsi="Arial" w:cs="Arial"/>
            <w:b w:val="0"/>
            <w:color w:val="auto"/>
            <w:sz w:val="24"/>
            <w:szCs w:val="24"/>
          </w:rPr>
          <w:t xml:space="preserve">atua em conjunto </w:t>
        </w:r>
      </w:ins>
      <w:del w:id="2755" w:author="Patricia Sbrissa" w:date="2019-09-28T00:19:00Z">
        <w:r w:rsidDel="000802B9">
          <w:rPr>
            <w:rFonts w:ascii="Arial" w:hAnsi="Arial" w:cs="Arial"/>
            <w:b w:val="0"/>
            <w:color w:val="auto"/>
            <w:sz w:val="24"/>
            <w:szCs w:val="24"/>
          </w:rPr>
          <w:delText xml:space="preserve">formas de atuação e ligação </w:delText>
        </w:r>
      </w:del>
      <w:r>
        <w:rPr>
          <w:rFonts w:ascii="Arial" w:hAnsi="Arial" w:cs="Arial"/>
          <w:b w:val="0"/>
          <w:color w:val="auto"/>
          <w:sz w:val="24"/>
          <w:szCs w:val="24"/>
        </w:rPr>
        <w:t>com diversos outros ramos d</w:t>
      </w:r>
      <w:ins w:id="2756" w:author="Patricia Sbrissa" w:date="2019-09-28T00:11:00Z">
        <w:r w:rsidR="00922708">
          <w:rPr>
            <w:rFonts w:ascii="Arial" w:hAnsi="Arial" w:cs="Arial"/>
            <w:b w:val="0"/>
            <w:color w:val="auto"/>
            <w:sz w:val="24"/>
            <w:szCs w:val="24"/>
          </w:rPr>
          <w:t>o</w:t>
        </w:r>
      </w:ins>
      <w:del w:id="2757" w:author="Patricia Sbrissa" w:date="2019-09-28T00:11:00Z">
        <w:r w:rsidDel="00922708">
          <w:rPr>
            <w:rFonts w:ascii="Arial" w:hAnsi="Arial" w:cs="Arial"/>
            <w:b w:val="0"/>
            <w:color w:val="auto"/>
            <w:sz w:val="24"/>
            <w:szCs w:val="24"/>
          </w:rPr>
          <w:delText>e</w:delText>
        </w:r>
      </w:del>
      <w:r>
        <w:rPr>
          <w:rFonts w:ascii="Arial" w:hAnsi="Arial" w:cs="Arial"/>
          <w:b w:val="0"/>
          <w:color w:val="auto"/>
          <w:sz w:val="24"/>
          <w:szCs w:val="24"/>
        </w:rPr>
        <w:t xml:space="preserve"> Direito, sempre </w:t>
      </w:r>
      <w:del w:id="2758" w:author="Patricia Sbrissa" w:date="2019-09-28T00:19:00Z">
        <w:r w:rsidDel="000802B9">
          <w:rPr>
            <w:rFonts w:ascii="Arial" w:hAnsi="Arial" w:cs="Arial"/>
            <w:b w:val="0"/>
            <w:color w:val="auto"/>
            <w:sz w:val="24"/>
            <w:szCs w:val="24"/>
          </w:rPr>
          <w:delText xml:space="preserve">buscando </w:delText>
        </w:r>
      </w:del>
      <w:ins w:id="2759" w:author="Patricia Sbrissa" w:date="2019-09-28T00:19:00Z">
        <w:r w:rsidR="000802B9">
          <w:rPr>
            <w:rFonts w:ascii="Arial" w:hAnsi="Arial" w:cs="Arial"/>
            <w:b w:val="0"/>
            <w:color w:val="auto"/>
            <w:sz w:val="24"/>
            <w:szCs w:val="24"/>
          </w:rPr>
          <w:t>na busca por</w:t>
        </w:r>
        <w:r w:rsidR="000802B9">
          <w:rPr>
            <w:rFonts w:ascii="Arial" w:hAnsi="Arial" w:cs="Arial"/>
            <w:b w:val="0"/>
            <w:color w:val="auto"/>
            <w:sz w:val="24"/>
            <w:szCs w:val="24"/>
          </w:rPr>
          <w:t xml:space="preserve"> </w:t>
        </w:r>
      </w:ins>
      <w:r>
        <w:rPr>
          <w:rFonts w:ascii="Arial" w:hAnsi="Arial" w:cs="Arial"/>
          <w:b w:val="0"/>
          <w:color w:val="auto"/>
          <w:sz w:val="24"/>
          <w:szCs w:val="24"/>
        </w:rPr>
        <w:t xml:space="preserve">manter a tributação em patamares satisfatórios para a </w:t>
      </w:r>
      <w:r w:rsidR="00922708">
        <w:rPr>
          <w:rFonts w:ascii="Arial" w:hAnsi="Arial" w:cs="Arial"/>
          <w:b w:val="0"/>
          <w:color w:val="auto"/>
          <w:sz w:val="24"/>
          <w:szCs w:val="24"/>
        </w:rPr>
        <w:t xml:space="preserve">administração fazendária </w:t>
      </w:r>
      <w:r>
        <w:rPr>
          <w:rFonts w:ascii="Arial" w:hAnsi="Arial" w:cs="Arial"/>
          <w:b w:val="0"/>
          <w:color w:val="auto"/>
          <w:sz w:val="24"/>
          <w:szCs w:val="24"/>
        </w:rPr>
        <w:t xml:space="preserve">e para União </w:t>
      </w:r>
      <w:r w:rsidR="00922708">
        <w:rPr>
          <w:rFonts w:ascii="Arial" w:hAnsi="Arial" w:cs="Arial"/>
          <w:b w:val="0"/>
          <w:color w:val="auto"/>
          <w:sz w:val="24"/>
          <w:szCs w:val="24"/>
        </w:rPr>
        <w:t>federal</w:t>
      </w:r>
      <w:ins w:id="2760" w:author="Patricia Sbrissa" w:date="2019-09-28T00:19:00Z">
        <w:r w:rsidR="000802B9">
          <w:rPr>
            <w:rFonts w:ascii="Arial" w:hAnsi="Arial" w:cs="Arial"/>
            <w:b w:val="0"/>
            <w:color w:val="auto"/>
            <w:sz w:val="24"/>
            <w:szCs w:val="24"/>
          </w:rPr>
          <w:t>. Nesse con</w:t>
        </w:r>
      </w:ins>
      <w:ins w:id="2761" w:author="Patricia Sbrissa" w:date="2019-09-28T00:20:00Z">
        <w:r w:rsidR="000802B9">
          <w:rPr>
            <w:rFonts w:ascii="Arial" w:hAnsi="Arial" w:cs="Arial"/>
            <w:b w:val="0"/>
            <w:color w:val="auto"/>
            <w:sz w:val="24"/>
            <w:szCs w:val="24"/>
          </w:rPr>
          <w:t>texto,</w:t>
        </w:r>
      </w:ins>
      <w:del w:id="2762" w:author="Patricia Sbrissa" w:date="2019-09-28T00:19:00Z">
        <w:r w:rsidDel="000802B9">
          <w:rPr>
            <w:rFonts w:ascii="Arial" w:hAnsi="Arial" w:cs="Arial"/>
            <w:b w:val="0"/>
            <w:color w:val="auto"/>
            <w:sz w:val="24"/>
            <w:szCs w:val="24"/>
          </w:rPr>
          <w:delText>,</w:delText>
        </w:r>
      </w:del>
      <w:del w:id="2763" w:author="Patricia Sbrissa" w:date="2019-09-28T00:20:00Z">
        <w:r w:rsidDel="000802B9">
          <w:rPr>
            <w:rFonts w:ascii="Arial" w:hAnsi="Arial" w:cs="Arial"/>
            <w:b w:val="0"/>
            <w:color w:val="auto"/>
            <w:sz w:val="24"/>
            <w:szCs w:val="24"/>
          </w:rPr>
          <w:delText xml:space="preserve"> e</w:delText>
        </w:r>
      </w:del>
      <w:r>
        <w:rPr>
          <w:rFonts w:ascii="Arial" w:hAnsi="Arial" w:cs="Arial"/>
          <w:b w:val="0"/>
          <w:color w:val="auto"/>
          <w:sz w:val="24"/>
          <w:szCs w:val="24"/>
        </w:rPr>
        <w:t xml:space="preserve"> cabe a nós</w:t>
      </w:r>
      <w:ins w:id="2764" w:author="Patricia Sbrissa" w:date="2019-09-28T00:20:00Z">
        <w:r w:rsidR="000802B9">
          <w:rPr>
            <w:rFonts w:ascii="Arial" w:hAnsi="Arial" w:cs="Arial"/>
            <w:b w:val="0"/>
            <w:color w:val="auto"/>
            <w:sz w:val="24"/>
            <w:szCs w:val="24"/>
          </w:rPr>
          <w:t>,</w:t>
        </w:r>
      </w:ins>
      <w:r>
        <w:rPr>
          <w:rFonts w:ascii="Arial" w:hAnsi="Arial" w:cs="Arial"/>
          <w:b w:val="0"/>
          <w:color w:val="auto"/>
          <w:sz w:val="24"/>
          <w:szCs w:val="24"/>
        </w:rPr>
        <w:t xml:space="preserve"> contribuintes, </w:t>
      </w:r>
      <w:del w:id="2765" w:author="Patricia Sbrissa" w:date="2019-09-28T00:20:00Z">
        <w:r w:rsidDel="000E53A4">
          <w:rPr>
            <w:rFonts w:ascii="Arial" w:hAnsi="Arial" w:cs="Arial"/>
            <w:b w:val="0"/>
            <w:color w:val="auto"/>
            <w:sz w:val="24"/>
            <w:szCs w:val="24"/>
          </w:rPr>
          <w:delText>a busca</w:delText>
        </w:r>
      </w:del>
      <w:ins w:id="2766" w:author="Patricia Sbrissa" w:date="2019-09-28T00:20:00Z">
        <w:r w:rsidR="000E53A4">
          <w:rPr>
            <w:rFonts w:ascii="Arial" w:hAnsi="Arial" w:cs="Arial"/>
            <w:b w:val="0"/>
            <w:color w:val="auto"/>
            <w:sz w:val="24"/>
            <w:szCs w:val="24"/>
          </w:rPr>
          <w:t>procurar</w:t>
        </w:r>
      </w:ins>
      <w:r>
        <w:rPr>
          <w:rFonts w:ascii="Arial" w:hAnsi="Arial" w:cs="Arial"/>
          <w:b w:val="0"/>
          <w:color w:val="auto"/>
          <w:sz w:val="24"/>
          <w:szCs w:val="24"/>
        </w:rPr>
        <w:t xml:space="preserve"> </w:t>
      </w:r>
      <w:del w:id="2767" w:author="Patricia Sbrissa" w:date="2019-09-28T00:20:00Z">
        <w:r w:rsidDel="000E53A4">
          <w:rPr>
            <w:rFonts w:ascii="Arial" w:hAnsi="Arial" w:cs="Arial"/>
            <w:b w:val="0"/>
            <w:color w:val="auto"/>
            <w:sz w:val="24"/>
            <w:szCs w:val="24"/>
          </w:rPr>
          <w:delText xml:space="preserve">por </w:delText>
        </w:r>
      </w:del>
      <w:r>
        <w:rPr>
          <w:rFonts w:ascii="Arial" w:hAnsi="Arial" w:cs="Arial"/>
          <w:b w:val="0"/>
          <w:color w:val="auto"/>
          <w:sz w:val="24"/>
          <w:szCs w:val="24"/>
        </w:rPr>
        <w:t>informaç</w:t>
      </w:r>
      <w:ins w:id="2768" w:author="Patricia Sbrissa" w:date="2019-09-28T00:20:00Z">
        <w:r w:rsidR="000E53A4">
          <w:rPr>
            <w:rFonts w:ascii="Arial" w:hAnsi="Arial" w:cs="Arial"/>
            <w:b w:val="0"/>
            <w:color w:val="auto"/>
            <w:sz w:val="24"/>
            <w:szCs w:val="24"/>
          </w:rPr>
          <w:t>ões</w:t>
        </w:r>
      </w:ins>
      <w:del w:id="2769" w:author="Patricia Sbrissa" w:date="2019-09-28T00:20:00Z">
        <w:r w:rsidDel="000E53A4">
          <w:rPr>
            <w:rFonts w:ascii="Arial" w:hAnsi="Arial" w:cs="Arial"/>
            <w:b w:val="0"/>
            <w:color w:val="auto"/>
            <w:sz w:val="24"/>
            <w:szCs w:val="24"/>
          </w:rPr>
          <w:delText>ão</w:delText>
        </w:r>
      </w:del>
      <w:r>
        <w:rPr>
          <w:rFonts w:ascii="Arial" w:hAnsi="Arial" w:cs="Arial"/>
          <w:b w:val="0"/>
          <w:color w:val="auto"/>
          <w:sz w:val="24"/>
          <w:szCs w:val="24"/>
        </w:rPr>
        <w:t xml:space="preserve"> para tentar </w:t>
      </w:r>
      <w:commentRangeStart w:id="2770"/>
      <w:r>
        <w:rPr>
          <w:rFonts w:ascii="Arial" w:hAnsi="Arial" w:cs="Arial"/>
          <w:b w:val="0"/>
          <w:color w:val="auto"/>
          <w:sz w:val="24"/>
          <w:szCs w:val="24"/>
        </w:rPr>
        <w:t xml:space="preserve">minimizar os </w:t>
      </w:r>
      <w:del w:id="2771" w:author="Patricia Sbrissa" w:date="2019-09-28T00:20:00Z">
        <w:r w:rsidDel="00F069B9">
          <w:rPr>
            <w:rFonts w:ascii="Arial" w:hAnsi="Arial" w:cs="Arial"/>
            <w:b w:val="0"/>
            <w:color w:val="auto"/>
            <w:sz w:val="24"/>
            <w:szCs w:val="24"/>
          </w:rPr>
          <w:delText xml:space="preserve">efeitos </w:delText>
        </w:r>
      </w:del>
      <w:ins w:id="2772" w:author="Patricia Sbrissa" w:date="2019-09-28T00:20:00Z">
        <w:r w:rsidR="00F069B9">
          <w:rPr>
            <w:rFonts w:ascii="Arial" w:hAnsi="Arial" w:cs="Arial"/>
            <w:b w:val="0"/>
            <w:color w:val="auto"/>
            <w:sz w:val="24"/>
            <w:szCs w:val="24"/>
          </w:rPr>
          <w:t>impactos</w:t>
        </w:r>
        <w:r w:rsidR="00F069B9">
          <w:rPr>
            <w:rFonts w:ascii="Arial" w:hAnsi="Arial" w:cs="Arial"/>
            <w:b w:val="0"/>
            <w:color w:val="auto"/>
            <w:sz w:val="24"/>
            <w:szCs w:val="24"/>
          </w:rPr>
          <w:t xml:space="preserve"> </w:t>
        </w:r>
      </w:ins>
      <w:r>
        <w:rPr>
          <w:rFonts w:ascii="Arial" w:hAnsi="Arial" w:cs="Arial"/>
          <w:b w:val="0"/>
          <w:color w:val="auto"/>
          <w:sz w:val="24"/>
          <w:szCs w:val="24"/>
        </w:rPr>
        <w:t xml:space="preserve">dos </w:t>
      </w:r>
      <w:del w:id="2773" w:author="Patricia Sbrissa" w:date="2019-09-28T00:11:00Z">
        <w:r w:rsidDel="00922708">
          <w:rPr>
            <w:rFonts w:ascii="Arial" w:hAnsi="Arial" w:cs="Arial"/>
            <w:b w:val="0"/>
            <w:color w:val="auto"/>
            <w:sz w:val="24"/>
            <w:szCs w:val="24"/>
          </w:rPr>
          <w:delText>T</w:delText>
        </w:r>
      </w:del>
      <w:ins w:id="2774" w:author="Patricia Sbrissa" w:date="2019-09-28T00:11:00Z">
        <w:r w:rsidR="00922708">
          <w:rPr>
            <w:rFonts w:ascii="Arial" w:hAnsi="Arial" w:cs="Arial"/>
            <w:b w:val="0"/>
            <w:color w:val="auto"/>
            <w:sz w:val="24"/>
            <w:szCs w:val="24"/>
          </w:rPr>
          <w:t>t</w:t>
        </w:r>
      </w:ins>
      <w:r>
        <w:rPr>
          <w:rFonts w:ascii="Arial" w:hAnsi="Arial" w:cs="Arial"/>
          <w:b w:val="0"/>
          <w:color w:val="auto"/>
          <w:sz w:val="24"/>
          <w:szCs w:val="24"/>
        </w:rPr>
        <w:t xml:space="preserve">ributos em nosso </w:t>
      </w:r>
      <w:ins w:id="2775" w:author="Patricia Sbrissa" w:date="2019-09-28T00:20:00Z">
        <w:r w:rsidR="00E7738E">
          <w:rPr>
            <w:rFonts w:ascii="Arial" w:hAnsi="Arial" w:cs="Arial"/>
            <w:b w:val="0"/>
            <w:color w:val="auto"/>
            <w:sz w:val="24"/>
            <w:szCs w:val="24"/>
          </w:rPr>
          <w:t>orçamento</w:t>
        </w:r>
      </w:ins>
      <w:ins w:id="2776" w:author="Patricia Sbrissa" w:date="2019-09-28T00:21:00Z">
        <w:r w:rsidR="00E7738E">
          <w:rPr>
            <w:rFonts w:ascii="Arial" w:hAnsi="Arial" w:cs="Arial"/>
            <w:b w:val="0"/>
            <w:color w:val="auto"/>
            <w:sz w:val="24"/>
            <w:szCs w:val="24"/>
          </w:rPr>
          <w:t xml:space="preserve"> – ou, se isso não for possível, pelo menos</w:t>
        </w:r>
      </w:ins>
      <w:del w:id="2777" w:author="Patricia Sbrissa" w:date="2019-09-28T00:20:00Z">
        <w:r w:rsidDel="00E7738E">
          <w:rPr>
            <w:rFonts w:ascii="Arial" w:hAnsi="Arial" w:cs="Arial"/>
            <w:b w:val="0"/>
            <w:color w:val="auto"/>
            <w:sz w:val="24"/>
            <w:szCs w:val="24"/>
          </w:rPr>
          <w:delText>dia a dia</w:delText>
        </w:r>
      </w:del>
      <w:ins w:id="2778" w:author="Patricia Sbrissa" w:date="2019-09-28T00:20:00Z">
        <w:r w:rsidR="00E7738E">
          <w:rPr>
            <w:rFonts w:ascii="Arial" w:hAnsi="Arial" w:cs="Arial"/>
            <w:b w:val="0"/>
            <w:color w:val="auto"/>
            <w:sz w:val="24"/>
            <w:szCs w:val="24"/>
          </w:rPr>
          <w:t xml:space="preserve"> garantir que eles sejam usad</w:t>
        </w:r>
        <w:bookmarkStart w:id="2779" w:name="_GoBack"/>
        <w:bookmarkEnd w:id="2779"/>
        <w:r w:rsidR="00E7738E">
          <w:rPr>
            <w:rFonts w:ascii="Arial" w:hAnsi="Arial" w:cs="Arial"/>
            <w:b w:val="0"/>
            <w:color w:val="auto"/>
            <w:sz w:val="24"/>
            <w:szCs w:val="24"/>
          </w:rPr>
          <w:t>os em</w:t>
        </w:r>
      </w:ins>
      <w:ins w:id="2780" w:author="Patricia Sbrissa" w:date="2019-09-28T00:21:00Z">
        <w:r w:rsidR="00E7738E">
          <w:rPr>
            <w:rFonts w:ascii="Arial" w:hAnsi="Arial" w:cs="Arial"/>
            <w:b w:val="0"/>
            <w:color w:val="auto"/>
            <w:sz w:val="24"/>
            <w:szCs w:val="24"/>
          </w:rPr>
          <w:t xml:space="preserve"> prol da sociedade</w:t>
        </w:r>
      </w:ins>
      <w:r>
        <w:rPr>
          <w:rFonts w:ascii="Arial" w:hAnsi="Arial" w:cs="Arial"/>
          <w:b w:val="0"/>
          <w:color w:val="auto"/>
          <w:sz w:val="24"/>
          <w:szCs w:val="24"/>
        </w:rPr>
        <w:t>.</w:t>
      </w:r>
      <w:commentRangeEnd w:id="2770"/>
      <w:r w:rsidR="00E7738E">
        <w:rPr>
          <w:rStyle w:val="Refdecomentrio"/>
          <w:rFonts w:ascii="Calibri" w:hAnsi="Calibri" w:cs="Calibri"/>
          <w:b w:val="0"/>
          <w:bCs w:val="0"/>
          <w:color w:val="auto"/>
          <w:lang w:eastAsia="pt-BR"/>
        </w:rPr>
        <w:commentReference w:id="2770"/>
      </w:r>
    </w:p>
    <w:p w14:paraId="71C27879" w14:textId="77777777" w:rsidR="00A35778" w:rsidRDefault="00A35778" w:rsidP="008E52F7">
      <w:pPr>
        <w:ind w:firstLine="0"/>
        <w:jc w:val="center"/>
        <w:rPr>
          <w:rFonts w:ascii="Arial" w:hAnsi="Arial" w:cs="Arial"/>
          <w:sz w:val="28"/>
          <w:szCs w:val="28"/>
        </w:rPr>
      </w:pPr>
    </w:p>
    <w:p w14:paraId="4C94AAF3" w14:textId="77777777" w:rsidR="002440BA" w:rsidRPr="00F86FB8" w:rsidDel="00F86FB8" w:rsidRDefault="002440BA" w:rsidP="00F86FB8">
      <w:pPr>
        <w:ind w:firstLine="0"/>
        <w:jc w:val="left"/>
        <w:rPr>
          <w:del w:id="2781" w:author="Patricia Sbrissa" w:date="2019-09-27T22:51:00Z"/>
          <w:rFonts w:ascii="Arial" w:hAnsi="Arial" w:cs="Arial"/>
          <w:b/>
          <w:bCs/>
          <w:color w:val="365F91" w:themeColor="accent1" w:themeShade="BF"/>
          <w:sz w:val="28"/>
          <w:szCs w:val="28"/>
          <w:rPrChange w:id="2782" w:author="Patricia Sbrissa" w:date="2019-09-27T22:51:00Z">
            <w:rPr>
              <w:del w:id="2783" w:author="Patricia Sbrissa" w:date="2019-09-27T22:51:00Z"/>
              <w:rFonts w:ascii="Arial" w:hAnsi="Arial" w:cs="Arial"/>
              <w:sz w:val="28"/>
              <w:szCs w:val="28"/>
            </w:rPr>
          </w:rPrChange>
        </w:rPr>
        <w:pPrChange w:id="2784" w:author="Patricia Sbrissa" w:date="2019-09-27T22:51:00Z">
          <w:pPr>
            <w:ind w:firstLine="0"/>
            <w:jc w:val="center"/>
          </w:pPr>
        </w:pPrChange>
      </w:pPr>
      <w:commentRangeStart w:id="2785"/>
      <w:r w:rsidRPr="00F86FB8">
        <w:rPr>
          <w:rFonts w:ascii="Arial" w:hAnsi="Arial" w:cs="Arial"/>
          <w:b/>
          <w:bCs/>
          <w:color w:val="365F91" w:themeColor="accent1" w:themeShade="BF"/>
          <w:sz w:val="28"/>
          <w:szCs w:val="28"/>
          <w:rPrChange w:id="2786" w:author="Patricia Sbrissa" w:date="2019-09-27T22:51:00Z">
            <w:rPr>
              <w:rFonts w:ascii="Arial" w:hAnsi="Arial" w:cs="Arial"/>
              <w:sz w:val="28"/>
              <w:szCs w:val="28"/>
            </w:rPr>
          </w:rPrChange>
        </w:rPr>
        <w:t>Referências</w:t>
      </w:r>
      <w:commentRangeEnd w:id="2785"/>
      <w:r w:rsidR="00F86FB8">
        <w:rPr>
          <w:rStyle w:val="Refdecomentrio"/>
          <w:rFonts w:ascii="Calibri" w:eastAsia="Calibri" w:hAnsi="Calibri" w:cs="Calibri"/>
          <w:lang w:eastAsia="pt-BR"/>
        </w:rPr>
        <w:commentReference w:id="2785"/>
      </w:r>
    </w:p>
    <w:p w14:paraId="7E6F02D1" w14:textId="77777777" w:rsidR="002440BA" w:rsidRPr="00EE1285" w:rsidDel="00F86FB8" w:rsidRDefault="002440BA" w:rsidP="002440BA">
      <w:pPr>
        <w:jc w:val="center"/>
        <w:rPr>
          <w:del w:id="2787" w:author="Patricia Sbrissa" w:date="2019-09-27T22:51:00Z"/>
          <w:rFonts w:ascii="Arial" w:hAnsi="Arial" w:cs="Arial"/>
          <w:i/>
          <w:sz w:val="28"/>
          <w:szCs w:val="28"/>
        </w:rPr>
      </w:pPr>
    </w:p>
    <w:p w14:paraId="03CC0444" w14:textId="77777777" w:rsidR="00BB0046" w:rsidRPr="00EE1285" w:rsidDel="00F86FB8" w:rsidRDefault="00BB0046" w:rsidP="00F86FB8">
      <w:pPr>
        <w:ind w:firstLine="0"/>
        <w:jc w:val="left"/>
        <w:rPr>
          <w:del w:id="2788" w:author="Patricia Sbrissa" w:date="2019-09-27T22:51:00Z"/>
          <w:rFonts w:ascii="Arial" w:hAnsi="Arial" w:cs="Arial"/>
          <w:i/>
          <w:sz w:val="28"/>
          <w:szCs w:val="28"/>
        </w:rPr>
        <w:pPrChange w:id="2789" w:author="Patricia Sbrissa" w:date="2019-09-27T22:51:00Z">
          <w:pPr>
            <w:jc w:val="center"/>
          </w:pPr>
        </w:pPrChange>
      </w:pPr>
    </w:p>
    <w:p w14:paraId="44CC4D64" w14:textId="77777777" w:rsidR="00BB0046" w:rsidRPr="00EE1285" w:rsidDel="00F86FB8" w:rsidRDefault="00BB0046" w:rsidP="00F86FB8">
      <w:pPr>
        <w:ind w:firstLine="0"/>
        <w:rPr>
          <w:del w:id="2790" w:author="Patricia Sbrissa" w:date="2019-09-27T22:55:00Z"/>
          <w:rFonts w:ascii="Arial" w:hAnsi="Arial" w:cs="Arial"/>
          <w:i/>
          <w:color w:val="666666"/>
          <w:sz w:val="24"/>
          <w:szCs w:val="24"/>
          <w:shd w:val="clear" w:color="auto" w:fill="FFFFFF"/>
        </w:rPr>
        <w:pPrChange w:id="2791" w:author="Patricia Sbrissa" w:date="2019-09-27T22:51:00Z">
          <w:pPr/>
        </w:pPrChange>
      </w:pPr>
    </w:p>
    <w:p w14:paraId="6CC1C101" w14:textId="7AC80636" w:rsidR="00BB0046" w:rsidRPr="00F86FB8" w:rsidDel="00F86FB8" w:rsidRDefault="00BB0046" w:rsidP="00F86FB8">
      <w:pPr>
        <w:ind w:firstLine="0"/>
        <w:rPr>
          <w:del w:id="2792" w:author="Patricia Sbrissa" w:date="2019-09-27T22:51:00Z"/>
          <w:rFonts w:ascii="Arial" w:hAnsi="Arial" w:cs="Arial"/>
          <w:iCs/>
          <w:sz w:val="24"/>
          <w:szCs w:val="24"/>
          <w:shd w:val="clear" w:color="auto" w:fill="FFFFFF"/>
          <w:rPrChange w:id="2793" w:author="Patricia Sbrissa" w:date="2019-09-27T22:52:00Z">
            <w:rPr>
              <w:del w:id="2794" w:author="Patricia Sbrissa" w:date="2019-09-27T22:51:00Z"/>
              <w:rFonts w:ascii="Arial" w:hAnsi="Arial" w:cs="Arial"/>
              <w:i/>
              <w:color w:val="666666"/>
              <w:sz w:val="24"/>
              <w:szCs w:val="24"/>
              <w:shd w:val="clear" w:color="auto" w:fill="FFFFFF"/>
            </w:rPr>
          </w:rPrChange>
        </w:rPr>
        <w:pPrChange w:id="2795" w:author="Patricia Sbrissa" w:date="2019-09-27T22:52:00Z">
          <w:pPr/>
        </w:pPrChange>
      </w:pPr>
      <w:del w:id="2796" w:author="Patricia Sbrissa" w:date="2019-09-27T22:55:00Z">
        <w:r w:rsidRPr="00F86FB8" w:rsidDel="00F86FB8">
          <w:rPr>
            <w:rFonts w:ascii="Arial" w:hAnsi="Arial" w:cs="Arial"/>
            <w:iCs/>
            <w:sz w:val="24"/>
            <w:szCs w:val="24"/>
            <w:shd w:val="clear" w:color="auto" w:fill="FFFFFF"/>
            <w:rPrChange w:id="2797" w:author="Patricia Sbrissa" w:date="2019-09-27T22:52:00Z">
              <w:rPr>
                <w:rFonts w:ascii="Arial" w:hAnsi="Arial" w:cs="Arial"/>
                <w:i/>
                <w:color w:val="666666"/>
                <w:sz w:val="24"/>
                <w:szCs w:val="24"/>
                <w:shd w:val="clear" w:color="auto" w:fill="FFFFFF"/>
              </w:rPr>
            </w:rPrChange>
          </w:rPr>
          <w:delText>NIARALDI, G</w:delText>
        </w:r>
      </w:del>
      <w:del w:id="2798" w:author="Patricia Sbrissa" w:date="2019-09-27T16:41:00Z">
        <w:r w:rsidRPr="00F86FB8" w:rsidDel="0099221B">
          <w:rPr>
            <w:rFonts w:ascii="Arial" w:hAnsi="Arial" w:cs="Arial"/>
            <w:iCs/>
            <w:sz w:val="24"/>
            <w:szCs w:val="24"/>
            <w:shd w:val="clear" w:color="auto" w:fill="FFFFFF"/>
            <w:rPrChange w:id="2799" w:author="Patricia Sbrissa" w:date="2019-09-27T22:52:00Z">
              <w:rPr>
                <w:rFonts w:ascii="Arial" w:hAnsi="Arial" w:cs="Arial"/>
                <w:i/>
                <w:color w:val="666666"/>
                <w:sz w:val="24"/>
                <w:szCs w:val="24"/>
                <w:shd w:val="clear" w:color="auto" w:fill="FFFFFF"/>
              </w:rPr>
            </w:rPrChange>
          </w:rPr>
          <w:delText>eorge</w:delText>
        </w:r>
      </w:del>
      <w:del w:id="2800" w:author="Patricia Sbrissa" w:date="2019-09-27T22:55:00Z">
        <w:r w:rsidRPr="00F86FB8" w:rsidDel="00F86FB8">
          <w:rPr>
            <w:rFonts w:ascii="Arial" w:hAnsi="Arial" w:cs="Arial"/>
            <w:iCs/>
            <w:sz w:val="24"/>
            <w:szCs w:val="24"/>
            <w:shd w:val="clear" w:color="auto" w:fill="FFFFFF"/>
            <w:rPrChange w:id="2801" w:author="Patricia Sbrissa" w:date="2019-09-27T22:52:00Z">
              <w:rPr>
                <w:rFonts w:ascii="Arial" w:hAnsi="Arial" w:cs="Arial"/>
                <w:i/>
                <w:color w:val="666666"/>
                <w:sz w:val="24"/>
                <w:szCs w:val="24"/>
                <w:shd w:val="clear" w:color="auto" w:fill="FFFFFF"/>
              </w:rPr>
            </w:rPrChange>
          </w:rPr>
          <w:delText xml:space="preserve">. </w:delText>
        </w:r>
        <w:r w:rsidRPr="00F86FB8" w:rsidDel="00F86FB8">
          <w:rPr>
            <w:rFonts w:ascii="Arial" w:hAnsi="Arial" w:cs="Arial"/>
            <w:b/>
            <w:iCs/>
            <w:sz w:val="24"/>
            <w:szCs w:val="24"/>
            <w:shd w:val="clear" w:color="auto" w:fill="FFFFFF"/>
            <w:rPrChange w:id="2802" w:author="Patricia Sbrissa" w:date="2019-09-27T22:52:00Z">
              <w:rPr>
                <w:rFonts w:ascii="Arial" w:hAnsi="Arial" w:cs="Arial"/>
                <w:b/>
                <w:i/>
                <w:color w:val="666666"/>
                <w:sz w:val="24"/>
                <w:szCs w:val="24"/>
                <w:shd w:val="clear" w:color="auto" w:fill="FFFFFF"/>
              </w:rPr>
            </w:rPrChange>
          </w:rPr>
          <w:delText xml:space="preserve">Direito </w:delText>
        </w:r>
      </w:del>
      <w:del w:id="2803" w:author="Patricia Sbrissa" w:date="2019-09-27T16:41:00Z">
        <w:r w:rsidRPr="00F86FB8" w:rsidDel="0099221B">
          <w:rPr>
            <w:rFonts w:ascii="Arial" w:hAnsi="Arial" w:cs="Arial"/>
            <w:b/>
            <w:iCs/>
            <w:sz w:val="24"/>
            <w:szCs w:val="24"/>
            <w:shd w:val="clear" w:color="auto" w:fill="FFFFFF"/>
            <w:rPrChange w:id="2804" w:author="Patricia Sbrissa" w:date="2019-09-27T22:52:00Z">
              <w:rPr>
                <w:rFonts w:ascii="Arial" w:hAnsi="Arial" w:cs="Arial"/>
                <w:b/>
                <w:i/>
                <w:color w:val="666666"/>
                <w:sz w:val="24"/>
                <w:szCs w:val="24"/>
                <w:shd w:val="clear" w:color="auto" w:fill="FFFFFF"/>
              </w:rPr>
            </w:rPrChange>
          </w:rPr>
          <w:delText>E</w:delText>
        </w:r>
      </w:del>
      <w:del w:id="2805" w:author="Patricia Sbrissa" w:date="2019-09-27T22:55:00Z">
        <w:r w:rsidRPr="00F86FB8" w:rsidDel="00F86FB8">
          <w:rPr>
            <w:rFonts w:ascii="Arial" w:hAnsi="Arial" w:cs="Arial"/>
            <w:b/>
            <w:iCs/>
            <w:sz w:val="24"/>
            <w:szCs w:val="24"/>
            <w:shd w:val="clear" w:color="auto" w:fill="FFFFFF"/>
            <w:rPrChange w:id="2806" w:author="Patricia Sbrissa" w:date="2019-09-27T22:52:00Z">
              <w:rPr>
                <w:rFonts w:ascii="Arial" w:hAnsi="Arial" w:cs="Arial"/>
                <w:b/>
                <w:i/>
                <w:color w:val="666666"/>
                <w:sz w:val="24"/>
                <w:szCs w:val="24"/>
                <w:shd w:val="clear" w:color="auto" w:fill="FFFFFF"/>
              </w:rPr>
            </w:rPrChange>
          </w:rPr>
          <w:delText>mpresarial</w:delText>
        </w:r>
        <w:r w:rsidRPr="00F86FB8" w:rsidDel="00F86FB8">
          <w:rPr>
            <w:rFonts w:ascii="Arial" w:hAnsi="Arial" w:cs="Arial"/>
            <w:iCs/>
            <w:sz w:val="24"/>
            <w:szCs w:val="24"/>
            <w:shd w:val="clear" w:color="auto" w:fill="FFFFFF"/>
            <w:rPrChange w:id="2807" w:author="Patricia Sbrissa" w:date="2019-09-27T22:52:00Z">
              <w:rPr>
                <w:rFonts w:ascii="Arial" w:hAnsi="Arial" w:cs="Arial"/>
                <w:i/>
                <w:color w:val="666666"/>
                <w:sz w:val="24"/>
                <w:szCs w:val="24"/>
                <w:shd w:val="clear" w:color="auto" w:fill="FFFFFF"/>
              </w:rPr>
            </w:rPrChange>
          </w:rPr>
          <w:delText xml:space="preserve">. São Paulo: Pearson Education do Brasil, 2012.  </w:delText>
        </w:r>
      </w:del>
    </w:p>
    <w:p w14:paraId="60162EBC" w14:textId="77777777" w:rsidR="00BB0046" w:rsidRPr="00F86FB8" w:rsidDel="00F86FB8" w:rsidRDefault="00BB0046" w:rsidP="00F86FB8">
      <w:pPr>
        <w:ind w:firstLine="0"/>
        <w:rPr>
          <w:del w:id="2808" w:author="Patricia Sbrissa" w:date="2019-09-27T22:55:00Z"/>
          <w:rFonts w:ascii="Arial" w:hAnsi="Arial" w:cs="Arial"/>
          <w:iCs/>
          <w:sz w:val="24"/>
          <w:szCs w:val="24"/>
          <w:rPrChange w:id="2809" w:author="Patricia Sbrissa" w:date="2019-09-27T22:52:00Z">
            <w:rPr>
              <w:del w:id="2810" w:author="Patricia Sbrissa" w:date="2019-09-27T22:55:00Z"/>
              <w:rFonts w:ascii="Arial" w:hAnsi="Arial" w:cs="Arial"/>
              <w:i/>
              <w:sz w:val="24"/>
              <w:szCs w:val="24"/>
            </w:rPr>
          </w:rPrChange>
        </w:rPr>
        <w:pPrChange w:id="2811" w:author="Patricia Sbrissa" w:date="2019-09-27T22:52:00Z">
          <w:pPr>
            <w:widowControl w:val="0"/>
            <w:tabs>
              <w:tab w:val="left" w:pos="6663"/>
            </w:tabs>
          </w:pPr>
        </w:pPrChange>
      </w:pPr>
    </w:p>
    <w:p w14:paraId="4E0BC760" w14:textId="34F00F24" w:rsidR="00BB0046" w:rsidRPr="00F86FB8" w:rsidDel="00F86FB8" w:rsidRDefault="00BB0046" w:rsidP="00F86FB8">
      <w:pPr>
        <w:ind w:firstLine="0"/>
        <w:rPr>
          <w:del w:id="2812" w:author="Patricia Sbrissa" w:date="2019-09-27T22:52:00Z"/>
          <w:rFonts w:ascii="Arial" w:hAnsi="Arial" w:cs="Arial"/>
          <w:iCs/>
          <w:sz w:val="24"/>
          <w:szCs w:val="24"/>
          <w:shd w:val="clear" w:color="auto" w:fill="FFFFFF"/>
          <w:rPrChange w:id="2813" w:author="Patricia Sbrissa" w:date="2019-09-27T22:52:00Z">
            <w:rPr>
              <w:del w:id="2814" w:author="Patricia Sbrissa" w:date="2019-09-27T22:52:00Z"/>
              <w:rFonts w:ascii="Arial" w:hAnsi="Arial" w:cs="Arial"/>
              <w:b/>
              <w:i/>
              <w:sz w:val="24"/>
              <w:szCs w:val="24"/>
            </w:rPr>
          </w:rPrChange>
        </w:rPr>
        <w:pPrChange w:id="2815" w:author="Patricia Sbrissa" w:date="2019-09-27T22:52:00Z">
          <w:pPr/>
        </w:pPrChange>
      </w:pPr>
      <w:del w:id="2816" w:author="Patricia Sbrissa" w:date="2019-09-27T22:54:00Z">
        <w:r w:rsidRPr="00F86FB8" w:rsidDel="00F86FB8">
          <w:rPr>
            <w:rFonts w:ascii="Arial" w:hAnsi="Arial" w:cs="Arial"/>
            <w:iCs/>
            <w:sz w:val="24"/>
            <w:szCs w:val="24"/>
            <w:shd w:val="clear" w:color="auto" w:fill="FFFFFF"/>
            <w:rPrChange w:id="2817" w:author="Patricia Sbrissa" w:date="2019-09-27T22:52:00Z">
              <w:rPr>
                <w:rFonts w:ascii="Arial" w:hAnsi="Arial" w:cs="Arial"/>
                <w:i/>
                <w:color w:val="666666"/>
                <w:sz w:val="24"/>
                <w:szCs w:val="24"/>
                <w:shd w:val="clear" w:color="auto" w:fill="FFFFFF"/>
              </w:rPr>
            </w:rPrChange>
          </w:rPr>
          <w:delText>EDUARDO MOGE, J</w:delText>
        </w:r>
      </w:del>
      <w:del w:id="2818" w:author="Patricia Sbrissa" w:date="2019-09-27T16:41:00Z">
        <w:r w:rsidRPr="00F86FB8" w:rsidDel="0099221B">
          <w:rPr>
            <w:rFonts w:ascii="Arial" w:hAnsi="Arial" w:cs="Arial"/>
            <w:iCs/>
            <w:sz w:val="24"/>
            <w:szCs w:val="24"/>
            <w:shd w:val="clear" w:color="auto" w:fill="FFFFFF"/>
            <w:rPrChange w:id="2819" w:author="Patricia Sbrissa" w:date="2019-09-27T22:52:00Z">
              <w:rPr>
                <w:rFonts w:ascii="Arial" w:hAnsi="Arial" w:cs="Arial"/>
                <w:i/>
                <w:color w:val="666666"/>
                <w:sz w:val="24"/>
                <w:szCs w:val="24"/>
                <w:shd w:val="clear" w:color="auto" w:fill="FFFFFF"/>
              </w:rPr>
            </w:rPrChange>
          </w:rPr>
          <w:delText>osé</w:delText>
        </w:r>
      </w:del>
      <w:del w:id="2820" w:author="Patricia Sbrissa" w:date="2019-09-27T22:54:00Z">
        <w:r w:rsidRPr="00F86FB8" w:rsidDel="00F86FB8">
          <w:rPr>
            <w:rFonts w:ascii="Arial" w:hAnsi="Arial" w:cs="Arial"/>
            <w:iCs/>
            <w:sz w:val="24"/>
            <w:szCs w:val="24"/>
            <w:shd w:val="clear" w:color="auto" w:fill="FFFFFF"/>
            <w:rPrChange w:id="2821" w:author="Patricia Sbrissa" w:date="2019-09-27T22:52:00Z">
              <w:rPr>
                <w:rFonts w:ascii="Arial" w:hAnsi="Arial" w:cs="Arial"/>
                <w:i/>
                <w:color w:val="666666"/>
                <w:sz w:val="24"/>
                <w:szCs w:val="24"/>
                <w:shd w:val="clear" w:color="auto" w:fill="FFFFFF"/>
              </w:rPr>
            </w:rPrChange>
          </w:rPr>
          <w:delText xml:space="preserve">. </w:delText>
        </w:r>
        <w:r w:rsidRPr="00F86FB8" w:rsidDel="00F86FB8">
          <w:rPr>
            <w:rFonts w:ascii="Arial" w:hAnsi="Arial" w:cs="Arial"/>
            <w:i/>
            <w:sz w:val="24"/>
            <w:szCs w:val="24"/>
            <w:shd w:val="clear" w:color="auto" w:fill="FFFFFF"/>
            <w:rPrChange w:id="2822" w:author="Patricia Sbrissa" w:date="2019-09-27T22:52:00Z">
              <w:rPr>
                <w:rFonts w:ascii="Arial" w:hAnsi="Arial" w:cs="Arial"/>
                <w:i/>
                <w:color w:val="666666"/>
                <w:sz w:val="24"/>
                <w:szCs w:val="24"/>
                <w:shd w:val="clear" w:color="auto" w:fill="FFFFFF"/>
              </w:rPr>
            </w:rPrChange>
          </w:rPr>
          <w:delText>et al</w:delText>
        </w:r>
        <w:r w:rsidRPr="00F86FB8" w:rsidDel="00F86FB8">
          <w:rPr>
            <w:rFonts w:ascii="Arial" w:hAnsi="Arial" w:cs="Arial"/>
            <w:iCs/>
            <w:sz w:val="24"/>
            <w:szCs w:val="24"/>
            <w:shd w:val="clear" w:color="auto" w:fill="FFFFFF"/>
            <w:rPrChange w:id="2823" w:author="Patricia Sbrissa" w:date="2019-09-27T22:52:00Z">
              <w:rPr>
                <w:rFonts w:ascii="Arial" w:hAnsi="Arial" w:cs="Arial"/>
                <w:i/>
                <w:color w:val="666666"/>
                <w:sz w:val="24"/>
                <w:szCs w:val="24"/>
                <w:shd w:val="clear" w:color="auto" w:fill="FFFFFF"/>
              </w:rPr>
            </w:rPrChange>
          </w:rPr>
          <w:delText xml:space="preserve">. </w:delText>
        </w:r>
        <w:r w:rsidRPr="00F86FB8" w:rsidDel="00F86FB8">
          <w:rPr>
            <w:rFonts w:ascii="Arial" w:hAnsi="Arial" w:cs="Arial"/>
            <w:b/>
            <w:iCs/>
            <w:sz w:val="24"/>
            <w:szCs w:val="24"/>
            <w:shd w:val="clear" w:color="auto" w:fill="FFFFFF"/>
            <w:rPrChange w:id="2824" w:author="Patricia Sbrissa" w:date="2019-09-27T22:52:00Z">
              <w:rPr>
                <w:rFonts w:ascii="Arial" w:hAnsi="Arial" w:cs="Arial"/>
                <w:b/>
                <w:i/>
                <w:color w:val="666666"/>
                <w:sz w:val="24"/>
                <w:szCs w:val="24"/>
                <w:shd w:val="clear" w:color="auto" w:fill="FFFFFF"/>
              </w:rPr>
            </w:rPrChange>
          </w:rPr>
          <w:delText xml:space="preserve">Gestão de </w:delText>
        </w:r>
      </w:del>
      <w:del w:id="2825" w:author="Patricia Sbrissa" w:date="2019-09-27T16:42:00Z">
        <w:r w:rsidRPr="00F86FB8" w:rsidDel="0099221B">
          <w:rPr>
            <w:rFonts w:ascii="Arial" w:hAnsi="Arial" w:cs="Arial"/>
            <w:b/>
            <w:iCs/>
            <w:sz w:val="24"/>
            <w:szCs w:val="24"/>
            <w:shd w:val="clear" w:color="auto" w:fill="FFFFFF"/>
            <w:rPrChange w:id="2826" w:author="Patricia Sbrissa" w:date="2019-09-27T22:52:00Z">
              <w:rPr>
                <w:rFonts w:ascii="Arial" w:hAnsi="Arial" w:cs="Arial"/>
                <w:b/>
                <w:i/>
                <w:color w:val="666666"/>
                <w:sz w:val="24"/>
                <w:szCs w:val="24"/>
                <w:shd w:val="clear" w:color="auto" w:fill="FFFFFF"/>
              </w:rPr>
            </w:rPrChange>
          </w:rPr>
          <w:delText>T</w:delText>
        </w:r>
      </w:del>
      <w:del w:id="2827" w:author="Patricia Sbrissa" w:date="2019-09-27T22:54:00Z">
        <w:r w:rsidRPr="00F86FB8" w:rsidDel="00F86FB8">
          <w:rPr>
            <w:rFonts w:ascii="Arial" w:hAnsi="Arial" w:cs="Arial"/>
            <w:b/>
            <w:iCs/>
            <w:sz w:val="24"/>
            <w:szCs w:val="24"/>
            <w:shd w:val="clear" w:color="auto" w:fill="FFFFFF"/>
            <w:rPrChange w:id="2828" w:author="Patricia Sbrissa" w:date="2019-09-27T22:52:00Z">
              <w:rPr>
                <w:rFonts w:ascii="Arial" w:hAnsi="Arial" w:cs="Arial"/>
                <w:b/>
                <w:i/>
                <w:color w:val="666666"/>
                <w:sz w:val="24"/>
                <w:szCs w:val="24"/>
                <w:shd w:val="clear" w:color="auto" w:fill="FFFFFF"/>
              </w:rPr>
            </w:rPrChange>
          </w:rPr>
          <w:delText xml:space="preserve">ributos na </w:delText>
        </w:r>
      </w:del>
      <w:del w:id="2829" w:author="Patricia Sbrissa" w:date="2019-09-27T16:42:00Z">
        <w:r w:rsidRPr="00F86FB8" w:rsidDel="0099221B">
          <w:rPr>
            <w:rFonts w:ascii="Arial" w:hAnsi="Arial" w:cs="Arial"/>
            <w:b/>
            <w:iCs/>
            <w:sz w:val="24"/>
            <w:szCs w:val="24"/>
            <w:shd w:val="clear" w:color="auto" w:fill="FFFFFF"/>
            <w:rPrChange w:id="2830" w:author="Patricia Sbrissa" w:date="2019-09-27T22:52:00Z">
              <w:rPr>
                <w:rFonts w:ascii="Arial" w:hAnsi="Arial" w:cs="Arial"/>
                <w:b/>
                <w:i/>
                <w:color w:val="666666"/>
                <w:sz w:val="24"/>
                <w:szCs w:val="24"/>
                <w:shd w:val="clear" w:color="auto" w:fill="FFFFFF"/>
              </w:rPr>
            </w:rPrChange>
          </w:rPr>
          <w:delText>E</w:delText>
        </w:r>
      </w:del>
      <w:del w:id="2831" w:author="Patricia Sbrissa" w:date="2019-09-27T22:54:00Z">
        <w:r w:rsidRPr="00F86FB8" w:rsidDel="00F86FB8">
          <w:rPr>
            <w:rFonts w:ascii="Arial" w:hAnsi="Arial" w:cs="Arial"/>
            <w:b/>
            <w:iCs/>
            <w:sz w:val="24"/>
            <w:szCs w:val="24"/>
            <w:shd w:val="clear" w:color="auto" w:fill="FFFFFF"/>
            <w:rPrChange w:id="2832" w:author="Patricia Sbrissa" w:date="2019-09-27T22:52:00Z">
              <w:rPr>
                <w:rFonts w:ascii="Arial" w:hAnsi="Arial" w:cs="Arial"/>
                <w:b/>
                <w:i/>
                <w:color w:val="666666"/>
                <w:sz w:val="24"/>
                <w:szCs w:val="24"/>
                <w:shd w:val="clear" w:color="auto" w:fill="FFFFFF"/>
              </w:rPr>
            </w:rPrChange>
          </w:rPr>
          <w:delText xml:space="preserve">mpresa </w:delText>
        </w:r>
      </w:del>
      <w:del w:id="2833" w:author="Patricia Sbrissa" w:date="2019-09-27T16:42:00Z">
        <w:r w:rsidRPr="00F86FB8" w:rsidDel="0099221B">
          <w:rPr>
            <w:rFonts w:ascii="Arial" w:hAnsi="Arial" w:cs="Arial"/>
            <w:b/>
            <w:iCs/>
            <w:sz w:val="24"/>
            <w:szCs w:val="24"/>
            <w:shd w:val="clear" w:color="auto" w:fill="FFFFFF"/>
            <w:rPrChange w:id="2834" w:author="Patricia Sbrissa" w:date="2019-09-27T22:52:00Z">
              <w:rPr>
                <w:rFonts w:ascii="Arial" w:hAnsi="Arial" w:cs="Arial"/>
                <w:b/>
                <w:i/>
                <w:color w:val="666666"/>
                <w:sz w:val="24"/>
                <w:szCs w:val="24"/>
                <w:shd w:val="clear" w:color="auto" w:fill="FFFFFF"/>
              </w:rPr>
            </w:rPrChange>
          </w:rPr>
          <w:delText>M</w:delText>
        </w:r>
      </w:del>
      <w:del w:id="2835" w:author="Patricia Sbrissa" w:date="2019-09-27T22:54:00Z">
        <w:r w:rsidRPr="00F86FB8" w:rsidDel="00F86FB8">
          <w:rPr>
            <w:rFonts w:ascii="Arial" w:hAnsi="Arial" w:cs="Arial"/>
            <w:b/>
            <w:iCs/>
            <w:sz w:val="24"/>
            <w:szCs w:val="24"/>
            <w:shd w:val="clear" w:color="auto" w:fill="FFFFFF"/>
            <w:rPrChange w:id="2836" w:author="Patricia Sbrissa" w:date="2019-09-27T22:52:00Z">
              <w:rPr>
                <w:rFonts w:ascii="Arial" w:hAnsi="Arial" w:cs="Arial"/>
                <w:b/>
                <w:i/>
                <w:color w:val="666666"/>
                <w:sz w:val="24"/>
                <w:szCs w:val="24"/>
                <w:shd w:val="clear" w:color="auto" w:fill="FFFFFF"/>
              </w:rPr>
            </w:rPrChange>
          </w:rPr>
          <w:delText>oderna</w:delText>
        </w:r>
      </w:del>
      <w:del w:id="2837" w:author="Patricia Sbrissa" w:date="2019-09-27T16:42:00Z">
        <w:r w:rsidRPr="00F86FB8" w:rsidDel="0099221B">
          <w:rPr>
            <w:rFonts w:ascii="Arial" w:hAnsi="Arial" w:cs="Arial"/>
            <w:iCs/>
            <w:sz w:val="24"/>
            <w:szCs w:val="24"/>
            <w:shd w:val="clear" w:color="auto" w:fill="FFFFFF"/>
            <w:rPrChange w:id="2838" w:author="Patricia Sbrissa" w:date="2019-09-27T22:52:00Z">
              <w:rPr>
                <w:rFonts w:ascii="Arial" w:hAnsi="Arial" w:cs="Arial"/>
                <w:i/>
                <w:color w:val="666666"/>
                <w:sz w:val="24"/>
                <w:szCs w:val="24"/>
                <w:shd w:val="clear" w:color="auto" w:fill="FFFFFF"/>
              </w:rPr>
            </w:rPrChange>
          </w:rPr>
          <w:delText>.</w:delText>
        </w:r>
      </w:del>
      <w:del w:id="2839" w:author="Patricia Sbrissa" w:date="2019-09-27T22:54:00Z">
        <w:r w:rsidRPr="00F86FB8" w:rsidDel="00F86FB8">
          <w:rPr>
            <w:rFonts w:ascii="Arial" w:hAnsi="Arial" w:cs="Arial"/>
            <w:iCs/>
            <w:sz w:val="24"/>
            <w:szCs w:val="24"/>
            <w:shd w:val="clear" w:color="auto" w:fill="FFFFFF"/>
            <w:rPrChange w:id="2840" w:author="Patricia Sbrissa" w:date="2019-09-27T22:52:00Z">
              <w:rPr>
                <w:rFonts w:ascii="Arial" w:hAnsi="Arial" w:cs="Arial"/>
                <w:i/>
                <w:color w:val="666666"/>
                <w:sz w:val="24"/>
                <w:szCs w:val="24"/>
                <w:shd w:val="clear" w:color="auto" w:fill="FFFFFF"/>
              </w:rPr>
            </w:rPrChange>
          </w:rPr>
          <w:delText xml:space="preserve"> </w:delText>
        </w:r>
      </w:del>
      <w:del w:id="2841" w:author="Patricia Sbrissa" w:date="2019-09-27T16:42:00Z">
        <w:r w:rsidRPr="00F86FB8" w:rsidDel="0099221B">
          <w:rPr>
            <w:rStyle w:val="Forte"/>
            <w:rFonts w:ascii="Arial" w:hAnsi="Arial" w:cs="Arial"/>
            <w:b w:val="0"/>
            <w:bCs w:val="0"/>
            <w:iCs/>
            <w:sz w:val="24"/>
            <w:szCs w:val="24"/>
            <w:shd w:val="clear" w:color="auto" w:fill="FFFFFF"/>
            <w:rPrChange w:id="2842" w:author="Patricia Sbrissa" w:date="2019-09-27T22:52:00Z">
              <w:rPr>
                <w:rStyle w:val="Forte"/>
                <w:rFonts w:ascii="Arial" w:hAnsi="Arial" w:cs="Arial"/>
                <w:i/>
                <w:color w:val="666666"/>
                <w:sz w:val="24"/>
                <w:szCs w:val="24"/>
                <w:shd w:val="clear" w:color="auto" w:fill="FFFFFF"/>
              </w:rPr>
            </w:rPrChange>
          </w:rPr>
          <w:delText>G</w:delText>
        </w:r>
      </w:del>
      <w:del w:id="2843" w:author="Patricia Sbrissa" w:date="2019-09-27T22:54:00Z">
        <w:r w:rsidRPr="00F86FB8" w:rsidDel="00F86FB8">
          <w:rPr>
            <w:rStyle w:val="Forte"/>
            <w:rFonts w:ascii="Arial" w:hAnsi="Arial" w:cs="Arial"/>
            <w:b w:val="0"/>
            <w:bCs w:val="0"/>
            <w:iCs/>
            <w:sz w:val="24"/>
            <w:szCs w:val="24"/>
            <w:shd w:val="clear" w:color="auto" w:fill="FFFFFF"/>
            <w:rPrChange w:id="2844" w:author="Patricia Sbrissa" w:date="2019-09-27T22:52:00Z">
              <w:rPr>
                <w:rStyle w:val="Forte"/>
                <w:rFonts w:ascii="Arial" w:hAnsi="Arial" w:cs="Arial"/>
                <w:i/>
                <w:color w:val="666666"/>
                <w:sz w:val="24"/>
                <w:szCs w:val="24"/>
                <w:shd w:val="clear" w:color="auto" w:fill="FFFFFF"/>
              </w:rPr>
            </w:rPrChange>
          </w:rPr>
          <w:delText xml:space="preserve">estão do </w:delText>
        </w:r>
      </w:del>
      <w:del w:id="2845" w:author="Patricia Sbrissa" w:date="2019-09-27T16:42:00Z">
        <w:r w:rsidRPr="00F86FB8" w:rsidDel="0099221B">
          <w:rPr>
            <w:rStyle w:val="Forte"/>
            <w:rFonts w:ascii="Arial" w:hAnsi="Arial" w:cs="Arial"/>
            <w:b w:val="0"/>
            <w:bCs w:val="0"/>
            <w:iCs/>
            <w:sz w:val="24"/>
            <w:szCs w:val="24"/>
            <w:shd w:val="clear" w:color="auto" w:fill="FFFFFF"/>
            <w:rPrChange w:id="2846" w:author="Patricia Sbrissa" w:date="2019-09-27T22:52:00Z">
              <w:rPr>
                <w:rStyle w:val="Forte"/>
                <w:rFonts w:ascii="Arial" w:hAnsi="Arial" w:cs="Arial"/>
                <w:i/>
                <w:color w:val="666666"/>
                <w:sz w:val="24"/>
                <w:szCs w:val="24"/>
                <w:shd w:val="clear" w:color="auto" w:fill="FFFFFF"/>
              </w:rPr>
            </w:rPrChange>
          </w:rPr>
          <w:delText>A</w:delText>
        </w:r>
      </w:del>
      <w:del w:id="2847" w:author="Patricia Sbrissa" w:date="2019-09-27T22:54:00Z">
        <w:r w:rsidRPr="00F86FB8" w:rsidDel="00F86FB8">
          <w:rPr>
            <w:rStyle w:val="Forte"/>
            <w:rFonts w:ascii="Arial" w:hAnsi="Arial" w:cs="Arial"/>
            <w:b w:val="0"/>
            <w:bCs w:val="0"/>
            <w:iCs/>
            <w:sz w:val="24"/>
            <w:szCs w:val="24"/>
            <w:shd w:val="clear" w:color="auto" w:fill="FFFFFF"/>
            <w:rPrChange w:id="2848" w:author="Patricia Sbrissa" w:date="2019-09-27T22:52:00Z">
              <w:rPr>
                <w:rStyle w:val="Forte"/>
                <w:rFonts w:ascii="Arial" w:hAnsi="Arial" w:cs="Arial"/>
                <w:i/>
                <w:color w:val="666666"/>
                <w:sz w:val="24"/>
                <w:szCs w:val="24"/>
                <w:shd w:val="clear" w:color="auto" w:fill="FFFFFF"/>
              </w:rPr>
            </w:rPrChange>
          </w:rPr>
          <w:delText xml:space="preserve">mbiente </w:delText>
        </w:r>
      </w:del>
      <w:del w:id="2849" w:author="Patricia Sbrissa" w:date="2019-09-27T16:42:00Z">
        <w:r w:rsidRPr="00F86FB8" w:rsidDel="0099221B">
          <w:rPr>
            <w:rStyle w:val="Forte"/>
            <w:rFonts w:ascii="Arial" w:hAnsi="Arial" w:cs="Arial"/>
            <w:b w:val="0"/>
            <w:bCs w:val="0"/>
            <w:iCs/>
            <w:sz w:val="24"/>
            <w:szCs w:val="24"/>
            <w:shd w:val="clear" w:color="auto" w:fill="FFFFFF"/>
            <w:rPrChange w:id="2850" w:author="Patricia Sbrissa" w:date="2019-09-27T22:52:00Z">
              <w:rPr>
                <w:rStyle w:val="Forte"/>
                <w:rFonts w:ascii="Arial" w:hAnsi="Arial" w:cs="Arial"/>
                <w:i/>
                <w:color w:val="666666"/>
                <w:sz w:val="24"/>
                <w:szCs w:val="24"/>
                <w:shd w:val="clear" w:color="auto" w:fill="FFFFFF"/>
              </w:rPr>
            </w:rPrChange>
          </w:rPr>
          <w:delText>T</w:delText>
        </w:r>
      </w:del>
      <w:del w:id="2851" w:author="Patricia Sbrissa" w:date="2019-09-27T22:54:00Z">
        <w:r w:rsidRPr="00F86FB8" w:rsidDel="00F86FB8">
          <w:rPr>
            <w:rStyle w:val="Forte"/>
            <w:rFonts w:ascii="Arial" w:hAnsi="Arial" w:cs="Arial"/>
            <w:b w:val="0"/>
            <w:bCs w:val="0"/>
            <w:iCs/>
            <w:sz w:val="24"/>
            <w:szCs w:val="24"/>
            <w:shd w:val="clear" w:color="auto" w:fill="FFFFFF"/>
            <w:rPrChange w:id="2852" w:author="Patricia Sbrissa" w:date="2019-09-27T22:52:00Z">
              <w:rPr>
                <w:rStyle w:val="Forte"/>
                <w:rFonts w:ascii="Arial" w:hAnsi="Arial" w:cs="Arial"/>
                <w:i/>
                <w:color w:val="666666"/>
                <w:sz w:val="24"/>
                <w:szCs w:val="24"/>
                <w:shd w:val="clear" w:color="auto" w:fill="FFFFFF"/>
              </w:rPr>
            </w:rPrChange>
          </w:rPr>
          <w:delText>ributário</w:delText>
        </w:r>
        <w:r w:rsidRPr="00F86FB8" w:rsidDel="00F86FB8">
          <w:rPr>
            <w:rFonts w:ascii="Arial" w:hAnsi="Arial" w:cs="Arial"/>
            <w:iCs/>
            <w:sz w:val="24"/>
            <w:szCs w:val="24"/>
            <w:shd w:val="clear" w:color="auto" w:fill="FFFFFF"/>
            <w:rPrChange w:id="2853" w:author="Patricia Sbrissa" w:date="2019-09-27T22:52:00Z">
              <w:rPr>
                <w:rFonts w:ascii="Arial" w:hAnsi="Arial" w:cs="Arial"/>
                <w:b/>
                <w:i/>
                <w:color w:val="666666"/>
                <w:sz w:val="24"/>
                <w:szCs w:val="24"/>
                <w:shd w:val="clear" w:color="auto" w:fill="FFFFFF"/>
              </w:rPr>
            </w:rPrChange>
          </w:rPr>
          <w:delText>.</w:delText>
        </w:r>
        <w:r w:rsidRPr="00F86FB8" w:rsidDel="00F86FB8">
          <w:rPr>
            <w:rFonts w:ascii="Arial" w:hAnsi="Arial" w:cs="Arial"/>
            <w:b/>
            <w:iCs/>
            <w:sz w:val="24"/>
            <w:szCs w:val="24"/>
            <w:shd w:val="clear" w:color="auto" w:fill="FFFFFF"/>
            <w:rPrChange w:id="2854" w:author="Patricia Sbrissa" w:date="2019-09-27T22:52:00Z">
              <w:rPr>
                <w:rFonts w:ascii="Arial" w:hAnsi="Arial" w:cs="Arial"/>
                <w:b/>
                <w:i/>
                <w:color w:val="666666"/>
                <w:sz w:val="24"/>
                <w:szCs w:val="24"/>
                <w:shd w:val="clear" w:color="auto" w:fill="FFFFFF"/>
              </w:rPr>
            </w:rPrChange>
          </w:rPr>
          <w:delText xml:space="preserve"> </w:delText>
        </w:r>
        <w:r w:rsidRPr="00F86FB8" w:rsidDel="00F86FB8">
          <w:rPr>
            <w:rFonts w:ascii="Arial" w:hAnsi="Arial" w:cs="Arial"/>
            <w:iCs/>
            <w:sz w:val="24"/>
            <w:szCs w:val="24"/>
            <w:shd w:val="clear" w:color="auto" w:fill="FFFFFF"/>
            <w:rPrChange w:id="2855" w:author="Patricia Sbrissa" w:date="2019-09-27T22:52:00Z">
              <w:rPr>
                <w:rFonts w:ascii="Arial" w:hAnsi="Arial" w:cs="Arial"/>
                <w:i/>
                <w:color w:val="666666"/>
                <w:sz w:val="24"/>
                <w:szCs w:val="24"/>
                <w:shd w:val="clear" w:color="auto" w:fill="FFFFFF"/>
              </w:rPr>
            </w:rPrChange>
          </w:rPr>
          <w:delText>São Paulo: Editora Senac</w:delText>
        </w:r>
      </w:del>
      <w:del w:id="2856" w:author="Patricia Sbrissa" w:date="2019-09-27T16:42:00Z">
        <w:r w:rsidRPr="00F86FB8" w:rsidDel="00E34C5A">
          <w:rPr>
            <w:rFonts w:ascii="Arial" w:hAnsi="Arial" w:cs="Arial"/>
            <w:iCs/>
            <w:sz w:val="24"/>
            <w:szCs w:val="24"/>
            <w:shd w:val="clear" w:color="auto" w:fill="FFFFFF"/>
            <w:rPrChange w:id="2857" w:author="Patricia Sbrissa" w:date="2019-09-27T22:52:00Z">
              <w:rPr>
                <w:rFonts w:ascii="Arial" w:hAnsi="Arial" w:cs="Arial"/>
                <w:i/>
                <w:color w:val="666666"/>
                <w:sz w:val="24"/>
                <w:szCs w:val="24"/>
                <w:shd w:val="clear" w:color="auto" w:fill="FFFFFF"/>
              </w:rPr>
            </w:rPrChange>
          </w:rPr>
          <w:delText xml:space="preserve"> São Paulo</w:delText>
        </w:r>
      </w:del>
      <w:del w:id="2858" w:author="Patricia Sbrissa" w:date="2019-09-27T22:54:00Z">
        <w:r w:rsidRPr="00F86FB8" w:rsidDel="00F86FB8">
          <w:rPr>
            <w:rFonts w:ascii="Arial" w:hAnsi="Arial" w:cs="Arial"/>
            <w:iCs/>
            <w:sz w:val="24"/>
            <w:szCs w:val="24"/>
            <w:shd w:val="clear" w:color="auto" w:fill="FFFFFF"/>
            <w:rPrChange w:id="2859" w:author="Patricia Sbrissa" w:date="2019-09-27T22:52:00Z">
              <w:rPr>
                <w:rFonts w:ascii="Arial" w:hAnsi="Arial" w:cs="Arial"/>
                <w:i/>
                <w:color w:val="666666"/>
                <w:sz w:val="24"/>
                <w:szCs w:val="24"/>
                <w:shd w:val="clear" w:color="auto" w:fill="FFFFFF"/>
              </w:rPr>
            </w:rPrChange>
          </w:rPr>
          <w:delText>, 2011.</w:delText>
        </w:r>
      </w:del>
    </w:p>
    <w:p w14:paraId="34EC88FD" w14:textId="77777777" w:rsidR="00BB0046" w:rsidRPr="00F86FB8" w:rsidRDefault="00BB0046" w:rsidP="00F86FB8">
      <w:pPr>
        <w:ind w:firstLine="0"/>
        <w:rPr>
          <w:rFonts w:ascii="Arial" w:hAnsi="Arial" w:cs="Arial"/>
          <w:iCs/>
          <w:sz w:val="24"/>
          <w:szCs w:val="24"/>
          <w:rPrChange w:id="2860" w:author="Patricia Sbrissa" w:date="2019-09-27T22:52:00Z">
            <w:rPr>
              <w:rFonts w:ascii="Arial" w:hAnsi="Arial" w:cs="Arial"/>
              <w:i/>
              <w:sz w:val="24"/>
              <w:szCs w:val="24"/>
            </w:rPr>
          </w:rPrChange>
        </w:rPr>
        <w:pPrChange w:id="2861" w:author="Patricia Sbrissa" w:date="2019-09-27T22:52:00Z">
          <w:pPr/>
        </w:pPrChange>
      </w:pPr>
    </w:p>
    <w:p w14:paraId="715026F3" w14:textId="78819B10" w:rsidR="00BB0046" w:rsidRDefault="00BB0046" w:rsidP="00F069B9">
      <w:pPr>
        <w:ind w:firstLine="0"/>
        <w:jc w:val="left"/>
        <w:rPr>
          <w:ins w:id="2862" w:author="Patricia Sbrissa" w:date="2019-09-27T22:54:00Z"/>
          <w:rFonts w:ascii="Arial" w:hAnsi="Arial" w:cs="Arial"/>
          <w:iCs/>
          <w:sz w:val="24"/>
          <w:szCs w:val="24"/>
          <w:shd w:val="clear" w:color="auto" w:fill="FFFFFF"/>
        </w:rPr>
        <w:pPrChange w:id="2863" w:author="Patricia Sbrissa" w:date="2019-09-28T00:20:00Z">
          <w:pPr>
            <w:ind w:firstLine="0"/>
          </w:pPr>
        </w:pPrChange>
      </w:pPr>
      <w:r w:rsidRPr="00F86FB8">
        <w:rPr>
          <w:rFonts w:ascii="Arial" w:hAnsi="Arial" w:cs="Arial"/>
          <w:iCs/>
          <w:sz w:val="24"/>
          <w:szCs w:val="24"/>
          <w:shd w:val="clear" w:color="auto" w:fill="FFFFFF"/>
          <w:rPrChange w:id="2864" w:author="Patricia Sbrissa" w:date="2019-09-27T22:52:00Z">
            <w:rPr>
              <w:rFonts w:ascii="Arial" w:hAnsi="Arial" w:cs="Arial"/>
              <w:i/>
              <w:color w:val="666666"/>
              <w:sz w:val="24"/>
              <w:szCs w:val="24"/>
              <w:shd w:val="clear" w:color="auto" w:fill="FFFFFF"/>
            </w:rPr>
          </w:rPrChange>
        </w:rPr>
        <w:t>CAPARROZ, R</w:t>
      </w:r>
      <w:del w:id="2865" w:author="Patricia Sbrissa" w:date="2019-09-27T16:43:00Z">
        <w:r w:rsidRPr="00F86FB8" w:rsidDel="00E34C5A">
          <w:rPr>
            <w:rFonts w:ascii="Arial" w:hAnsi="Arial" w:cs="Arial"/>
            <w:iCs/>
            <w:sz w:val="24"/>
            <w:szCs w:val="24"/>
            <w:shd w:val="clear" w:color="auto" w:fill="FFFFFF"/>
            <w:rPrChange w:id="2866" w:author="Patricia Sbrissa" w:date="2019-09-27T22:52:00Z">
              <w:rPr>
                <w:rFonts w:ascii="Arial" w:hAnsi="Arial" w:cs="Arial"/>
                <w:i/>
                <w:color w:val="666666"/>
                <w:sz w:val="24"/>
                <w:szCs w:val="24"/>
                <w:shd w:val="clear" w:color="auto" w:fill="FFFFFF"/>
              </w:rPr>
            </w:rPrChange>
          </w:rPr>
          <w:delText>oberto</w:delText>
        </w:r>
      </w:del>
      <w:r w:rsidRPr="00F86FB8">
        <w:rPr>
          <w:rFonts w:ascii="Arial" w:hAnsi="Arial" w:cs="Arial"/>
          <w:iCs/>
          <w:sz w:val="24"/>
          <w:szCs w:val="24"/>
          <w:shd w:val="clear" w:color="auto" w:fill="FFFFFF"/>
          <w:rPrChange w:id="2867" w:author="Patricia Sbrissa" w:date="2019-09-27T22:52:00Z">
            <w:rPr>
              <w:rFonts w:ascii="Arial" w:hAnsi="Arial" w:cs="Arial"/>
              <w:i/>
              <w:color w:val="666666"/>
              <w:sz w:val="24"/>
              <w:szCs w:val="24"/>
              <w:shd w:val="clear" w:color="auto" w:fill="FFFFFF"/>
            </w:rPr>
          </w:rPrChange>
        </w:rPr>
        <w:t xml:space="preserve">. </w:t>
      </w:r>
      <w:r w:rsidRPr="00F86FB8">
        <w:rPr>
          <w:rFonts w:ascii="Arial" w:hAnsi="Arial" w:cs="Arial"/>
          <w:b/>
          <w:iCs/>
          <w:sz w:val="24"/>
          <w:szCs w:val="24"/>
          <w:shd w:val="clear" w:color="auto" w:fill="FFFFFF"/>
          <w:rPrChange w:id="2868" w:author="Patricia Sbrissa" w:date="2019-09-27T22:52:00Z">
            <w:rPr>
              <w:rFonts w:ascii="Arial" w:hAnsi="Arial" w:cs="Arial"/>
              <w:b/>
              <w:i/>
              <w:color w:val="666666"/>
              <w:sz w:val="24"/>
              <w:szCs w:val="24"/>
              <w:shd w:val="clear" w:color="auto" w:fill="FFFFFF"/>
            </w:rPr>
          </w:rPrChange>
        </w:rPr>
        <w:t xml:space="preserve">Direito </w:t>
      </w:r>
      <w:ins w:id="2869" w:author="Patricia Sbrissa" w:date="2019-09-27T22:52:00Z">
        <w:r w:rsidR="00F86FB8">
          <w:rPr>
            <w:rFonts w:ascii="Arial" w:hAnsi="Arial" w:cs="Arial"/>
            <w:b/>
            <w:iCs/>
            <w:sz w:val="24"/>
            <w:szCs w:val="24"/>
            <w:shd w:val="clear" w:color="auto" w:fill="FFFFFF"/>
          </w:rPr>
          <w:t>T</w:t>
        </w:r>
      </w:ins>
      <w:del w:id="2870" w:author="Patricia Sbrissa" w:date="2019-09-27T16:43:00Z">
        <w:r w:rsidRPr="00F86FB8" w:rsidDel="00E34C5A">
          <w:rPr>
            <w:rFonts w:ascii="Arial" w:hAnsi="Arial" w:cs="Arial"/>
            <w:b/>
            <w:iCs/>
            <w:sz w:val="24"/>
            <w:szCs w:val="24"/>
            <w:shd w:val="clear" w:color="auto" w:fill="FFFFFF"/>
            <w:rPrChange w:id="2871" w:author="Patricia Sbrissa" w:date="2019-09-27T22:52:00Z">
              <w:rPr>
                <w:rFonts w:ascii="Arial" w:hAnsi="Arial" w:cs="Arial"/>
                <w:b/>
                <w:i/>
                <w:color w:val="666666"/>
                <w:sz w:val="24"/>
                <w:szCs w:val="24"/>
                <w:shd w:val="clear" w:color="auto" w:fill="FFFFFF"/>
              </w:rPr>
            </w:rPrChange>
          </w:rPr>
          <w:delText>T</w:delText>
        </w:r>
      </w:del>
      <w:r w:rsidRPr="00F86FB8">
        <w:rPr>
          <w:rFonts w:ascii="Arial" w:hAnsi="Arial" w:cs="Arial"/>
          <w:b/>
          <w:iCs/>
          <w:sz w:val="24"/>
          <w:szCs w:val="24"/>
          <w:shd w:val="clear" w:color="auto" w:fill="FFFFFF"/>
          <w:rPrChange w:id="2872" w:author="Patricia Sbrissa" w:date="2019-09-27T22:52:00Z">
            <w:rPr>
              <w:rFonts w:ascii="Arial" w:hAnsi="Arial" w:cs="Arial"/>
              <w:b/>
              <w:i/>
              <w:color w:val="666666"/>
              <w:sz w:val="24"/>
              <w:szCs w:val="24"/>
              <w:shd w:val="clear" w:color="auto" w:fill="FFFFFF"/>
            </w:rPr>
          </w:rPrChange>
        </w:rPr>
        <w:t xml:space="preserve">ributário </w:t>
      </w:r>
      <w:ins w:id="2873" w:author="Patricia Sbrissa" w:date="2019-09-27T16:43:00Z">
        <w:r w:rsidR="00E34C5A" w:rsidRPr="00F86FB8">
          <w:rPr>
            <w:rFonts w:ascii="Arial" w:hAnsi="Arial" w:cs="Arial"/>
            <w:b/>
            <w:iCs/>
            <w:sz w:val="24"/>
            <w:szCs w:val="24"/>
            <w:shd w:val="clear" w:color="auto" w:fill="FFFFFF"/>
            <w:rPrChange w:id="2874" w:author="Patricia Sbrissa" w:date="2019-09-27T22:52:00Z">
              <w:rPr>
                <w:rFonts w:ascii="Arial" w:hAnsi="Arial" w:cs="Arial"/>
                <w:b/>
                <w:iCs/>
                <w:color w:val="666666"/>
                <w:sz w:val="24"/>
                <w:szCs w:val="24"/>
                <w:shd w:val="clear" w:color="auto" w:fill="FFFFFF"/>
              </w:rPr>
            </w:rPrChange>
          </w:rPr>
          <w:t>e</w:t>
        </w:r>
      </w:ins>
      <w:del w:id="2875" w:author="Patricia Sbrissa" w:date="2019-09-27T16:43:00Z">
        <w:r w:rsidRPr="00F86FB8" w:rsidDel="00E34C5A">
          <w:rPr>
            <w:rFonts w:ascii="Arial" w:hAnsi="Arial" w:cs="Arial"/>
            <w:b/>
            <w:iCs/>
            <w:sz w:val="24"/>
            <w:szCs w:val="24"/>
            <w:shd w:val="clear" w:color="auto" w:fill="FFFFFF"/>
            <w:rPrChange w:id="2876" w:author="Patricia Sbrissa" w:date="2019-09-27T22:52:00Z">
              <w:rPr>
                <w:rFonts w:ascii="Arial" w:hAnsi="Arial" w:cs="Arial"/>
                <w:b/>
                <w:i/>
                <w:color w:val="666666"/>
                <w:sz w:val="24"/>
                <w:szCs w:val="24"/>
                <w:shd w:val="clear" w:color="auto" w:fill="FFFFFF"/>
              </w:rPr>
            </w:rPrChange>
          </w:rPr>
          <w:delText>E</w:delText>
        </w:r>
      </w:del>
      <w:r w:rsidRPr="00F86FB8">
        <w:rPr>
          <w:rFonts w:ascii="Arial" w:hAnsi="Arial" w:cs="Arial"/>
          <w:b/>
          <w:iCs/>
          <w:sz w:val="24"/>
          <w:szCs w:val="24"/>
          <w:shd w:val="clear" w:color="auto" w:fill="FFFFFF"/>
          <w:rPrChange w:id="2877" w:author="Patricia Sbrissa" w:date="2019-09-27T22:52:00Z">
            <w:rPr>
              <w:rFonts w:ascii="Arial" w:hAnsi="Arial" w:cs="Arial"/>
              <w:b/>
              <w:i/>
              <w:color w:val="666666"/>
              <w:sz w:val="24"/>
              <w:szCs w:val="24"/>
              <w:shd w:val="clear" w:color="auto" w:fill="FFFFFF"/>
            </w:rPr>
          </w:rPrChange>
        </w:rPr>
        <w:t>squematizado</w:t>
      </w:r>
      <w:ins w:id="2878" w:author="Patricia Sbrissa" w:date="2019-09-27T16:43:00Z">
        <w:r w:rsidR="00E34C5A" w:rsidRPr="00F86FB8">
          <w:rPr>
            <w:rFonts w:ascii="Arial" w:hAnsi="Arial" w:cs="Arial"/>
            <w:iCs/>
            <w:sz w:val="24"/>
            <w:szCs w:val="24"/>
            <w:shd w:val="clear" w:color="auto" w:fill="FFFFFF"/>
            <w:rPrChange w:id="2879" w:author="Patricia Sbrissa" w:date="2019-09-27T22:52:00Z">
              <w:rPr>
                <w:rFonts w:ascii="Arial" w:hAnsi="Arial" w:cs="Arial"/>
                <w:iCs/>
                <w:color w:val="666666"/>
                <w:sz w:val="24"/>
                <w:szCs w:val="24"/>
                <w:shd w:val="clear" w:color="auto" w:fill="FFFFFF"/>
              </w:rPr>
            </w:rPrChange>
          </w:rPr>
          <w:t xml:space="preserve"> – breve introdução à história dos tributos.</w:t>
        </w:r>
      </w:ins>
      <w:del w:id="2880" w:author="Patricia Sbrissa" w:date="2019-09-27T16:43:00Z">
        <w:r w:rsidRPr="00F86FB8" w:rsidDel="00E34C5A">
          <w:rPr>
            <w:rFonts w:ascii="Arial" w:hAnsi="Arial" w:cs="Arial"/>
            <w:iCs/>
            <w:sz w:val="24"/>
            <w:szCs w:val="24"/>
            <w:shd w:val="clear" w:color="auto" w:fill="FFFFFF"/>
            <w:rPrChange w:id="2881" w:author="Patricia Sbrissa" w:date="2019-09-27T22:52:00Z">
              <w:rPr>
                <w:rFonts w:ascii="Arial" w:hAnsi="Arial" w:cs="Arial"/>
                <w:i/>
                <w:color w:val="666666"/>
                <w:sz w:val="24"/>
                <w:szCs w:val="24"/>
                <w:shd w:val="clear" w:color="auto" w:fill="FFFFFF"/>
              </w:rPr>
            </w:rPrChange>
          </w:rPr>
          <w:delText>.</w:delText>
        </w:r>
      </w:del>
      <w:r w:rsidRPr="00F86FB8">
        <w:rPr>
          <w:rFonts w:ascii="Arial" w:hAnsi="Arial" w:cs="Arial"/>
          <w:iCs/>
          <w:sz w:val="24"/>
          <w:szCs w:val="24"/>
          <w:shd w:val="clear" w:color="auto" w:fill="FFFFFF"/>
          <w:rPrChange w:id="2882" w:author="Patricia Sbrissa" w:date="2019-09-27T22:52:00Z">
            <w:rPr>
              <w:rFonts w:ascii="Arial" w:hAnsi="Arial" w:cs="Arial"/>
              <w:i/>
              <w:color w:val="666666"/>
              <w:sz w:val="24"/>
              <w:szCs w:val="24"/>
              <w:shd w:val="clear" w:color="auto" w:fill="FFFFFF"/>
            </w:rPr>
          </w:rPrChange>
        </w:rPr>
        <w:t xml:space="preserve"> 3</w:t>
      </w:r>
      <w:ins w:id="2883" w:author="Patricia Sbrissa" w:date="2019-09-27T16:43:00Z">
        <w:r w:rsidR="00E34C5A" w:rsidRPr="00F86FB8">
          <w:rPr>
            <w:rFonts w:ascii="Arial" w:hAnsi="Arial" w:cs="Arial"/>
            <w:iCs/>
            <w:sz w:val="24"/>
            <w:szCs w:val="24"/>
            <w:shd w:val="clear" w:color="auto" w:fill="FFFFFF"/>
            <w:rPrChange w:id="2884" w:author="Patricia Sbrissa" w:date="2019-09-27T22:52:00Z">
              <w:rPr>
                <w:rFonts w:ascii="Arial" w:hAnsi="Arial" w:cs="Arial"/>
                <w:iCs/>
                <w:color w:val="666666"/>
                <w:sz w:val="24"/>
                <w:szCs w:val="24"/>
                <w:shd w:val="clear" w:color="auto" w:fill="FFFFFF"/>
              </w:rPr>
            </w:rPrChange>
          </w:rPr>
          <w:t>.</w:t>
        </w:r>
      </w:ins>
      <w:del w:id="2885" w:author="Patricia Sbrissa" w:date="2019-09-27T16:43:00Z">
        <w:r w:rsidRPr="00F86FB8" w:rsidDel="00E34C5A">
          <w:rPr>
            <w:rFonts w:ascii="Arial" w:hAnsi="Arial" w:cs="Arial"/>
            <w:iCs/>
            <w:sz w:val="24"/>
            <w:szCs w:val="24"/>
            <w:shd w:val="clear" w:color="auto" w:fill="FFFFFF"/>
            <w:rPrChange w:id="2886" w:author="Patricia Sbrissa" w:date="2019-09-27T22:52:00Z">
              <w:rPr>
                <w:rFonts w:ascii="Arial" w:hAnsi="Arial" w:cs="Arial"/>
                <w:i/>
                <w:color w:val="666666"/>
                <w:sz w:val="24"/>
                <w:szCs w:val="24"/>
                <w:shd w:val="clear" w:color="auto" w:fill="FFFFFF"/>
              </w:rPr>
            </w:rPrChange>
          </w:rPr>
          <w:delText>ª</w:delText>
        </w:r>
      </w:del>
      <w:r w:rsidRPr="00F86FB8">
        <w:rPr>
          <w:rFonts w:ascii="Arial" w:hAnsi="Arial" w:cs="Arial"/>
          <w:iCs/>
          <w:sz w:val="24"/>
          <w:szCs w:val="24"/>
          <w:shd w:val="clear" w:color="auto" w:fill="FFFFFF"/>
          <w:rPrChange w:id="2887" w:author="Patricia Sbrissa" w:date="2019-09-27T22:52:00Z">
            <w:rPr>
              <w:rFonts w:ascii="Arial" w:hAnsi="Arial" w:cs="Arial"/>
              <w:i/>
              <w:color w:val="666666"/>
              <w:sz w:val="24"/>
              <w:szCs w:val="24"/>
              <w:shd w:val="clear" w:color="auto" w:fill="FFFFFF"/>
            </w:rPr>
          </w:rPrChange>
        </w:rPr>
        <w:t xml:space="preserve"> </w:t>
      </w:r>
      <w:ins w:id="2888" w:author="Patricia Sbrissa" w:date="2019-09-27T16:43:00Z">
        <w:r w:rsidR="00E34C5A" w:rsidRPr="00F86FB8">
          <w:rPr>
            <w:rFonts w:ascii="Arial" w:hAnsi="Arial" w:cs="Arial"/>
            <w:iCs/>
            <w:sz w:val="24"/>
            <w:szCs w:val="24"/>
            <w:shd w:val="clear" w:color="auto" w:fill="FFFFFF"/>
            <w:rPrChange w:id="2889" w:author="Patricia Sbrissa" w:date="2019-09-27T22:52:00Z">
              <w:rPr>
                <w:rFonts w:ascii="Arial" w:hAnsi="Arial" w:cs="Arial"/>
                <w:iCs/>
                <w:color w:val="666666"/>
                <w:sz w:val="24"/>
                <w:szCs w:val="24"/>
                <w:shd w:val="clear" w:color="auto" w:fill="FFFFFF"/>
              </w:rPr>
            </w:rPrChange>
          </w:rPr>
          <w:t>e</w:t>
        </w:r>
      </w:ins>
      <w:del w:id="2890" w:author="Patricia Sbrissa" w:date="2019-09-27T16:43:00Z">
        <w:r w:rsidRPr="00F86FB8" w:rsidDel="00E34C5A">
          <w:rPr>
            <w:rFonts w:ascii="Arial" w:hAnsi="Arial" w:cs="Arial"/>
            <w:iCs/>
            <w:sz w:val="24"/>
            <w:szCs w:val="24"/>
            <w:shd w:val="clear" w:color="auto" w:fill="FFFFFF"/>
            <w:rPrChange w:id="2891" w:author="Patricia Sbrissa" w:date="2019-09-27T22:52:00Z">
              <w:rPr>
                <w:rFonts w:ascii="Arial" w:hAnsi="Arial" w:cs="Arial"/>
                <w:i/>
                <w:color w:val="666666"/>
                <w:sz w:val="24"/>
                <w:szCs w:val="24"/>
                <w:shd w:val="clear" w:color="auto" w:fill="FFFFFF"/>
              </w:rPr>
            </w:rPrChange>
          </w:rPr>
          <w:delText>E</w:delText>
        </w:r>
      </w:del>
      <w:r w:rsidRPr="00F86FB8">
        <w:rPr>
          <w:rFonts w:ascii="Arial" w:hAnsi="Arial" w:cs="Arial"/>
          <w:iCs/>
          <w:sz w:val="24"/>
          <w:szCs w:val="24"/>
          <w:shd w:val="clear" w:color="auto" w:fill="FFFFFF"/>
          <w:rPrChange w:id="2892" w:author="Patricia Sbrissa" w:date="2019-09-27T22:52:00Z">
            <w:rPr>
              <w:rFonts w:ascii="Arial" w:hAnsi="Arial" w:cs="Arial"/>
              <w:i/>
              <w:color w:val="666666"/>
              <w:sz w:val="24"/>
              <w:szCs w:val="24"/>
              <w:shd w:val="clear" w:color="auto" w:fill="FFFFFF"/>
            </w:rPr>
          </w:rPrChange>
        </w:rPr>
        <w:t xml:space="preserve">d. </w:t>
      </w:r>
      <w:del w:id="2893" w:author="Patricia Sbrissa" w:date="2019-09-27T16:43:00Z">
        <w:r w:rsidRPr="00F86FB8" w:rsidDel="00E34C5A">
          <w:rPr>
            <w:rFonts w:ascii="Arial" w:hAnsi="Arial" w:cs="Arial"/>
            <w:iCs/>
            <w:sz w:val="24"/>
            <w:szCs w:val="24"/>
            <w:shd w:val="clear" w:color="auto" w:fill="FFFFFF"/>
            <w:rPrChange w:id="2894" w:author="Patricia Sbrissa" w:date="2019-09-27T22:52:00Z">
              <w:rPr>
                <w:rFonts w:ascii="Arial" w:hAnsi="Arial" w:cs="Arial"/>
                <w:i/>
                <w:color w:val="666666"/>
                <w:sz w:val="24"/>
                <w:szCs w:val="24"/>
                <w:shd w:val="clear" w:color="auto" w:fill="FFFFFF"/>
              </w:rPr>
            </w:rPrChange>
          </w:rPr>
          <w:delText xml:space="preserve">Breve Introdução a História dos Tributos. </w:delText>
        </w:r>
      </w:del>
      <w:r w:rsidRPr="00F86FB8">
        <w:rPr>
          <w:rFonts w:ascii="Arial" w:hAnsi="Arial" w:cs="Arial"/>
          <w:iCs/>
          <w:sz w:val="24"/>
          <w:szCs w:val="24"/>
          <w:shd w:val="clear" w:color="auto" w:fill="FFFFFF"/>
          <w:rPrChange w:id="2895" w:author="Patricia Sbrissa" w:date="2019-09-27T22:52:00Z">
            <w:rPr>
              <w:rFonts w:ascii="Arial" w:hAnsi="Arial" w:cs="Arial"/>
              <w:i/>
              <w:color w:val="666666"/>
              <w:sz w:val="24"/>
              <w:szCs w:val="24"/>
              <w:shd w:val="clear" w:color="auto" w:fill="FFFFFF"/>
            </w:rPr>
          </w:rPrChange>
        </w:rPr>
        <w:t>São Paulo: Saraiva Educação, 2019.</w:t>
      </w:r>
    </w:p>
    <w:p w14:paraId="1F269D7D" w14:textId="66A32DFE" w:rsidR="00F86FB8" w:rsidRDefault="00F86FB8" w:rsidP="00F069B9">
      <w:pPr>
        <w:ind w:firstLine="0"/>
        <w:jc w:val="left"/>
        <w:rPr>
          <w:ins w:id="2896" w:author="Patricia Sbrissa" w:date="2019-09-27T22:55:00Z"/>
          <w:rFonts w:ascii="Arial" w:hAnsi="Arial" w:cs="Arial"/>
          <w:iCs/>
          <w:sz w:val="24"/>
          <w:szCs w:val="24"/>
          <w:shd w:val="clear" w:color="auto" w:fill="FFFFFF"/>
        </w:rPr>
        <w:pPrChange w:id="2897" w:author="Patricia Sbrissa" w:date="2019-09-28T00:20:00Z">
          <w:pPr>
            <w:ind w:firstLine="0"/>
          </w:pPr>
        </w:pPrChange>
      </w:pPr>
      <w:ins w:id="2898" w:author="Patricia Sbrissa" w:date="2019-09-27T22:55:00Z">
        <w:r w:rsidRPr="004E2EE3">
          <w:rPr>
            <w:rFonts w:ascii="Arial" w:hAnsi="Arial" w:cs="Arial"/>
            <w:iCs/>
            <w:sz w:val="24"/>
            <w:szCs w:val="24"/>
            <w:shd w:val="clear" w:color="auto" w:fill="FFFFFF"/>
          </w:rPr>
          <w:t xml:space="preserve">EDUARDO MOGE, J. </w:t>
        </w:r>
        <w:r w:rsidRPr="004E2EE3">
          <w:rPr>
            <w:rFonts w:ascii="Arial" w:hAnsi="Arial" w:cs="Arial"/>
            <w:i/>
            <w:sz w:val="24"/>
            <w:szCs w:val="24"/>
            <w:shd w:val="clear" w:color="auto" w:fill="FFFFFF"/>
          </w:rPr>
          <w:t>et al</w:t>
        </w:r>
        <w:r w:rsidRPr="004E2EE3">
          <w:rPr>
            <w:rFonts w:ascii="Arial" w:hAnsi="Arial" w:cs="Arial"/>
            <w:iCs/>
            <w:sz w:val="24"/>
            <w:szCs w:val="24"/>
            <w:shd w:val="clear" w:color="auto" w:fill="FFFFFF"/>
          </w:rPr>
          <w:t xml:space="preserve">. </w:t>
        </w:r>
        <w:r w:rsidRPr="004E2EE3">
          <w:rPr>
            <w:rFonts w:ascii="Arial" w:hAnsi="Arial" w:cs="Arial"/>
            <w:b/>
            <w:iCs/>
            <w:sz w:val="24"/>
            <w:szCs w:val="24"/>
            <w:shd w:val="clear" w:color="auto" w:fill="FFFFFF"/>
          </w:rPr>
          <w:t>Gestão de tributos na empresa moderna</w:t>
        </w:r>
        <w:r w:rsidRPr="004E2EE3">
          <w:rPr>
            <w:rFonts w:ascii="Arial" w:hAnsi="Arial" w:cs="Arial"/>
            <w:iCs/>
            <w:sz w:val="24"/>
            <w:szCs w:val="24"/>
            <w:shd w:val="clear" w:color="auto" w:fill="FFFFFF"/>
          </w:rPr>
          <w:t xml:space="preserve"> – </w:t>
        </w:r>
        <w:r w:rsidRPr="004E2EE3">
          <w:rPr>
            <w:rStyle w:val="Forte"/>
            <w:rFonts w:ascii="Arial" w:hAnsi="Arial" w:cs="Arial"/>
            <w:b w:val="0"/>
            <w:bCs w:val="0"/>
            <w:iCs/>
            <w:sz w:val="24"/>
            <w:szCs w:val="24"/>
            <w:shd w:val="clear" w:color="auto" w:fill="FFFFFF"/>
          </w:rPr>
          <w:t>gestão do ambiente tributário</w:t>
        </w:r>
        <w:r w:rsidRPr="004E2EE3">
          <w:rPr>
            <w:rFonts w:ascii="Arial" w:hAnsi="Arial" w:cs="Arial"/>
            <w:iCs/>
            <w:sz w:val="24"/>
            <w:szCs w:val="24"/>
            <w:shd w:val="clear" w:color="auto" w:fill="FFFFFF"/>
          </w:rPr>
          <w:t>.</w:t>
        </w:r>
        <w:r w:rsidRPr="004E2EE3">
          <w:rPr>
            <w:rFonts w:ascii="Arial" w:hAnsi="Arial" w:cs="Arial"/>
            <w:b/>
            <w:iCs/>
            <w:sz w:val="24"/>
            <w:szCs w:val="24"/>
            <w:shd w:val="clear" w:color="auto" w:fill="FFFFFF"/>
          </w:rPr>
          <w:t xml:space="preserve"> </w:t>
        </w:r>
        <w:r w:rsidRPr="004E2EE3">
          <w:rPr>
            <w:rFonts w:ascii="Arial" w:hAnsi="Arial" w:cs="Arial"/>
            <w:iCs/>
            <w:sz w:val="24"/>
            <w:szCs w:val="24"/>
            <w:shd w:val="clear" w:color="auto" w:fill="FFFFFF"/>
          </w:rPr>
          <w:t>São Paulo: Editora Senac, 2011.</w:t>
        </w:r>
      </w:ins>
    </w:p>
    <w:p w14:paraId="1D28442A" w14:textId="2CCBBF66" w:rsidR="00F86FB8" w:rsidRPr="00F86FB8" w:rsidRDefault="00F86FB8" w:rsidP="00F069B9">
      <w:pPr>
        <w:ind w:firstLine="0"/>
        <w:jc w:val="left"/>
        <w:rPr>
          <w:rFonts w:ascii="Arial" w:hAnsi="Arial" w:cs="Arial"/>
          <w:iCs/>
          <w:sz w:val="24"/>
          <w:szCs w:val="24"/>
          <w:shd w:val="clear" w:color="auto" w:fill="FFFFFF"/>
          <w:rPrChange w:id="2899" w:author="Patricia Sbrissa" w:date="2019-09-27T22:52:00Z">
            <w:rPr>
              <w:rFonts w:ascii="Arial" w:hAnsi="Arial" w:cs="Arial"/>
              <w:i/>
              <w:color w:val="666666"/>
              <w:sz w:val="24"/>
              <w:szCs w:val="24"/>
              <w:shd w:val="clear" w:color="auto" w:fill="FFFFFF"/>
            </w:rPr>
          </w:rPrChange>
        </w:rPr>
        <w:pPrChange w:id="2900" w:author="Patricia Sbrissa" w:date="2019-09-28T00:20:00Z">
          <w:pPr/>
        </w:pPrChange>
      </w:pPr>
      <w:ins w:id="2901" w:author="Patricia Sbrissa" w:date="2019-09-27T22:55:00Z">
        <w:r w:rsidRPr="004E2EE3">
          <w:rPr>
            <w:rFonts w:ascii="Arial" w:hAnsi="Arial" w:cs="Arial"/>
            <w:iCs/>
            <w:sz w:val="24"/>
            <w:szCs w:val="24"/>
            <w:shd w:val="clear" w:color="auto" w:fill="FFFFFF"/>
          </w:rPr>
          <w:t xml:space="preserve">NIARALDI, G. </w:t>
        </w:r>
        <w:r w:rsidRPr="004E2EE3">
          <w:rPr>
            <w:rFonts w:ascii="Arial" w:hAnsi="Arial" w:cs="Arial"/>
            <w:b/>
            <w:iCs/>
            <w:sz w:val="24"/>
            <w:szCs w:val="24"/>
            <w:shd w:val="clear" w:color="auto" w:fill="FFFFFF"/>
          </w:rPr>
          <w:t xml:space="preserve">Direito </w:t>
        </w:r>
        <w:r>
          <w:rPr>
            <w:rFonts w:ascii="Arial" w:hAnsi="Arial" w:cs="Arial"/>
            <w:b/>
            <w:iCs/>
            <w:sz w:val="24"/>
            <w:szCs w:val="24"/>
            <w:shd w:val="clear" w:color="auto" w:fill="FFFFFF"/>
          </w:rPr>
          <w:t>E</w:t>
        </w:r>
        <w:r w:rsidRPr="004E2EE3">
          <w:rPr>
            <w:rFonts w:ascii="Arial" w:hAnsi="Arial" w:cs="Arial"/>
            <w:b/>
            <w:iCs/>
            <w:sz w:val="24"/>
            <w:szCs w:val="24"/>
            <w:shd w:val="clear" w:color="auto" w:fill="FFFFFF"/>
          </w:rPr>
          <w:t>mpresarial</w:t>
        </w:r>
        <w:r w:rsidRPr="004E2EE3">
          <w:rPr>
            <w:rFonts w:ascii="Arial" w:hAnsi="Arial" w:cs="Arial"/>
            <w:iCs/>
            <w:sz w:val="24"/>
            <w:szCs w:val="24"/>
            <w:shd w:val="clear" w:color="auto" w:fill="FFFFFF"/>
          </w:rPr>
          <w:t xml:space="preserve">. São Paulo: Pearson </w:t>
        </w:r>
        <w:proofErr w:type="spellStart"/>
        <w:r w:rsidRPr="004E2EE3">
          <w:rPr>
            <w:rFonts w:ascii="Arial" w:hAnsi="Arial" w:cs="Arial"/>
            <w:iCs/>
            <w:sz w:val="24"/>
            <w:szCs w:val="24"/>
            <w:shd w:val="clear" w:color="auto" w:fill="FFFFFF"/>
          </w:rPr>
          <w:t>Education</w:t>
        </w:r>
        <w:proofErr w:type="spellEnd"/>
        <w:r w:rsidRPr="004E2EE3">
          <w:rPr>
            <w:rFonts w:ascii="Arial" w:hAnsi="Arial" w:cs="Arial"/>
            <w:iCs/>
            <w:sz w:val="24"/>
            <w:szCs w:val="24"/>
            <w:shd w:val="clear" w:color="auto" w:fill="FFFFFF"/>
          </w:rPr>
          <w:t xml:space="preserve"> do Brasil, 2012.  </w:t>
        </w:r>
      </w:ins>
    </w:p>
    <w:p w14:paraId="2AF33EB3" w14:textId="77777777" w:rsidR="00BB0046" w:rsidRPr="00EE1285" w:rsidRDefault="00BB0046" w:rsidP="002440BA">
      <w:pPr>
        <w:jc w:val="center"/>
        <w:rPr>
          <w:rFonts w:ascii="Arial" w:hAnsi="Arial" w:cs="Arial"/>
          <w:i/>
          <w:sz w:val="28"/>
          <w:szCs w:val="28"/>
        </w:rPr>
      </w:pPr>
    </w:p>
    <w:sectPr w:rsidR="00BB0046" w:rsidRPr="00EE1285" w:rsidSect="003A17D6">
      <w:pgSz w:w="11906" w:h="16838"/>
      <w:pgMar w:top="1701" w:right="1701" w:bottom="1701" w:left="1701" w:header="709" w:footer="709" w:gutter="0"/>
      <w:cols w:space="708"/>
      <w:docGrid w:linePitch="360"/>
      <w:sectPrChange w:id="2902" w:author="Patricia Sbrissa" w:date="2019-09-27T21:22:00Z">
        <w:sectPr w:rsidR="00BB0046" w:rsidRPr="00EE1285" w:rsidSect="003A17D6">
          <w:pgMar w:top="1417" w:right="1701" w:bottom="1417" w:left="1701"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9" w:author="Patricia Sbrissa" w:date="2019-09-27T22:32:00Z" w:initials="PS">
    <w:p w14:paraId="6272C4A7" w14:textId="3DFB0B48" w:rsidR="00281E9B" w:rsidRDefault="00281E9B">
      <w:pPr>
        <w:pStyle w:val="Textodecomentrio"/>
      </w:pPr>
      <w:r>
        <w:rPr>
          <w:rStyle w:val="Refdecomentrio"/>
        </w:rPr>
        <w:annotationRef/>
      </w:r>
      <w:r w:rsidRPr="00842DF2">
        <w:t>https://commons.wikimedia.org/w/index.php?sort=relevance&amp;search=publican+rome&amp;title=Special:Search&amp;profile=advanced&amp;fulltext=1&amp;advancedSearch-current=%7B%7D&amp;ns0=1&amp;ns6=1&amp;ns12=1&amp;ns14=1&amp;ns100=1&amp;ns106=1&amp;searchToken=84cdqz19fptgi71r14cuun5c4#%2Fmedia%2FFile%3ASchnorr_von_Carolsfeld_Bibel_in_Bildern_1860_200.png</w:t>
      </w:r>
    </w:p>
  </w:comment>
  <w:comment w:id="924" w:author="Patricia Sbrissa" w:date="2019-09-28T00:10:00Z" w:initials="PS">
    <w:p w14:paraId="04F78159" w14:textId="6EBE967E" w:rsidR="00922708" w:rsidRDefault="00922708">
      <w:pPr>
        <w:pStyle w:val="Textodecomentrio"/>
      </w:pPr>
      <w:r>
        <w:rPr>
          <w:rStyle w:val="Refdecomentrio"/>
        </w:rPr>
        <w:annotationRef/>
      </w:r>
      <w:r>
        <w:t>Professor, ele era devido sobre os impostos ou devido sobre a herança de pessoas ricas?</w:t>
      </w:r>
    </w:p>
  </w:comment>
  <w:comment w:id="1139" w:author="Patricia Sbrissa" w:date="2019-09-27T22:40:00Z" w:initials="PS">
    <w:p w14:paraId="05B71E1D" w14:textId="3AA48CD0" w:rsidR="00281E9B" w:rsidRDefault="00281E9B">
      <w:pPr>
        <w:pStyle w:val="Textodecomentrio"/>
      </w:pPr>
      <w:r>
        <w:rPr>
          <w:rStyle w:val="Refdecomentrio"/>
        </w:rPr>
        <w:annotationRef/>
      </w:r>
      <w:r w:rsidRPr="00257548">
        <w:t>https://commons.wikimedia.org/wiki/File:Jeorg_Breu_Elder_A_Question_to_a_Mintmaker_c1500.png?uselang=pt-br#file</w:t>
      </w:r>
    </w:p>
  </w:comment>
  <w:comment w:id="1661" w:author="Patricia Sbrissa" w:date="2019-09-27T23:21:00Z" w:initials="PS">
    <w:p w14:paraId="153C01EB" w14:textId="0DB797C6" w:rsidR="00824BB2" w:rsidRDefault="00824BB2">
      <w:pPr>
        <w:pStyle w:val="Textodecomentrio"/>
      </w:pPr>
      <w:r>
        <w:rPr>
          <w:rStyle w:val="Refdecomentrio"/>
        </w:rPr>
        <w:annotationRef/>
      </w:r>
      <w:r>
        <w:t>Professor, não entendi. Depois que as casas de fundição foram criadas o rei ordenou uma mudança? Qual foi essa mudança?</w:t>
      </w:r>
    </w:p>
  </w:comment>
  <w:comment w:id="1757" w:author="Patricia Sbrissa" w:date="2019-09-27T23:50:00Z" w:initials="PS">
    <w:p w14:paraId="348D7CD4" w14:textId="4515DD67" w:rsidR="00C96CED" w:rsidRDefault="00C96CED">
      <w:pPr>
        <w:pStyle w:val="Textodecomentrio"/>
      </w:pPr>
      <w:r>
        <w:rPr>
          <w:rStyle w:val="Refdecomentrio"/>
        </w:rPr>
        <w:annotationRef/>
      </w:r>
      <w:r>
        <w:t>Professor, esta informação parece solta. Ela não deveria integrar o parágrafo seguinte, de modo a completar a informação sobre o descontentamento do rei?</w:t>
      </w:r>
    </w:p>
  </w:comment>
  <w:comment w:id="2770" w:author="Patricia Sbrissa" w:date="2019-09-28T00:21:00Z" w:initials="PS">
    <w:p w14:paraId="6F7BAF16" w14:textId="607B46BE" w:rsidR="00E7738E" w:rsidRDefault="00E7738E">
      <w:pPr>
        <w:pStyle w:val="Textodecomentrio"/>
      </w:pPr>
      <w:r>
        <w:rPr>
          <w:rStyle w:val="Refdecomentrio"/>
        </w:rPr>
        <w:annotationRef/>
      </w:r>
      <w:r>
        <w:t xml:space="preserve">Professor, sugiro essa complementação. Na maioria das vezes, não temos como “escapar” dos impostos, a não ser pela sonegação. </w:t>
      </w:r>
    </w:p>
  </w:comment>
  <w:comment w:id="2785" w:author="Patricia Sbrissa" w:date="2019-09-27T22:53:00Z" w:initials="PS">
    <w:p w14:paraId="0EB951E0" w14:textId="6DEDF139" w:rsidR="00281E9B" w:rsidRDefault="00281E9B">
      <w:pPr>
        <w:pStyle w:val="Textodecomentrio"/>
      </w:pPr>
      <w:r>
        <w:rPr>
          <w:rStyle w:val="Refdecomentrio"/>
        </w:rPr>
        <w:annotationRef/>
      </w:r>
      <w:r>
        <w:t xml:space="preserve">Professor, só colocamos nas referências as obras que de fato tenham sido citadas ao longo do texto, direta ou indiretamente. Como a bibliográfica básica do curso é o livro do </w:t>
      </w:r>
      <w:proofErr w:type="spellStart"/>
      <w:r>
        <w:t>Caparroz</w:t>
      </w:r>
      <w:proofErr w:type="spellEnd"/>
      <w:r>
        <w:t xml:space="preserve">, é interessante o senhor citar uma passagem dessa obra ou pelo menos fazer menção a alguma ideia que ele trabalha.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72C4A7" w15:done="0"/>
  <w15:commentEx w15:paraId="04F78159" w15:done="0"/>
  <w15:commentEx w15:paraId="05B71E1D" w15:done="0"/>
  <w15:commentEx w15:paraId="153C01EB" w15:done="0"/>
  <w15:commentEx w15:paraId="348D7CD4" w15:done="0"/>
  <w15:commentEx w15:paraId="6F7BAF16" w15:done="0"/>
  <w15:commentEx w15:paraId="0EB95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72C4A7" w16cid:durableId="21390C6B"/>
  <w16cid:commentId w16cid:paraId="04F78159" w16cid:durableId="21392377"/>
  <w16cid:commentId w16cid:paraId="05B71E1D" w16cid:durableId="21390E7B"/>
  <w16cid:commentId w16cid:paraId="153C01EB" w16cid:durableId="213917EC"/>
  <w16cid:commentId w16cid:paraId="348D7CD4" w16cid:durableId="21391ED5"/>
  <w16cid:commentId w16cid:paraId="6F7BAF16" w16cid:durableId="2139260C"/>
  <w16cid:commentId w16cid:paraId="0EB951E0" w16cid:durableId="2139116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B1531"/>
    <w:multiLevelType w:val="hybridMultilevel"/>
    <w:tmpl w:val="B9AEFDC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3629776A"/>
    <w:multiLevelType w:val="hybridMultilevel"/>
    <w:tmpl w:val="BD76C9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4D7845F7"/>
    <w:multiLevelType w:val="hybridMultilevel"/>
    <w:tmpl w:val="EFA2C1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831A43"/>
    <w:multiLevelType w:val="hybridMultilevel"/>
    <w:tmpl w:val="4F6EB0D8"/>
    <w:lvl w:ilvl="0" w:tplc="DB74876C">
      <w:start w:val="1"/>
      <w:numFmt w:val="decimal"/>
      <w:lvlText w:val="%1."/>
      <w:lvlJc w:val="left"/>
      <w:pPr>
        <w:ind w:left="720" w:hanging="360"/>
      </w:pPr>
      <w:rPr>
        <w:rFonts w:hint="default"/>
        <w:b w:val="0"/>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ricia Sbrissa">
    <w15:presenceInfo w15:providerId="Windows Live" w15:userId="cc2c5088d180d6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0BA"/>
    <w:rsid w:val="0000065C"/>
    <w:rsid w:val="00002B21"/>
    <w:rsid w:val="00003AB1"/>
    <w:rsid w:val="00004EBB"/>
    <w:rsid w:val="0001178D"/>
    <w:rsid w:val="000153F8"/>
    <w:rsid w:val="000160C3"/>
    <w:rsid w:val="000367E7"/>
    <w:rsid w:val="000377D5"/>
    <w:rsid w:val="0004669E"/>
    <w:rsid w:val="00070EBD"/>
    <w:rsid w:val="00075FF4"/>
    <w:rsid w:val="000802B9"/>
    <w:rsid w:val="00082D5C"/>
    <w:rsid w:val="000927B8"/>
    <w:rsid w:val="00094560"/>
    <w:rsid w:val="00096FF6"/>
    <w:rsid w:val="000A5101"/>
    <w:rsid w:val="000A6ED0"/>
    <w:rsid w:val="000B2600"/>
    <w:rsid w:val="000B4D5C"/>
    <w:rsid w:val="000C1719"/>
    <w:rsid w:val="000C743E"/>
    <w:rsid w:val="000D1337"/>
    <w:rsid w:val="000D4C75"/>
    <w:rsid w:val="000E3E54"/>
    <w:rsid w:val="000E53A4"/>
    <w:rsid w:val="000E741A"/>
    <w:rsid w:val="00121F37"/>
    <w:rsid w:val="0012406A"/>
    <w:rsid w:val="0014267E"/>
    <w:rsid w:val="00143706"/>
    <w:rsid w:val="00153CA0"/>
    <w:rsid w:val="00155EE3"/>
    <w:rsid w:val="001609D1"/>
    <w:rsid w:val="00163034"/>
    <w:rsid w:val="00187055"/>
    <w:rsid w:val="00187FAB"/>
    <w:rsid w:val="001904A7"/>
    <w:rsid w:val="001909A6"/>
    <w:rsid w:val="00192614"/>
    <w:rsid w:val="00192B93"/>
    <w:rsid w:val="001B5187"/>
    <w:rsid w:val="001D064F"/>
    <w:rsid w:val="001D7C8E"/>
    <w:rsid w:val="001E297D"/>
    <w:rsid w:val="001F4267"/>
    <w:rsid w:val="001F50E1"/>
    <w:rsid w:val="00203D08"/>
    <w:rsid w:val="00213792"/>
    <w:rsid w:val="0021707E"/>
    <w:rsid w:val="00221494"/>
    <w:rsid w:val="00231A03"/>
    <w:rsid w:val="002343F9"/>
    <w:rsid w:val="00242AAD"/>
    <w:rsid w:val="002440BA"/>
    <w:rsid w:val="0024595D"/>
    <w:rsid w:val="00251ED3"/>
    <w:rsid w:val="00257548"/>
    <w:rsid w:val="002705C8"/>
    <w:rsid w:val="002722B6"/>
    <w:rsid w:val="00275FA1"/>
    <w:rsid w:val="002765C3"/>
    <w:rsid w:val="00281E9B"/>
    <w:rsid w:val="00285B9C"/>
    <w:rsid w:val="00291928"/>
    <w:rsid w:val="00294949"/>
    <w:rsid w:val="002A5172"/>
    <w:rsid w:val="002B42FC"/>
    <w:rsid w:val="002B55E8"/>
    <w:rsid w:val="002C504F"/>
    <w:rsid w:val="002C562D"/>
    <w:rsid w:val="002D2A25"/>
    <w:rsid w:val="002E47F6"/>
    <w:rsid w:val="002E7329"/>
    <w:rsid w:val="002F2F5D"/>
    <w:rsid w:val="002F5641"/>
    <w:rsid w:val="00302567"/>
    <w:rsid w:val="00307C68"/>
    <w:rsid w:val="00307E84"/>
    <w:rsid w:val="00312B79"/>
    <w:rsid w:val="003250AB"/>
    <w:rsid w:val="00325CAC"/>
    <w:rsid w:val="0033247A"/>
    <w:rsid w:val="00345383"/>
    <w:rsid w:val="00352B7D"/>
    <w:rsid w:val="00353E8D"/>
    <w:rsid w:val="003700B3"/>
    <w:rsid w:val="00370B39"/>
    <w:rsid w:val="0038023B"/>
    <w:rsid w:val="00383ADE"/>
    <w:rsid w:val="00385E37"/>
    <w:rsid w:val="00393C7D"/>
    <w:rsid w:val="003A17D6"/>
    <w:rsid w:val="003A3842"/>
    <w:rsid w:val="003A386D"/>
    <w:rsid w:val="003A77AD"/>
    <w:rsid w:val="003B10D0"/>
    <w:rsid w:val="003D1FA2"/>
    <w:rsid w:val="003D7D0B"/>
    <w:rsid w:val="003E39EB"/>
    <w:rsid w:val="003E4AF2"/>
    <w:rsid w:val="003F6EFD"/>
    <w:rsid w:val="004016B8"/>
    <w:rsid w:val="00432289"/>
    <w:rsid w:val="00444314"/>
    <w:rsid w:val="00446D8B"/>
    <w:rsid w:val="0046248A"/>
    <w:rsid w:val="004657FB"/>
    <w:rsid w:val="0048019F"/>
    <w:rsid w:val="0048265E"/>
    <w:rsid w:val="00483594"/>
    <w:rsid w:val="0049442E"/>
    <w:rsid w:val="00495F1D"/>
    <w:rsid w:val="004A0045"/>
    <w:rsid w:val="004B4108"/>
    <w:rsid w:val="004C01D1"/>
    <w:rsid w:val="004C340C"/>
    <w:rsid w:val="004C4884"/>
    <w:rsid w:val="004C7E09"/>
    <w:rsid w:val="004D0B26"/>
    <w:rsid w:val="004D1A63"/>
    <w:rsid w:val="004E06D1"/>
    <w:rsid w:val="004E06F7"/>
    <w:rsid w:val="004E1883"/>
    <w:rsid w:val="004E302B"/>
    <w:rsid w:val="004F1747"/>
    <w:rsid w:val="005007DE"/>
    <w:rsid w:val="00501F9F"/>
    <w:rsid w:val="00502726"/>
    <w:rsid w:val="00511BC2"/>
    <w:rsid w:val="00515BC7"/>
    <w:rsid w:val="005223DD"/>
    <w:rsid w:val="00524482"/>
    <w:rsid w:val="00527B49"/>
    <w:rsid w:val="00527EA9"/>
    <w:rsid w:val="00535562"/>
    <w:rsid w:val="00545F0D"/>
    <w:rsid w:val="00550F52"/>
    <w:rsid w:val="005576A8"/>
    <w:rsid w:val="00567846"/>
    <w:rsid w:val="0057201A"/>
    <w:rsid w:val="00581826"/>
    <w:rsid w:val="005846AC"/>
    <w:rsid w:val="00591C7F"/>
    <w:rsid w:val="00594253"/>
    <w:rsid w:val="005A34F3"/>
    <w:rsid w:val="005A4AFB"/>
    <w:rsid w:val="005B7662"/>
    <w:rsid w:val="005C2CC3"/>
    <w:rsid w:val="005C3F47"/>
    <w:rsid w:val="005C62AA"/>
    <w:rsid w:val="005D56FD"/>
    <w:rsid w:val="005E348A"/>
    <w:rsid w:val="005E4BB5"/>
    <w:rsid w:val="005F6A4D"/>
    <w:rsid w:val="00602D9F"/>
    <w:rsid w:val="00641E88"/>
    <w:rsid w:val="0065665A"/>
    <w:rsid w:val="006644F8"/>
    <w:rsid w:val="0067592D"/>
    <w:rsid w:val="00675A6B"/>
    <w:rsid w:val="00677D74"/>
    <w:rsid w:val="00680F4C"/>
    <w:rsid w:val="00683E40"/>
    <w:rsid w:val="00683FB3"/>
    <w:rsid w:val="00690F1A"/>
    <w:rsid w:val="0069128B"/>
    <w:rsid w:val="00691D55"/>
    <w:rsid w:val="00692CC9"/>
    <w:rsid w:val="006A2609"/>
    <w:rsid w:val="006B2259"/>
    <w:rsid w:val="006B2897"/>
    <w:rsid w:val="006C04E9"/>
    <w:rsid w:val="006C12A4"/>
    <w:rsid w:val="006C28C9"/>
    <w:rsid w:val="006C2FA4"/>
    <w:rsid w:val="006C4C00"/>
    <w:rsid w:val="006D490D"/>
    <w:rsid w:val="006D6A89"/>
    <w:rsid w:val="006D7E88"/>
    <w:rsid w:val="006E14C1"/>
    <w:rsid w:val="006E3619"/>
    <w:rsid w:val="006E3D62"/>
    <w:rsid w:val="006E4B32"/>
    <w:rsid w:val="006E5951"/>
    <w:rsid w:val="006E5BFC"/>
    <w:rsid w:val="006E5C83"/>
    <w:rsid w:val="006E5EC1"/>
    <w:rsid w:val="006F1B44"/>
    <w:rsid w:val="006F3750"/>
    <w:rsid w:val="0070496A"/>
    <w:rsid w:val="00715041"/>
    <w:rsid w:val="007257A4"/>
    <w:rsid w:val="00725C68"/>
    <w:rsid w:val="0073126E"/>
    <w:rsid w:val="007546EE"/>
    <w:rsid w:val="00761996"/>
    <w:rsid w:val="00764D51"/>
    <w:rsid w:val="00764F8A"/>
    <w:rsid w:val="00781B8D"/>
    <w:rsid w:val="00786C19"/>
    <w:rsid w:val="00795DA0"/>
    <w:rsid w:val="007A4E28"/>
    <w:rsid w:val="007A6EDD"/>
    <w:rsid w:val="007B002F"/>
    <w:rsid w:val="007B36D1"/>
    <w:rsid w:val="007B5740"/>
    <w:rsid w:val="007B6468"/>
    <w:rsid w:val="007C2FCB"/>
    <w:rsid w:val="007C7A62"/>
    <w:rsid w:val="007D000E"/>
    <w:rsid w:val="007D12AF"/>
    <w:rsid w:val="007D3B29"/>
    <w:rsid w:val="007D3CC8"/>
    <w:rsid w:val="007E5A7B"/>
    <w:rsid w:val="007F080B"/>
    <w:rsid w:val="007F0E89"/>
    <w:rsid w:val="007F23C4"/>
    <w:rsid w:val="007F5FAE"/>
    <w:rsid w:val="00800759"/>
    <w:rsid w:val="008036E9"/>
    <w:rsid w:val="00807A62"/>
    <w:rsid w:val="008161F9"/>
    <w:rsid w:val="008245A2"/>
    <w:rsid w:val="00824BB2"/>
    <w:rsid w:val="00834A17"/>
    <w:rsid w:val="00837AEB"/>
    <w:rsid w:val="00842DF2"/>
    <w:rsid w:val="00845DE4"/>
    <w:rsid w:val="008508F7"/>
    <w:rsid w:val="00855349"/>
    <w:rsid w:val="0087630A"/>
    <w:rsid w:val="008852C0"/>
    <w:rsid w:val="00886DE0"/>
    <w:rsid w:val="008A0583"/>
    <w:rsid w:val="008E01F7"/>
    <w:rsid w:val="008E216D"/>
    <w:rsid w:val="008E4FAC"/>
    <w:rsid w:val="008E52F7"/>
    <w:rsid w:val="008F4415"/>
    <w:rsid w:val="008F7F3D"/>
    <w:rsid w:val="0090745D"/>
    <w:rsid w:val="0091173C"/>
    <w:rsid w:val="00922708"/>
    <w:rsid w:val="00923733"/>
    <w:rsid w:val="009311A3"/>
    <w:rsid w:val="00932568"/>
    <w:rsid w:val="0093600D"/>
    <w:rsid w:val="00941F36"/>
    <w:rsid w:val="00944FA7"/>
    <w:rsid w:val="009612CD"/>
    <w:rsid w:val="00966B5E"/>
    <w:rsid w:val="00975928"/>
    <w:rsid w:val="009760D7"/>
    <w:rsid w:val="00977BE9"/>
    <w:rsid w:val="00982A74"/>
    <w:rsid w:val="00986A12"/>
    <w:rsid w:val="0099221B"/>
    <w:rsid w:val="009972C4"/>
    <w:rsid w:val="009A086A"/>
    <w:rsid w:val="009A611A"/>
    <w:rsid w:val="009B3A3C"/>
    <w:rsid w:val="009C400E"/>
    <w:rsid w:val="009C5C47"/>
    <w:rsid w:val="009D2B5A"/>
    <w:rsid w:val="009D32DA"/>
    <w:rsid w:val="009D7041"/>
    <w:rsid w:val="009E0AA6"/>
    <w:rsid w:val="009E5674"/>
    <w:rsid w:val="009E7AC6"/>
    <w:rsid w:val="00A10030"/>
    <w:rsid w:val="00A26AC3"/>
    <w:rsid w:val="00A33C1D"/>
    <w:rsid w:val="00A346EF"/>
    <w:rsid w:val="00A35778"/>
    <w:rsid w:val="00A451F7"/>
    <w:rsid w:val="00A51BD4"/>
    <w:rsid w:val="00A70E6A"/>
    <w:rsid w:val="00A712E1"/>
    <w:rsid w:val="00A73DE0"/>
    <w:rsid w:val="00A879CE"/>
    <w:rsid w:val="00A918AE"/>
    <w:rsid w:val="00A925A3"/>
    <w:rsid w:val="00AA2D5B"/>
    <w:rsid w:val="00AA5390"/>
    <w:rsid w:val="00AC5BA2"/>
    <w:rsid w:val="00AC6763"/>
    <w:rsid w:val="00AC71C4"/>
    <w:rsid w:val="00AD5E98"/>
    <w:rsid w:val="00AE0A2F"/>
    <w:rsid w:val="00AE0AF3"/>
    <w:rsid w:val="00AE2A42"/>
    <w:rsid w:val="00AE5300"/>
    <w:rsid w:val="00AF75F5"/>
    <w:rsid w:val="00B045CB"/>
    <w:rsid w:val="00B156D6"/>
    <w:rsid w:val="00B16276"/>
    <w:rsid w:val="00B22B8A"/>
    <w:rsid w:val="00B3372E"/>
    <w:rsid w:val="00B453B7"/>
    <w:rsid w:val="00B456DF"/>
    <w:rsid w:val="00B526AA"/>
    <w:rsid w:val="00B54FF2"/>
    <w:rsid w:val="00B55A3A"/>
    <w:rsid w:val="00B61ABB"/>
    <w:rsid w:val="00B709CF"/>
    <w:rsid w:val="00B72571"/>
    <w:rsid w:val="00B72821"/>
    <w:rsid w:val="00B7484C"/>
    <w:rsid w:val="00B84B3D"/>
    <w:rsid w:val="00B8789C"/>
    <w:rsid w:val="00B90EC3"/>
    <w:rsid w:val="00B9485C"/>
    <w:rsid w:val="00BA5A8D"/>
    <w:rsid w:val="00BA779E"/>
    <w:rsid w:val="00BB0046"/>
    <w:rsid w:val="00BD46AF"/>
    <w:rsid w:val="00BD584C"/>
    <w:rsid w:val="00BE6AC4"/>
    <w:rsid w:val="00BF1CB9"/>
    <w:rsid w:val="00C0436D"/>
    <w:rsid w:val="00C063B7"/>
    <w:rsid w:val="00C20046"/>
    <w:rsid w:val="00C51CC3"/>
    <w:rsid w:val="00C53EE6"/>
    <w:rsid w:val="00C55F07"/>
    <w:rsid w:val="00C5776C"/>
    <w:rsid w:val="00C73D77"/>
    <w:rsid w:val="00C756FB"/>
    <w:rsid w:val="00C77B80"/>
    <w:rsid w:val="00C81507"/>
    <w:rsid w:val="00C82E03"/>
    <w:rsid w:val="00C96CED"/>
    <w:rsid w:val="00C97F9F"/>
    <w:rsid w:val="00CA6856"/>
    <w:rsid w:val="00CB0F32"/>
    <w:rsid w:val="00CB4E6A"/>
    <w:rsid w:val="00CB5295"/>
    <w:rsid w:val="00CC186D"/>
    <w:rsid w:val="00CD35B0"/>
    <w:rsid w:val="00CE0B2A"/>
    <w:rsid w:val="00CE4118"/>
    <w:rsid w:val="00CF2F13"/>
    <w:rsid w:val="00CF79F0"/>
    <w:rsid w:val="00D01210"/>
    <w:rsid w:val="00D16071"/>
    <w:rsid w:val="00D16F64"/>
    <w:rsid w:val="00D20E3A"/>
    <w:rsid w:val="00D26754"/>
    <w:rsid w:val="00D27D99"/>
    <w:rsid w:val="00D31314"/>
    <w:rsid w:val="00D33F6B"/>
    <w:rsid w:val="00D3778C"/>
    <w:rsid w:val="00D537ED"/>
    <w:rsid w:val="00D55DC8"/>
    <w:rsid w:val="00D57B40"/>
    <w:rsid w:val="00D637ED"/>
    <w:rsid w:val="00D64DBB"/>
    <w:rsid w:val="00D7005F"/>
    <w:rsid w:val="00D83B29"/>
    <w:rsid w:val="00D84C96"/>
    <w:rsid w:val="00D92B84"/>
    <w:rsid w:val="00D975A5"/>
    <w:rsid w:val="00DA1719"/>
    <w:rsid w:val="00DB11F6"/>
    <w:rsid w:val="00DC05EB"/>
    <w:rsid w:val="00DC472A"/>
    <w:rsid w:val="00DD1B40"/>
    <w:rsid w:val="00DE1B55"/>
    <w:rsid w:val="00DF7F89"/>
    <w:rsid w:val="00E049C7"/>
    <w:rsid w:val="00E05A9A"/>
    <w:rsid w:val="00E07725"/>
    <w:rsid w:val="00E15F24"/>
    <w:rsid w:val="00E231A2"/>
    <w:rsid w:val="00E27F09"/>
    <w:rsid w:val="00E30759"/>
    <w:rsid w:val="00E341B3"/>
    <w:rsid w:val="00E34C5A"/>
    <w:rsid w:val="00E36811"/>
    <w:rsid w:val="00E43AA6"/>
    <w:rsid w:val="00E4688D"/>
    <w:rsid w:val="00E7738E"/>
    <w:rsid w:val="00E84E7E"/>
    <w:rsid w:val="00E9792E"/>
    <w:rsid w:val="00EA06C0"/>
    <w:rsid w:val="00EA1E5D"/>
    <w:rsid w:val="00EB2A50"/>
    <w:rsid w:val="00EB4A2D"/>
    <w:rsid w:val="00EB4E37"/>
    <w:rsid w:val="00EB68DA"/>
    <w:rsid w:val="00EC638B"/>
    <w:rsid w:val="00ED10A4"/>
    <w:rsid w:val="00ED5277"/>
    <w:rsid w:val="00EE1285"/>
    <w:rsid w:val="00EE5BEE"/>
    <w:rsid w:val="00EE5C55"/>
    <w:rsid w:val="00EF0537"/>
    <w:rsid w:val="00EF6CF2"/>
    <w:rsid w:val="00EF7233"/>
    <w:rsid w:val="00F069B9"/>
    <w:rsid w:val="00F263BD"/>
    <w:rsid w:val="00F36BBD"/>
    <w:rsid w:val="00F372E8"/>
    <w:rsid w:val="00F4086A"/>
    <w:rsid w:val="00F45B3D"/>
    <w:rsid w:val="00F5431D"/>
    <w:rsid w:val="00F60456"/>
    <w:rsid w:val="00F7616B"/>
    <w:rsid w:val="00F86F66"/>
    <w:rsid w:val="00F86FB8"/>
    <w:rsid w:val="00F87DA0"/>
    <w:rsid w:val="00F91737"/>
    <w:rsid w:val="00FA0F57"/>
    <w:rsid w:val="00FA3419"/>
    <w:rsid w:val="00FA4142"/>
    <w:rsid w:val="00FA4562"/>
    <w:rsid w:val="00FA5DD3"/>
    <w:rsid w:val="00FB5000"/>
    <w:rsid w:val="00FB5DAB"/>
    <w:rsid w:val="00FD0A4A"/>
    <w:rsid w:val="00FD5F73"/>
    <w:rsid w:val="00FE0793"/>
    <w:rsid w:val="00FE12CC"/>
    <w:rsid w:val="00FE2837"/>
    <w:rsid w:val="00FE475C"/>
    <w:rsid w:val="00FE4A0C"/>
    <w:rsid w:val="00FF5C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146B"/>
  <w15:docId w15:val="{A1194A71-FF20-C743-8E5F-1A2B3E9EC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058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TITULO1TXT">
    <w:name w:val="0_TITULO_1_TXT"/>
    <w:basedOn w:val="Normal"/>
    <w:link w:val="0TITULO1TXTChar"/>
    <w:qFormat/>
    <w:rsid w:val="00BB0046"/>
    <w:pPr>
      <w:spacing w:before="320" w:after="200" w:line="276" w:lineRule="auto"/>
    </w:pPr>
    <w:rPr>
      <w:rFonts w:eastAsia="Calibri" w:cs="Times New Roman"/>
      <w:b/>
      <w:bCs/>
      <w:color w:val="005374"/>
      <w:sz w:val="36"/>
      <w:szCs w:val="32"/>
    </w:rPr>
  </w:style>
  <w:style w:type="character" w:customStyle="1" w:styleId="0TITULO1TXTChar">
    <w:name w:val="0_TITULO_1_TXT Char"/>
    <w:basedOn w:val="Fontepargpadro"/>
    <w:link w:val="0TITULO1TXT"/>
    <w:rsid w:val="00BB0046"/>
    <w:rPr>
      <w:rFonts w:eastAsia="Calibri" w:cs="Times New Roman"/>
      <w:b/>
      <w:bCs/>
      <w:color w:val="005374"/>
      <w:sz w:val="36"/>
      <w:szCs w:val="32"/>
    </w:rPr>
  </w:style>
  <w:style w:type="paragraph" w:styleId="NormalWeb">
    <w:name w:val="Normal (Web)"/>
    <w:basedOn w:val="Normal"/>
    <w:uiPriority w:val="99"/>
    <w:unhideWhenUsed/>
    <w:rsid w:val="00BB004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BB0046"/>
    <w:rPr>
      <w:b/>
      <w:bCs/>
    </w:rPr>
  </w:style>
  <w:style w:type="paragraph" w:styleId="Textodebalo">
    <w:name w:val="Balloon Text"/>
    <w:basedOn w:val="Normal"/>
    <w:link w:val="TextodebaloChar"/>
    <w:uiPriority w:val="99"/>
    <w:semiHidden/>
    <w:unhideWhenUsed/>
    <w:rsid w:val="0004669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4669E"/>
    <w:rPr>
      <w:rFonts w:ascii="Tahoma" w:hAnsi="Tahoma" w:cs="Tahoma"/>
      <w:sz w:val="16"/>
      <w:szCs w:val="16"/>
    </w:rPr>
  </w:style>
  <w:style w:type="character" w:styleId="Hyperlink">
    <w:name w:val="Hyperlink"/>
    <w:basedOn w:val="Fontepargpadro"/>
    <w:uiPriority w:val="99"/>
    <w:unhideWhenUsed/>
    <w:rsid w:val="0004669E"/>
    <w:rPr>
      <w:color w:val="0000FF" w:themeColor="hyperlink"/>
      <w:u w:val="single"/>
    </w:rPr>
  </w:style>
  <w:style w:type="character" w:styleId="Refdecomentrio">
    <w:name w:val="annotation reference"/>
    <w:basedOn w:val="Fontepargpadro"/>
    <w:uiPriority w:val="99"/>
    <w:semiHidden/>
    <w:unhideWhenUsed/>
    <w:rsid w:val="003A17D6"/>
    <w:rPr>
      <w:sz w:val="16"/>
      <w:szCs w:val="16"/>
    </w:rPr>
  </w:style>
  <w:style w:type="paragraph" w:styleId="Textodecomentrio">
    <w:name w:val="annotation text"/>
    <w:basedOn w:val="Normal"/>
    <w:link w:val="TextodecomentrioChar"/>
    <w:uiPriority w:val="99"/>
    <w:unhideWhenUsed/>
    <w:rsid w:val="003A17D6"/>
    <w:pPr>
      <w:spacing w:after="200" w:line="240" w:lineRule="auto"/>
      <w:ind w:firstLine="0"/>
      <w:jc w:val="left"/>
    </w:pPr>
    <w:rPr>
      <w:rFonts w:ascii="Calibri" w:eastAsia="Calibri" w:hAnsi="Calibri" w:cs="Calibri"/>
      <w:sz w:val="20"/>
      <w:szCs w:val="20"/>
      <w:lang w:eastAsia="pt-BR"/>
    </w:rPr>
  </w:style>
  <w:style w:type="character" w:customStyle="1" w:styleId="TextodecomentrioChar">
    <w:name w:val="Texto de comentário Char"/>
    <w:basedOn w:val="Fontepargpadro"/>
    <w:link w:val="Textodecomentrio"/>
    <w:uiPriority w:val="99"/>
    <w:rsid w:val="003A17D6"/>
    <w:rPr>
      <w:rFonts w:ascii="Calibri" w:eastAsia="Calibri" w:hAnsi="Calibri" w:cs="Calibri"/>
      <w:sz w:val="20"/>
      <w:szCs w:val="20"/>
      <w:lang w:eastAsia="pt-BR"/>
    </w:rPr>
  </w:style>
  <w:style w:type="paragraph" w:styleId="PargrafodaLista">
    <w:name w:val="List Paragraph"/>
    <w:basedOn w:val="Normal"/>
    <w:uiPriority w:val="34"/>
    <w:qFormat/>
    <w:rsid w:val="00591C7F"/>
    <w:pPr>
      <w:widowControl w:val="0"/>
      <w:tabs>
        <w:tab w:val="left" w:pos="6663"/>
      </w:tabs>
      <w:spacing w:line="240" w:lineRule="auto"/>
      <w:ind w:firstLine="0"/>
      <w:jc w:val="center"/>
    </w:pPr>
    <w:rPr>
      <w:rFonts w:ascii="Calibri" w:eastAsia="Calibri" w:hAnsi="Calibri" w:cs="Calibri"/>
      <w:sz w:val="16"/>
      <w:szCs w:val="16"/>
    </w:rPr>
  </w:style>
  <w:style w:type="paragraph" w:styleId="Assuntodocomentrio">
    <w:name w:val="annotation subject"/>
    <w:basedOn w:val="Textodecomentrio"/>
    <w:next w:val="Textodecomentrio"/>
    <w:link w:val="AssuntodocomentrioChar"/>
    <w:uiPriority w:val="99"/>
    <w:semiHidden/>
    <w:unhideWhenUsed/>
    <w:rsid w:val="00842DF2"/>
    <w:pPr>
      <w:spacing w:after="0"/>
      <w:ind w:firstLine="709"/>
      <w:jc w:val="both"/>
    </w:pPr>
    <w:rPr>
      <w:rFonts w:asciiTheme="minorHAnsi" w:eastAsiaTheme="minorHAnsi" w:hAnsiTheme="minorHAnsi" w:cstheme="minorBidi"/>
      <w:b/>
      <w:bCs/>
      <w:lang w:eastAsia="en-US"/>
    </w:rPr>
  </w:style>
  <w:style w:type="character" w:customStyle="1" w:styleId="AssuntodocomentrioChar">
    <w:name w:val="Assunto do comentário Char"/>
    <w:basedOn w:val="TextodecomentrioChar"/>
    <w:link w:val="Assuntodocomentrio"/>
    <w:uiPriority w:val="99"/>
    <w:semiHidden/>
    <w:rsid w:val="00842DF2"/>
    <w:rPr>
      <w:rFonts w:ascii="Calibri" w:eastAsia="Calibri" w:hAnsi="Calibri" w:cs="Calibri"/>
      <w:b/>
      <w:bCs/>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07207">
      <w:bodyDiv w:val="1"/>
      <w:marLeft w:val="0"/>
      <w:marRight w:val="0"/>
      <w:marTop w:val="0"/>
      <w:marBottom w:val="0"/>
      <w:divBdr>
        <w:top w:val="none" w:sz="0" w:space="0" w:color="auto"/>
        <w:left w:val="none" w:sz="0" w:space="0" w:color="auto"/>
        <w:bottom w:val="none" w:sz="0" w:space="0" w:color="auto"/>
        <w:right w:val="none" w:sz="0" w:space="0" w:color="auto"/>
      </w:divBdr>
    </w:div>
    <w:div w:id="906450622">
      <w:bodyDiv w:val="1"/>
      <w:marLeft w:val="0"/>
      <w:marRight w:val="0"/>
      <w:marTop w:val="0"/>
      <w:marBottom w:val="0"/>
      <w:divBdr>
        <w:top w:val="none" w:sz="0" w:space="0" w:color="auto"/>
        <w:left w:val="none" w:sz="0" w:space="0" w:color="auto"/>
        <w:bottom w:val="none" w:sz="0" w:space="0" w:color="auto"/>
        <w:right w:val="none" w:sz="0" w:space="0" w:color="auto"/>
      </w:divBdr>
    </w:div>
    <w:div w:id="129355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C683D-032D-496A-ACA5-64BB5C3F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18</Pages>
  <Words>5492</Words>
  <Characters>29659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alejh</dc:creator>
  <cp:lastModifiedBy>Patricia Sbrissa</cp:lastModifiedBy>
  <cp:revision>277</cp:revision>
  <dcterms:created xsi:type="dcterms:W3CDTF">2019-09-27T17:14:00Z</dcterms:created>
  <dcterms:modified xsi:type="dcterms:W3CDTF">2019-09-28T03:22:00Z</dcterms:modified>
</cp:coreProperties>
</file>